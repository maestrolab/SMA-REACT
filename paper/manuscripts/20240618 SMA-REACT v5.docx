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84130C" w14:textId="54C6E64A" w:rsidR="00FD5EBF" w:rsidRDefault="007A7F3B">
      <w:pPr>
        <w:rPr>
          <w:b/>
          <w:bCs/>
        </w:rPr>
      </w:pPr>
      <w:r>
        <w:rPr>
          <w:b/>
          <w:bCs/>
        </w:rPr>
        <w:t>Abstract</w:t>
      </w:r>
    </w:p>
    <w:p w14:paraId="1BDB7839" w14:textId="0464FCD3" w:rsidR="007A7F3B" w:rsidRDefault="007A7F3B">
      <w:r w:rsidRPr="007A7F3B">
        <w:t xml:space="preserve">Our tool provides an intuitive workflow that imports and processes raw unfiltered shape memory alloy mechanical (tensile/compression), thermal (DSC), or thermomechanical (tensile/compression with environmental chamber) data to produce customizable figures and systematically derived material data. This toolset can extract data from multiple inputs such as tensile test data and external thermocouples and automatically synchronize them onto the same time series. With raw force and displacement data, the SMA REACT can calculate strains and stresses based on various sample geometries. Coupling temperature, stress, and strain data, this tool can apply customizable filters and remove systematic errors within the dataset, periodically prompting the user for filter approval. </w:t>
      </w:r>
      <w:ins w:id="0" w:author="Mingear, Jacob Lee" w:date="2024-10-07T10:38:00Z" w16du:dateUtc="2024-10-07T16:38:00Z">
        <w:r w:rsidR="00E2569F">
          <w:t xml:space="preserve">The </w:t>
        </w:r>
      </w:ins>
      <w:ins w:id="1" w:author="Mingear, Jacob Lee" w:date="2024-10-07T10:39:00Z" w16du:dateUtc="2024-10-07T16:39:00Z">
        <w:r w:rsidR="00E2569F">
          <w:t xml:space="preserve">refined data is then iteratively calibrated to best fit a Lagoudas-Hartl constitutive model. The </w:t>
        </w:r>
      </w:ins>
      <w:ins w:id="2" w:author="Mingear, Jacob Lee" w:date="2024-10-07T10:40:00Z" w16du:dateUtc="2024-10-07T16:40:00Z">
        <w:r w:rsidR="00E2569F">
          <w:t>program is open-source allowing for other features and SMA model</w:t>
        </w:r>
      </w:ins>
      <w:ins w:id="3" w:author="Mingear, Jacob Lee" w:date="2024-10-07T11:19:00Z" w16du:dateUtc="2024-10-07T17:19:00Z">
        <w:r w:rsidR="008F090A">
          <w:t>s</w:t>
        </w:r>
      </w:ins>
      <w:ins w:id="4" w:author="Mingear, Jacob Lee" w:date="2024-10-07T10:40:00Z" w16du:dateUtc="2024-10-07T16:40:00Z">
        <w:r w:rsidR="00E2569F">
          <w:t xml:space="preserve"> to be added. </w:t>
        </w:r>
      </w:ins>
      <w:r w:rsidRPr="007A7F3B">
        <w:t xml:space="preserve">The </w:t>
      </w:r>
      <w:del w:id="5" w:author="Mingear, Jacob Lee" w:date="2024-10-07T11:20:00Z" w16du:dateUtc="2024-10-07T17:20:00Z">
        <w:r w:rsidRPr="007A7F3B" w:rsidDel="008F090A">
          <w:delText xml:space="preserve">program then produces </w:delText>
        </w:r>
      </w:del>
      <w:del w:id="6" w:author="Mingear, Jacob Lee" w:date="2024-10-07T11:21:00Z" w16du:dateUtc="2024-10-07T17:21:00Z">
        <w:r w:rsidRPr="007A7F3B" w:rsidDel="008F090A">
          <w:delText xml:space="preserve">various </w:delText>
        </w:r>
      </w:del>
      <w:ins w:id="7" w:author="Mingear, Jacob Lee" w:date="2024-10-07T11:21:00Z" w16du:dateUtc="2024-10-07T17:21:00Z">
        <w:r w:rsidR="008F090A" w:rsidRPr="007A7F3B">
          <w:t xml:space="preserve"> </w:t>
        </w:r>
        <w:r w:rsidR="008F090A">
          <w:t xml:space="preserve">focus on </w:t>
        </w:r>
      </w:ins>
      <w:ins w:id="8" w:author="Mingear, Jacob Lee" w:date="2024-10-07T11:23:00Z" w16du:dateUtc="2024-10-07T17:23:00Z">
        <w:r w:rsidR="008F090A">
          <w:t xml:space="preserve">automated and </w:t>
        </w:r>
      </w:ins>
      <w:ins w:id="9" w:author="Mingear, Jacob Lee" w:date="2024-10-07T11:21:00Z" w16du:dateUtc="2024-10-07T17:21:00Z">
        <w:r w:rsidR="008F090A">
          <w:t xml:space="preserve">intuitive </w:t>
        </w:r>
      </w:ins>
      <w:ins w:id="10" w:author="Mingear, Jacob Lee" w:date="2024-10-07T11:23:00Z" w16du:dateUtc="2024-10-07T17:23:00Z">
        <w:r w:rsidR="008F090A">
          <w:t>generation of</w:t>
        </w:r>
      </w:ins>
      <w:ins w:id="11" w:author="Mingear, Jacob Lee" w:date="2024-10-07T11:21:00Z" w16du:dateUtc="2024-10-07T17:21:00Z">
        <w:r w:rsidR="008F090A">
          <w:t xml:space="preserve"> </w:t>
        </w:r>
      </w:ins>
      <w:r w:rsidRPr="007A7F3B">
        <w:t>figures</w:t>
      </w:r>
      <w:ins w:id="12" w:author="Mingear, Jacob Lee" w:date="2024-10-07T11:36:00Z" w16du:dateUtc="2024-10-07T17:36:00Z">
        <w:r w:rsidR="00D46F01">
          <w:t xml:space="preserve"> and</w:t>
        </w:r>
      </w:ins>
      <w:ins w:id="13" w:author="Mingear, Jacob Lee" w:date="2024-10-07T11:21:00Z" w16du:dateUtc="2024-10-07T17:21:00Z">
        <w:r w:rsidR="008F090A">
          <w:t xml:space="preserve"> </w:t>
        </w:r>
      </w:ins>
      <w:ins w:id="14" w:author="Mingear, Jacob Lee" w:date="2024-10-07T11:36:00Z" w16du:dateUtc="2024-10-07T17:36:00Z">
        <w:r w:rsidR="00D46F01">
          <w:t>model fitting</w:t>
        </w:r>
      </w:ins>
      <w:r w:rsidRPr="007A7F3B">
        <w:t xml:space="preserve"> </w:t>
      </w:r>
      <w:del w:id="15" w:author="Mingear, Jacob Lee" w:date="2024-10-07T11:20:00Z" w16du:dateUtc="2024-10-07T17:20:00Z">
        <w:r w:rsidRPr="007A7F3B" w:rsidDel="008F090A">
          <w:delText xml:space="preserve">to </w:delText>
        </w:r>
      </w:del>
      <w:del w:id="16" w:author="Mingear, Jacob Lee" w:date="2024-10-07T11:22:00Z" w16du:dateUtc="2024-10-07T17:22:00Z">
        <w:r w:rsidRPr="007A7F3B" w:rsidDel="008F090A">
          <w:delText xml:space="preserve">help </w:delText>
        </w:r>
      </w:del>
      <w:ins w:id="17" w:author="Mingear, Jacob Lee" w:date="2024-10-07T11:22:00Z" w16du:dateUtc="2024-10-07T17:22:00Z">
        <w:r w:rsidR="008F090A">
          <w:t xml:space="preserve">greatly assist experimentalists, modelers, and designers to </w:t>
        </w:r>
      </w:ins>
      <w:ins w:id="18" w:author="Mingear, Jacob Lee" w:date="2024-10-07T11:23:00Z" w16du:dateUtc="2024-10-07T17:23:00Z">
        <w:r w:rsidR="008F090A">
          <w:t xml:space="preserve">iterate on novel </w:t>
        </w:r>
      </w:ins>
      <w:del w:id="19" w:author="Mingear, Jacob Lee" w:date="2024-10-07T11:22:00Z" w16du:dateUtc="2024-10-07T17:22:00Z">
        <w:r w:rsidRPr="007A7F3B" w:rsidDel="008F090A">
          <w:delText xml:space="preserve">visualize </w:delText>
        </w:r>
      </w:del>
      <w:del w:id="20" w:author="Mingear, Jacob Lee" w:date="2024-10-07T11:23:00Z" w16du:dateUtc="2024-10-07T17:23:00Z">
        <w:r w:rsidRPr="007A7F3B" w:rsidDel="008F090A">
          <w:delText xml:space="preserve">the complex </w:delText>
        </w:r>
      </w:del>
      <w:r w:rsidRPr="007A7F3B">
        <w:t>shape memory alloy material</w:t>
      </w:r>
      <w:ins w:id="21" w:author="Mingear, Jacob Lee" w:date="2024-10-07T11:23:00Z" w16du:dateUtc="2024-10-07T17:23:00Z">
        <w:r w:rsidR="008F090A">
          <w:t>s and applications.</w:t>
        </w:r>
      </w:ins>
      <w:r w:rsidRPr="007A7F3B">
        <w:t xml:space="preserve"> </w:t>
      </w:r>
      <w:del w:id="22" w:author="Mingear, Jacob Lee" w:date="2024-10-07T11:23:00Z" w16du:dateUtc="2024-10-07T17:23:00Z">
        <w:r w:rsidRPr="007A7F3B" w:rsidDel="008F090A">
          <w:delText>behavior.</w:delText>
        </w:r>
      </w:del>
    </w:p>
    <w:p w14:paraId="4D9FD369" w14:textId="77777777" w:rsidR="007A7F3B" w:rsidRDefault="007A7F3B">
      <w:r>
        <w:rPr>
          <w:b/>
          <w:bCs/>
        </w:rPr>
        <w:t>Introduction</w:t>
      </w:r>
    </w:p>
    <w:p w14:paraId="6904D48A" w14:textId="10A534A1" w:rsidR="008C2C01" w:rsidRDefault="00233384" w:rsidP="007A7F3B">
      <w:pPr>
        <w:rPr>
          <w:ins w:id="23" w:author="Mingear, Jacob Lee" w:date="2024-10-07T10:52:00Z" w16du:dateUtc="2024-10-07T16:52:00Z"/>
        </w:rPr>
      </w:pPr>
      <w:r w:rsidRPr="00A1638E">
        <w:t xml:space="preserve">Shape memory alloy actuators </w:t>
      </w:r>
      <w:r w:rsidR="00B102AA" w:rsidRPr="00A1638E">
        <w:t>have found uses</w:t>
      </w:r>
      <w:r w:rsidR="00EB7AC3" w:rsidRPr="00A1638E">
        <w:t xml:space="preserve"> in the fields of aerospace, biomedical</w:t>
      </w:r>
      <w:del w:id="24" w:author="Mingear, Jacob Lee" w:date="2024-10-07T11:40:00Z" w16du:dateUtc="2024-10-07T17:40:00Z">
        <w:r w:rsidRPr="00A1638E" w:rsidDel="00F4016F">
          <w:delText xml:space="preserve"> engineering</w:delText>
        </w:r>
      </w:del>
      <w:r w:rsidR="00EB7AC3" w:rsidRPr="00A1638E">
        <w:t xml:space="preserve">, </w:t>
      </w:r>
      <w:ins w:id="25" w:author="Mingear, Jacob Lee" w:date="2024-10-07T11:40:00Z" w16du:dateUtc="2024-10-07T17:40:00Z">
        <w:r w:rsidR="00F4016F">
          <w:t xml:space="preserve">civil, </w:t>
        </w:r>
      </w:ins>
      <w:del w:id="26" w:author="Mingear, Jacob Lee" w:date="2024-10-07T11:40:00Z" w16du:dateUtc="2024-10-07T17:40:00Z">
        <w:r w:rsidR="00EB7AC3" w:rsidRPr="00A1638E" w:rsidDel="00F4016F">
          <w:delText xml:space="preserve">and </w:delText>
        </w:r>
      </w:del>
      <w:r w:rsidR="00EB7AC3" w:rsidRPr="00A1638E">
        <w:t>robotics</w:t>
      </w:r>
      <w:ins w:id="27" w:author="Mingear, Jacob Lee" w:date="2024-10-07T11:40:00Z" w16du:dateUtc="2024-10-07T17:40:00Z">
        <w:r w:rsidR="00F4016F">
          <w:t>, and more</w:t>
        </w:r>
      </w:ins>
      <w:r w:rsidRPr="00A1638E">
        <w:t xml:space="preserve"> by virtue of their high actuation energy density and solid-state operation</w:t>
      </w:r>
      <w:r w:rsidR="00EB7AC3" w:rsidRPr="00A1638E">
        <w:t xml:space="preserve"> </w:t>
      </w:r>
      <w:r w:rsidR="00EB7AC3" w:rsidRPr="00A1638E">
        <w:fldChar w:fldCharType="begin"/>
      </w:r>
      <w:r w:rsidR="00EB7AC3" w:rsidRPr="00A1638E">
        <w:instrText xml:space="preserve"> ADDIN ZOTERO_ITEM CSL_CITATION {"citationID":"nDCgrgQI","properties":{"formattedCitation":"[1]","plainCitation":"[1]","noteIndex":0},"citationItems":[{"id":1138,"uris":["http://zotero.org/users/4607708/items/H4LSYN8N"],"itemData":{"id":1138,"type":"article-journal","container-title":"Materials &amp; Design","DOI":"10.1016/j.matdes.2013.11.084","ISSN":"02613069","page":"1078–1113","source":"CrossRef","title":"A review of shape memory alloy research, applications and opportunities","volume":"56","author":[{"family":"Jani","given":"Jaronie Mohd"},{"family":"Leary","given":"Martin"},{"family":"Subic","given":"Aleksandar"},{"family":"Gibson","given":"Mark A"}],"issued":{"date-parts":[["2014"]]}}}],"schema":"https://github.com/citation-style-language/schema/raw/master/csl-citation.json"} </w:instrText>
      </w:r>
      <w:r w:rsidR="00EB7AC3" w:rsidRPr="00A1638E">
        <w:fldChar w:fldCharType="separate"/>
      </w:r>
      <w:r w:rsidR="00EB7AC3" w:rsidRPr="00A1638E">
        <w:rPr>
          <w:rFonts w:ascii="Calibri" w:hAnsi="Calibri" w:cs="Calibri"/>
        </w:rPr>
        <w:t>[1]</w:t>
      </w:r>
      <w:r w:rsidR="00EB7AC3" w:rsidRPr="00A1638E">
        <w:fldChar w:fldCharType="end"/>
      </w:r>
      <w:r w:rsidR="00EB7AC3" w:rsidRPr="00A1638E">
        <w:t>.</w:t>
      </w:r>
      <w:bookmarkStart w:id="28" w:name="_Hlk164061221"/>
      <w:r w:rsidR="00F4016F">
        <w:t xml:space="preserve"> </w:t>
      </w:r>
      <w:commentRangeStart w:id="29"/>
      <w:ins w:id="30" w:author="Mingear, Jacob Lee" w:date="2024-10-07T12:34:00Z" w16du:dateUtc="2024-10-07T18:34:00Z">
        <w:r w:rsidR="00CB73C0">
          <w:t>The inherent complexity of SMAs is an opportunity for more space- and weight-efficient assemblies, but a challenge from a design perspective.</w:t>
        </w:r>
      </w:ins>
      <w:ins w:id="31" w:author="Mingear, Jacob Lee" w:date="2024-10-07T12:35:00Z" w16du:dateUtc="2024-10-07T18:35:00Z">
        <w:r w:rsidR="00CB73C0">
          <w:t xml:space="preserve"> </w:t>
        </w:r>
        <w:commentRangeEnd w:id="29"/>
        <w:r w:rsidR="00CB73C0">
          <w:rPr>
            <w:rStyle w:val="CommentReference"/>
          </w:rPr>
          <w:commentReference w:id="29"/>
        </w:r>
      </w:ins>
      <w:r w:rsidR="006F0557" w:rsidRPr="00A1638E">
        <w:t xml:space="preserve">A notional </w:t>
      </w:r>
      <w:r w:rsidR="007A7F3B" w:rsidRPr="00A1638E">
        <w:t xml:space="preserve">process for developing a shape memory alloy engineering system </w:t>
      </w:r>
      <w:r w:rsidR="006F0557" w:rsidRPr="00A1638E">
        <w:t xml:space="preserve">could </w:t>
      </w:r>
      <w:r w:rsidR="007A7F3B" w:rsidRPr="00A1638E">
        <w:t xml:space="preserve">be divided into six </w:t>
      </w:r>
      <w:r w:rsidR="009A67B1" w:rsidRPr="00A1638E">
        <w:t>stages</w:t>
      </w:r>
      <w:r w:rsidR="007A7F3B" w:rsidRPr="00A1638E">
        <w:t xml:space="preserve"> (detailed graphically in </w:t>
      </w:r>
      <w:ins w:id="32" w:author="Mingear, Jacob Lee" w:date="2024-06-19T08:49:00Z" w16du:dateUtc="2024-06-19T14:49:00Z">
        <w:r w:rsidR="006F0557" w:rsidRPr="00A1638E">
          <w:t xml:space="preserve">Fig. </w:t>
        </w:r>
      </w:ins>
      <w:r w:rsidR="00F8273D" w:rsidRPr="00A1638E">
        <w:t>1</w:t>
      </w:r>
      <w:r w:rsidR="007A7F3B" w:rsidRPr="00A1638E">
        <w:t>).</w:t>
      </w:r>
      <w:r w:rsidR="007A7F3B">
        <w:t xml:space="preserve"> </w:t>
      </w:r>
      <w:bookmarkEnd w:id="28"/>
      <w:ins w:id="33" w:author="Mingear, Jacob Lee" w:date="2024-10-07T10:52:00Z" w16du:dateUtc="2024-10-07T16:52:00Z">
        <w:r w:rsidR="008C2C01">
          <w:t>Step 1 requires i</w:t>
        </w:r>
      </w:ins>
      <w:ins w:id="34" w:author="Mingear, Jacob Lee" w:date="2024-06-19T08:49:00Z" w16du:dateUtc="2024-06-19T14:49:00Z">
        <w:r w:rsidR="006F0557">
          <w:t xml:space="preserve">dentifying </w:t>
        </w:r>
      </w:ins>
      <w:ins w:id="35" w:author="Mingear, Jacob Lee" w:date="2024-10-07T11:00:00Z" w16du:dateUtc="2024-10-07T17:00:00Z">
        <w:r w:rsidR="00A1638E">
          <w:t xml:space="preserve">one’s </w:t>
        </w:r>
      </w:ins>
      <w:commentRangeStart w:id="36"/>
      <w:r w:rsidR="007A7F3B">
        <w:t>system</w:t>
      </w:r>
      <w:commentRangeEnd w:id="36"/>
      <w:r w:rsidR="00555820">
        <w:rPr>
          <w:rStyle w:val="CommentReference"/>
        </w:rPr>
        <w:commentReference w:id="36"/>
      </w:r>
      <w:r w:rsidR="007A7F3B">
        <w:t xml:space="preserve"> requirements</w:t>
      </w:r>
      <w:ins w:id="37" w:author="Mingear, Jacob Lee" w:date="2024-10-07T10:46:00Z" w16du:dateUtc="2024-10-07T16:46:00Z">
        <w:r w:rsidR="008C2C01">
          <w:t xml:space="preserve"> which entails</w:t>
        </w:r>
      </w:ins>
      <w:ins w:id="38" w:author="Mingear, Jacob Lee" w:date="2024-10-07T10:44:00Z" w16du:dateUtc="2024-10-07T16:44:00Z">
        <w:r w:rsidR="008C2C01">
          <w:t xml:space="preserve"> </w:t>
        </w:r>
      </w:ins>
      <w:ins w:id="39" w:author="Mingear, Jacob Lee" w:date="2024-10-07T10:45:00Z" w16du:dateUtc="2024-10-07T16:45:00Z">
        <w:r w:rsidR="008C2C01">
          <w:t xml:space="preserve">discerning a suitable range of </w:t>
        </w:r>
      </w:ins>
      <w:r w:rsidR="007A7F3B">
        <w:t>material requirements (i.e., stiffness, actuation strain, transformation temperatures)</w:t>
      </w:r>
      <w:ins w:id="40" w:author="Mingear, Jacob Lee" w:date="2024-10-07T10:47:00Z" w16du:dateUtc="2024-10-07T16:47:00Z">
        <w:r w:rsidR="008C2C01">
          <w:t xml:space="preserve">. These </w:t>
        </w:r>
      </w:ins>
      <w:ins w:id="41" w:author="Mingear, Jacob Lee" w:date="2024-10-07T10:55:00Z" w16du:dateUtc="2024-10-07T16:55:00Z">
        <w:r w:rsidR="00A1638E">
          <w:t xml:space="preserve">material </w:t>
        </w:r>
      </w:ins>
      <w:ins w:id="42" w:author="Mingear, Jacob Lee" w:date="2024-10-07T10:47:00Z" w16du:dateUtc="2024-10-07T16:47:00Z">
        <w:r w:rsidR="008C2C01">
          <w:t>requirements dir</w:t>
        </w:r>
      </w:ins>
      <w:ins w:id="43" w:author="Mingear, Jacob Lee" w:date="2024-10-07T10:48:00Z" w16du:dateUtc="2024-10-07T16:48:00Z">
        <w:r w:rsidR="008C2C01">
          <w:t xml:space="preserve">ectly drive </w:t>
        </w:r>
      </w:ins>
      <w:ins w:id="44" w:author="Mingear, Jacob Lee" w:date="2024-10-07T10:52:00Z" w16du:dateUtc="2024-10-07T16:52:00Z">
        <w:r w:rsidR="008C2C01">
          <w:t>step 2, i.e</w:t>
        </w:r>
      </w:ins>
      <w:ins w:id="45" w:author="Mingear, Jacob Lee" w:date="2024-10-07T10:53:00Z" w16du:dateUtc="2024-10-07T16:53:00Z">
        <w:r w:rsidR="008C2C01">
          <w:t xml:space="preserve">., </w:t>
        </w:r>
      </w:ins>
      <w:ins w:id="46" w:author="Walgren, Patrick" w:date="2024-08-15T10:38:00Z" w16du:dateUtc="2024-08-15T16:38:00Z">
        <w:del w:id="47" w:author="Mingear, Jacob Lee" w:date="2024-10-07T10:55:00Z" w16du:dateUtc="2024-10-07T16:55:00Z">
          <w:r w:rsidR="00B102AA" w:rsidDel="00A1638E">
            <w:delText xml:space="preserve"> </w:delText>
          </w:r>
        </w:del>
      </w:ins>
      <w:ins w:id="48" w:author="Mingear, Jacob Lee" w:date="2024-10-07T10:53:00Z" w16du:dateUtc="2024-10-07T16:53:00Z">
        <w:r w:rsidR="008C2C01">
          <w:t xml:space="preserve"> choosing </w:t>
        </w:r>
      </w:ins>
      <w:ins w:id="49" w:author="Mingear, Jacob Lee" w:date="2024-06-19T09:03:00Z" w16du:dateUtc="2024-06-19T15:03:00Z">
        <w:r w:rsidR="00FB307C">
          <w:t xml:space="preserve">the </w:t>
        </w:r>
      </w:ins>
      <w:ins w:id="50" w:author="Mingear, Jacob Lee" w:date="2024-06-19T08:52:00Z" w16du:dateUtc="2024-06-19T14:52:00Z">
        <w:r w:rsidR="006F0557">
          <w:t xml:space="preserve">precise </w:t>
        </w:r>
      </w:ins>
      <w:del w:id="51" w:author="Walgren, Patrick" w:date="2024-10-08T08:10:00Z" w16du:dateUtc="2024-10-08T14:10:00Z">
        <w:r w:rsidR="007A7F3B" w:rsidDel="003B6D4B">
          <w:delText>composition</w:delText>
        </w:r>
      </w:del>
      <w:ins w:id="52" w:author="Mingear, Jacob Lee" w:date="2024-06-19T08:52:00Z" w16du:dateUtc="2024-06-19T14:52:00Z">
        <w:del w:id="53" w:author="Walgren, Patrick" w:date="2024-10-08T08:10:00Z" w16du:dateUtc="2024-10-08T14:10:00Z">
          <w:r w:rsidR="006F0557" w:rsidDel="003B6D4B">
            <w:delText xml:space="preserve"> of the SMA</w:delText>
          </w:r>
        </w:del>
      </w:ins>
      <w:ins w:id="54" w:author="Walgren, Patrick" w:date="2024-10-08T08:10:00Z" w16du:dateUtc="2024-10-08T14:10:00Z">
        <w:r w:rsidR="003B6D4B">
          <w:t>SMA composition</w:t>
        </w:r>
      </w:ins>
      <w:ins w:id="55" w:author="Mingear, Jacob Lee" w:date="2024-06-19T08:52:00Z" w16du:dateUtc="2024-06-19T14:52:00Z">
        <w:del w:id="56" w:author="Walgren, Patrick" w:date="2024-10-08T08:10:00Z" w16du:dateUtc="2024-10-08T14:10:00Z">
          <w:r w:rsidR="006F0557" w:rsidDel="003B6D4B">
            <w:delText xml:space="preserve"> itself</w:delText>
          </w:r>
        </w:del>
        <w:r w:rsidR="006F0557">
          <w:t xml:space="preserve">. </w:t>
        </w:r>
      </w:ins>
      <w:ins w:id="57" w:author="Mingear, Jacob Lee" w:date="2024-10-07T10:49:00Z" w16du:dateUtc="2024-10-07T16:49:00Z">
        <w:r w:rsidR="008C2C01">
          <w:t>Fin</w:t>
        </w:r>
      </w:ins>
      <w:ins w:id="58" w:author="Mingear, Jacob Lee" w:date="2024-10-07T10:50:00Z" w16du:dateUtc="2024-10-07T16:50:00Z">
        <w:r w:rsidR="008C2C01">
          <w:t>ding r</w:t>
        </w:r>
      </w:ins>
      <w:ins w:id="59" w:author="Mingear, Jacob Lee" w:date="2024-10-07T10:49:00Z" w16du:dateUtc="2024-10-07T16:49:00Z">
        <w:r w:rsidR="008C2C01">
          <w:t xml:space="preserve">elations between composition and material properties have </w:t>
        </w:r>
      </w:ins>
      <w:ins w:id="60" w:author="Mingear, Jacob Lee" w:date="2024-10-07T10:50:00Z" w16du:dateUtc="2024-10-07T16:50:00Z">
        <w:r w:rsidR="008C2C01">
          <w:t xml:space="preserve">recently been streamlined with NASA’s </w:t>
        </w:r>
      </w:ins>
      <w:ins w:id="61" w:author="Mingear, Jacob Lee" w:date="2024-10-07T10:51:00Z" w16du:dateUtc="2024-10-07T16:51:00Z">
        <w:r w:rsidR="008C2C01">
          <w:t xml:space="preserve">SMA database tool </w:t>
        </w:r>
      </w:ins>
      <w:r w:rsidR="003B6D4B">
        <w:fldChar w:fldCharType="begin"/>
      </w:r>
      <w:r w:rsidR="003B6D4B">
        <w:instrText xml:space="preserve"> ADDIN ZOTERO_ITEM CSL_CITATION {"citationID":"HWZcvWUx","properties":{"formattedCitation":"[2], [3]","plainCitation":"[2], [3]","noteIndex":0},"citationItems":[{"id":3519,"uris":["http://zotero.org/users/4607708/items/NYIMMF5V"],"itemData":{"id":3519,"type":"article-journal","abstract":"A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W."}],"issued":{"date-parts":[["2020"]]}}},{"id":3517,"uris":["http://zotero.org/users/4607708/items/K8KM9PEE"],"itemData":{"id":3517,"type":"article-journal","abstract":"Typically, the first step in alloy selection and material production is to use handbooks, databases, or other materials guides to down-select to a specific composition and processing method for the desired application. This is true for conventional materials, such as steels, aluminums, and polymers, but until recently, no similar data source existed for shape memory materials (SMMs). There is no shortage of information in the SMM field; with over 90 years of research in the form of peer-reviewed articles, papers, and published data from companies; however, these data have not been accessible in a single location. This has posed many difficulties for the research and development of SMMs and has caused the field to move slowly. To remedy this, a web-based comprehensive repository known as the Shape Memory Materials Analysis and Research Tool (SM2ART) database has been developed. SM2ART provides unrestricted access to data from thousands of peer-reviewed articles and published data. These data are organized in a 2D and 3D visualization platform and provides viewers insight into shape memory alloys (SMAs), superelastic alloys, magnetic alloys, shape memory polymers (SMPs), and shape memory ceramics (SMCs). The work presented here provides a summary of the data available within the SM2ART database.","container-title":"Shape Memory and Superelasticity","DOI":"10.1007/s40830-023-00457-7","ISSN":"2199-3858","journalAbbreviation":"Shap. Mem. Superelasticity","language":"en","source":"Springer Link","title":"Shape Memory Materials Analysis and Research Tool (SM2ART): Finding Data Anomalies and Trends","title-short":"Shape Memory Materials Analysis and Research Tool (SM2ART)","URL":"https://doi.org/10.1007/s40830-023-00457-7","author":[{"family":"Caltagirone","given":"P. E."},{"family":"Benafan","given":"O."}],"accessed":{"date-parts":[["2023",9,22]]},"issued":{"date-parts":[["2023",7,25]]}}}],"schema":"https://github.com/citation-style-language/schema/raw/master/csl-citation.json"} </w:instrText>
      </w:r>
      <w:r w:rsidR="003B6D4B">
        <w:fldChar w:fldCharType="separate"/>
      </w:r>
      <w:r w:rsidR="003B6D4B" w:rsidRPr="003B6D4B">
        <w:rPr>
          <w:rFonts w:ascii="Calibri" w:hAnsi="Calibri" w:cs="Calibri"/>
        </w:rPr>
        <w:t>[2], [3]</w:t>
      </w:r>
      <w:r w:rsidR="003B6D4B">
        <w:fldChar w:fldCharType="end"/>
      </w:r>
      <w:ins w:id="62" w:author="Mingear, Jacob Lee" w:date="2024-10-07T10:51:00Z" w16du:dateUtc="2024-10-07T16:51:00Z">
        <w:del w:id="63" w:author="Walgren, Patrick" w:date="2024-10-08T08:11:00Z" w16du:dateUtc="2024-10-08T14:11:00Z">
          <w:r w:rsidR="008C2C01" w:rsidDel="003B6D4B">
            <w:delText>(XXX)</w:delText>
          </w:r>
        </w:del>
        <w:r w:rsidR="008C2C01">
          <w:t xml:space="preserve">. </w:t>
        </w:r>
      </w:ins>
    </w:p>
    <w:p w14:paraId="27D93124" w14:textId="61DB4FE7" w:rsidR="00F72732" w:rsidDel="00D46F01" w:rsidRDefault="00A1638E" w:rsidP="008F090A">
      <w:pPr>
        <w:rPr>
          <w:del w:id="64" w:author="Mingear, Jacob Lee" w:date="2024-10-07T11:32:00Z" w16du:dateUtc="2024-10-07T17:32:00Z"/>
        </w:rPr>
      </w:pPr>
      <w:ins w:id="65" w:author="Mingear, Jacob Lee" w:date="2024-10-07T10:57:00Z" w16du:dateUtc="2024-10-07T16:57:00Z">
        <w:r>
          <w:t>The a</w:t>
        </w:r>
      </w:ins>
      <w:ins w:id="66" w:author="Mingear, Jacob Lee" w:date="2024-10-07T10:56:00Z" w16du:dateUtc="2024-10-07T16:56:00Z">
        <w:r>
          <w:t xml:space="preserve">rduous </w:t>
        </w:r>
      </w:ins>
      <w:ins w:id="67" w:author="Mingear, Jacob Lee" w:date="2024-10-07T10:57:00Z" w16du:dateUtc="2024-10-07T16:57:00Z">
        <w:r>
          <w:t xml:space="preserve">journey of turning a </w:t>
        </w:r>
      </w:ins>
      <w:ins w:id="68" w:author="Mingear, Jacob Lee" w:date="2024-10-07T10:58:00Z" w16du:dateUtc="2024-10-07T16:58:00Z">
        <w:r>
          <w:t>material concept into a reality involves the</w:t>
        </w:r>
      </w:ins>
      <w:ins w:id="69" w:author="Mingear, Jacob Lee" w:date="2024-10-07T10:59:00Z" w16du:dateUtc="2024-10-07T16:59:00Z">
        <w:r>
          <w:t xml:space="preserve"> many</w:t>
        </w:r>
      </w:ins>
      <w:ins w:id="70" w:author="Mingear, Jacob Lee" w:date="2024-10-07T10:58:00Z" w16du:dateUtc="2024-10-07T16:58:00Z">
        <w:r>
          <w:t xml:space="preserve"> iteration</w:t>
        </w:r>
      </w:ins>
      <w:ins w:id="71" w:author="Mingear, Jacob Lee" w:date="2024-10-07T10:59:00Z" w16du:dateUtc="2024-10-07T16:59:00Z">
        <w:r>
          <w:t>s</w:t>
        </w:r>
      </w:ins>
      <w:ins w:id="72" w:author="Mingear, Jacob Lee" w:date="2024-10-07T10:58:00Z" w16du:dateUtc="2024-10-07T16:58:00Z">
        <w:r>
          <w:t xml:space="preserve"> between Steps 3-5, i.e., processing, characterization, and </w:t>
        </w:r>
      </w:ins>
      <w:ins w:id="73" w:author="Mingear, Jacob Lee" w:date="2024-10-07T11:00:00Z" w16du:dateUtc="2024-10-07T17:00:00Z">
        <w:r>
          <w:t>model</w:t>
        </w:r>
      </w:ins>
      <w:ins w:id="74" w:author="Mingear, Jacob Lee" w:date="2024-10-07T11:26:00Z" w16du:dateUtc="2024-10-07T17:26:00Z">
        <w:r w:rsidR="008F090A">
          <w:t xml:space="preserve"> fitting</w:t>
        </w:r>
      </w:ins>
      <w:ins w:id="75" w:author="Mingear, Jacob Lee" w:date="2024-10-07T11:01:00Z" w16du:dateUtc="2024-10-07T17:01:00Z">
        <w:r>
          <w:t xml:space="preserve">. </w:t>
        </w:r>
      </w:ins>
      <w:ins w:id="76" w:author="Mingear, Jacob Lee" w:date="2024-10-07T11:03:00Z" w16du:dateUtc="2024-10-07T17:03:00Z">
        <w:r>
          <w:t>Processing d</w:t>
        </w:r>
      </w:ins>
      <w:ins w:id="77" w:author="Mingear, Jacob Lee" w:date="2024-10-07T11:01:00Z" w16du:dateUtc="2024-10-07T17:01:00Z">
        <w:r>
          <w:t xml:space="preserve">ifferences </w:t>
        </w:r>
      </w:ins>
      <w:ins w:id="78" w:author="Mingear, Jacob Lee" w:date="2024-10-07T11:03:00Z" w16du:dateUtc="2024-10-07T17:03:00Z">
        <w:r>
          <w:t>during</w:t>
        </w:r>
      </w:ins>
      <w:ins w:id="79" w:author="Mingear, Jacob Lee" w:date="2024-10-07T11:01:00Z" w16du:dateUtc="2024-10-07T17:01:00Z">
        <w:r>
          <w:t xml:space="preserve"> manufacturing </w:t>
        </w:r>
      </w:ins>
      <w:ins w:id="80" w:author="Mingear, Jacob Lee" w:date="2024-10-07T11:04:00Z" w16du:dateUtc="2024-10-07T17:04:00Z">
        <w:r>
          <w:t>can</w:t>
        </w:r>
      </w:ins>
      <w:ins w:id="81" w:author="Mingear, Jacob Lee" w:date="2024-10-07T11:01:00Z" w16du:dateUtc="2024-10-07T17:01:00Z">
        <w:r>
          <w:t xml:space="preserve"> affect the material </w:t>
        </w:r>
      </w:ins>
      <w:ins w:id="82" w:author="Mingear, Jacob Lee" w:date="2024-10-07T11:02:00Z" w16du:dateUtc="2024-10-07T17:02:00Z">
        <w:r>
          <w:t>properties</w:t>
        </w:r>
      </w:ins>
      <w:ins w:id="83" w:author="Mingear, Jacob Lee" w:date="2024-10-07T11:01:00Z" w16du:dateUtc="2024-10-07T17:01:00Z">
        <w:r>
          <w:t xml:space="preserve">, </w:t>
        </w:r>
      </w:ins>
      <w:ins w:id="84" w:author="Mingear, Jacob Lee" w:date="2024-10-07T11:04:00Z" w16du:dateUtc="2024-10-07T17:04:00Z">
        <w:r>
          <w:t xml:space="preserve">such as </w:t>
        </w:r>
      </w:ins>
      <w:ins w:id="85" w:author="Mingear, Jacob Lee" w:date="2024-10-07T11:24:00Z" w16du:dateUtc="2024-10-07T17:24:00Z">
        <w:r w:rsidR="008F090A">
          <w:t>reducing</w:t>
        </w:r>
      </w:ins>
      <w:ins w:id="86" w:author="Mingear, Jacob Lee" w:date="2024-10-07T11:04:00Z" w16du:dateUtc="2024-10-07T17:04:00Z">
        <w:r>
          <w:t xml:space="preserve"> an ingot into a wire or </w:t>
        </w:r>
      </w:ins>
      <w:ins w:id="87" w:author="Mingear, Jacob Lee" w:date="2024-10-07T11:24:00Z" w16du:dateUtc="2024-10-07T17:24:00Z">
        <w:r w:rsidR="008F090A">
          <w:t xml:space="preserve">tuning </w:t>
        </w:r>
      </w:ins>
      <w:ins w:id="88" w:author="Mingear, Jacob Lee" w:date="2024-10-07T11:04:00Z" w16du:dateUtc="2024-10-07T17:04:00Z">
        <w:r w:rsidR="00197D18">
          <w:t>print parameters</w:t>
        </w:r>
        <w:r>
          <w:t xml:space="preserve"> </w:t>
        </w:r>
      </w:ins>
      <w:ins w:id="89" w:author="Mingear, Jacob Lee" w:date="2024-10-07T11:05:00Z" w16du:dateUtc="2024-10-07T17:05:00Z">
        <w:r w:rsidR="00197D18">
          <w:t xml:space="preserve">for </w:t>
        </w:r>
      </w:ins>
      <w:ins w:id="90" w:author="Mingear, Jacob Lee" w:date="2024-10-07T11:04:00Z" w16du:dateUtc="2024-10-07T17:04:00Z">
        <w:r>
          <w:t>additive</w:t>
        </w:r>
      </w:ins>
      <w:ins w:id="91" w:author="Mingear, Jacob Lee" w:date="2024-10-07T11:05:00Z" w16du:dateUtc="2024-10-07T17:05:00Z">
        <w:r w:rsidR="00197D18">
          <w:t>ly</w:t>
        </w:r>
      </w:ins>
      <w:ins w:id="92" w:author="Mingear, Jacob Lee" w:date="2024-10-07T11:04:00Z" w16du:dateUtc="2024-10-07T17:04:00Z">
        <w:r>
          <w:t xml:space="preserve"> manufactur</w:t>
        </w:r>
      </w:ins>
      <w:ins w:id="93" w:author="Mingear, Jacob Lee" w:date="2024-10-07T11:05:00Z" w16du:dateUtc="2024-10-07T17:05:00Z">
        <w:r w:rsidR="00197D18">
          <w:t xml:space="preserve">ed </w:t>
        </w:r>
      </w:ins>
      <w:ins w:id="94" w:author="Mingear, Jacob Lee" w:date="2024-10-07T11:04:00Z" w16du:dateUtc="2024-10-07T17:04:00Z">
        <w:r>
          <w:t>SMAs</w:t>
        </w:r>
      </w:ins>
      <w:ins w:id="95" w:author="Walgren, Patrick" w:date="2024-10-08T09:04:00Z" w16du:dateUtc="2024-10-08T15:04:00Z">
        <w:r w:rsidR="00C52DD1">
          <w:t xml:space="preserve"> </w:t>
        </w:r>
      </w:ins>
      <w:ins w:id="96" w:author="Walgren, Patrick" w:date="2024-08-15T10:48:00Z" w16du:dateUtc="2024-08-15T16:48:00Z">
        <w:del w:id="97" w:author="Mingear, Jacob Lee" w:date="2024-10-07T11:10:00Z" w16du:dateUtc="2024-10-07T17:10:00Z">
          <w:r w:rsidR="007A1CEC" w:rsidDel="00197D18">
            <w:delText xml:space="preserve"> </w:delText>
          </w:r>
        </w:del>
      </w:ins>
      <w:r w:rsidR="007A1CEC">
        <w:fldChar w:fldCharType="begin"/>
      </w:r>
      <w:r w:rsidR="003B6D4B">
        <w:instrText xml:space="preserve"> ADDIN ZOTERO_ITEM CSL_CITATION {"citationID":"dc8Hxuk0","properties":{"formattedCitation":"[4]","plainCitation":"[4]","noteIndex":0},"citationItems":[{"id":3614,"uris":["http://zotero.org/users/4607708/items/23P8HIYZ"],"itemData":{"id":3614,"type":"chapter","abstract":"The production of shape memory alloys includes many different manufacturing processes. Each phase is crucial for the final functional properties of the device. They are based on the latest techniques and use innovative processes that have opened up interesting perspectives in the creation of new solutions and devices applied in many industrial sectors. Specific attention is given to additive manufacturing (AM) processes.","container-title":"Shape Memory Alloy Engineering (Second Edition)","event-place":"Boston","ISBN":"978-0-12-819264-1","note":"DOI: 10.1016/B978-0-12-819264-1.00006-6","page":"165-193","publisher":"Butterworth-Heinemann","publisher-place":"Boston","source":"ScienceDirect","title":"Chapter 6 - Manufacturing of shape memory alloys","URL":"https://www.sciencedirect.com/science/article/pii/B9780128192641000066","author":[{"family":"Elahinia","given":"Mohammad"},{"family":"Nematollahi","given":"Mohammadreza"},{"family":"Baghbaderani","given":"Keyvan Safaei"},{"family":"Nespoli","given":"Adelaide"},{"family":"Stortiero","given":"Francesco"}],"editor":[{"family":"Concilio","given":"Antonio"},{"family":"Antonucci","given":"Vincenza"},{"family":"Auricchio","given":"Ferdinando"},{"family":"Lecce","given":"Leonardo"},{"family":"Sacco","given":"Elio"}],"accessed":{"date-parts":[["2024",8,15]]},"issued":{"date-parts":[["2021",1,1]]}}}],"schema":"https://github.com/citation-style-language/schema/raw/master/csl-citation.json"} </w:instrText>
      </w:r>
      <w:r w:rsidR="007A1CEC">
        <w:fldChar w:fldCharType="separate"/>
      </w:r>
      <w:r w:rsidR="003B6D4B" w:rsidRPr="003B6D4B">
        <w:rPr>
          <w:rFonts w:ascii="Calibri" w:hAnsi="Calibri" w:cs="Calibri"/>
        </w:rPr>
        <w:t>[4]</w:t>
      </w:r>
      <w:r w:rsidR="007A1CEC">
        <w:fldChar w:fldCharType="end"/>
      </w:r>
      <w:ins w:id="98" w:author="Mingear, Jacob Lee" w:date="2024-06-19T09:20:00Z" w16du:dateUtc="2024-06-19T15:20:00Z">
        <w:r w:rsidR="009F5961">
          <w:t>.</w:t>
        </w:r>
      </w:ins>
      <w:ins w:id="99" w:author="Mingear, Jacob Lee" w:date="2024-06-19T09:19:00Z" w16du:dateUtc="2024-06-19T15:19:00Z">
        <w:r w:rsidR="009F5961">
          <w:t xml:space="preserve"> </w:t>
        </w:r>
      </w:ins>
      <w:del w:id="100" w:author="Mingear, Jacob Lee" w:date="2024-10-07T11:24:00Z" w16du:dateUtc="2024-10-07T17:24:00Z">
        <w:r w:rsidR="009F5961" w:rsidDel="008F090A">
          <w:delText xml:space="preserve"> </w:delText>
        </w:r>
      </w:del>
      <w:ins w:id="101" w:author="Mingear, Jacob Lee" w:date="2024-10-07T11:16:00Z" w16du:dateUtc="2024-10-07T17:16:00Z">
        <w:r w:rsidR="008F090A">
          <w:t xml:space="preserve">Characterization enables the </w:t>
        </w:r>
      </w:ins>
      <w:ins w:id="102" w:author="Mingear, Jacob Lee" w:date="2024-10-07T11:25:00Z" w16du:dateUtc="2024-10-07T17:25:00Z">
        <w:r w:rsidR="008F090A">
          <w:t xml:space="preserve">simultaneous </w:t>
        </w:r>
      </w:ins>
      <w:ins w:id="103" w:author="Mingear, Jacob Lee" w:date="2024-10-07T11:16:00Z" w16du:dateUtc="2024-10-07T17:16:00Z">
        <w:r w:rsidR="008F090A">
          <w:t>assessment of</w:t>
        </w:r>
      </w:ins>
      <w:ins w:id="104" w:author="Mingear, Jacob Lee" w:date="2024-10-07T11:15:00Z" w16du:dateUtc="2024-10-07T17:15:00Z">
        <w:r w:rsidR="008F090A">
          <w:t xml:space="preserve"> the </w:t>
        </w:r>
      </w:ins>
      <w:ins w:id="105" w:author="Mingear, Jacob Lee" w:date="2024-10-07T11:17:00Z" w16du:dateUtc="2024-10-07T17:17:00Z">
        <w:r w:rsidR="008F090A">
          <w:t>new processing technique</w:t>
        </w:r>
      </w:ins>
      <w:ins w:id="106" w:author="Mingear, Jacob Lee" w:date="2024-10-07T11:25:00Z" w16du:dateUtc="2024-10-07T17:25:00Z">
        <w:r w:rsidR="008F090A">
          <w:t>s</w:t>
        </w:r>
      </w:ins>
      <w:ins w:id="107" w:author="Mingear, Jacob Lee" w:date="2024-10-07T11:17:00Z" w16du:dateUtc="2024-10-07T17:17:00Z">
        <w:r w:rsidR="008F090A">
          <w:t xml:space="preserve"> and</w:t>
        </w:r>
      </w:ins>
      <w:ins w:id="108" w:author="Mingear, Jacob Lee" w:date="2024-10-07T11:15:00Z" w16du:dateUtc="2024-10-07T17:15:00Z">
        <w:r w:rsidR="008F090A">
          <w:t xml:space="preserve"> </w:t>
        </w:r>
      </w:ins>
      <w:ins w:id="109" w:author="Mingear, Jacob Lee" w:date="2024-10-07T11:25:00Z" w16du:dateUtc="2024-10-07T17:25:00Z">
        <w:r w:rsidR="008F090A">
          <w:t xml:space="preserve">responses to </w:t>
        </w:r>
      </w:ins>
      <w:ins w:id="110" w:author="Mingear, Jacob Lee" w:date="2024-10-07T11:15:00Z" w16du:dateUtc="2024-10-07T17:15:00Z">
        <w:r w:rsidR="008F090A">
          <w:t>loading condition</w:t>
        </w:r>
      </w:ins>
      <w:ins w:id="111" w:author="Mingear, Jacob Lee" w:date="2024-10-07T11:18:00Z" w16du:dateUtc="2024-10-07T17:18:00Z">
        <w:r w:rsidR="008F090A">
          <w:t>s</w:t>
        </w:r>
      </w:ins>
      <w:ins w:id="112" w:author="Mingear, Jacob Lee" w:date="2024-10-07T11:15:00Z" w16du:dateUtc="2024-10-07T17:15:00Z">
        <w:r w:rsidR="008F090A">
          <w:t xml:space="preserve"> (i.e., tension, compression, or torsion). </w:t>
        </w:r>
      </w:ins>
      <w:ins w:id="113" w:author="Mingear, Jacob Lee" w:date="2024-10-07T11:26:00Z" w16du:dateUtc="2024-10-07T17:26:00Z">
        <w:r w:rsidR="008F090A">
          <w:t>R</w:t>
        </w:r>
      </w:ins>
      <w:ins w:id="114" w:author="Mingear, Jacob Lee" w:date="2024-10-07T11:15:00Z" w16du:dateUtc="2024-10-07T17:15:00Z">
        <w:r w:rsidR="008F090A" w:rsidRPr="00D417D5">
          <w:rPr>
            <w:highlight w:val="yellow"/>
          </w:rPr>
          <w:t xml:space="preserve">igorous </w:t>
        </w:r>
      </w:ins>
      <w:ins w:id="115" w:author="Mingear, Jacob Lee" w:date="2024-10-07T11:29:00Z" w16du:dateUtc="2024-10-07T17:29:00Z">
        <w:r w:rsidR="00D46F01">
          <w:rPr>
            <w:highlight w:val="yellow"/>
          </w:rPr>
          <w:t>engineers</w:t>
        </w:r>
      </w:ins>
      <w:ins w:id="116" w:author="Mingear, Jacob Lee" w:date="2024-10-07T11:15:00Z" w16du:dateUtc="2024-10-07T17:15:00Z">
        <w:r w:rsidR="008F090A" w:rsidRPr="00D417D5">
          <w:rPr>
            <w:highlight w:val="yellow"/>
          </w:rPr>
          <w:t xml:space="preserve"> </w:t>
        </w:r>
      </w:ins>
      <w:ins w:id="117" w:author="Mingear, Jacob Lee" w:date="2024-10-07T11:27:00Z" w16du:dateUtc="2024-10-07T17:27:00Z">
        <w:r w:rsidR="00D46F01">
          <w:rPr>
            <w:highlight w:val="yellow"/>
          </w:rPr>
          <w:t>m</w:t>
        </w:r>
      </w:ins>
      <w:ins w:id="118" w:author="Mingear, Jacob Lee" w:date="2024-10-07T11:15:00Z" w16du:dateUtc="2024-10-07T17:15:00Z">
        <w:r w:rsidR="008F090A" w:rsidRPr="00D417D5">
          <w:rPr>
            <w:highlight w:val="yellow"/>
          </w:rPr>
          <w:t>a</w:t>
        </w:r>
      </w:ins>
      <w:ins w:id="119" w:author="Mingear, Jacob Lee" w:date="2024-10-07T11:27:00Z" w16du:dateUtc="2024-10-07T17:27:00Z">
        <w:r w:rsidR="00D46F01">
          <w:rPr>
            <w:highlight w:val="yellow"/>
          </w:rPr>
          <w:t>y seek to validate the behavior of a new</w:t>
        </w:r>
      </w:ins>
      <w:ins w:id="120" w:author="Mingear, Jacob Lee" w:date="2024-10-07T11:15:00Z" w16du:dateUtc="2024-10-07T17:15:00Z">
        <w:r w:rsidR="008F090A" w:rsidRPr="00D417D5">
          <w:rPr>
            <w:highlight w:val="yellow"/>
          </w:rPr>
          <w:t xml:space="preserve"> material </w:t>
        </w:r>
      </w:ins>
      <w:ins w:id="121" w:author="Mingear, Jacob Lee" w:date="2024-10-07T11:28:00Z" w16du:dateUtc="2024-10-07T17:28:00Z">
        <w:r w:rsidR="00D46F01">
          <w:rPr>
            <w:highlight w:val="yellow"/>
          </w:rPr>
          <w:t xml:space="preserve">within </w:t>
        </w:r>
      </w:ins>
      <w:ins w:id="122" w:author="Mingear, Jacob Lee" w:date="2024-10-07T11:29:00Z" w16du:dateUtc="2024-10-07T17:29:00Z">
        <w:r w:rsidR="00D46F01">
          <w:rPr>
            <w:highlight w:val="yellow"/>
          </w:rPr>
          <w:t>the original</w:t>
        </w:r>
      </w:ins>
      <w:ins w:id="123" w:author="Mingear, Jacob Lee" w:date="2024-10-07T11:31:00Z" w16du:dateUtc="2024-10-07T17:31:00Z">
        <w:r w:rsidR="00D46F01">
          <w:rPr>
            <w:highlight w:val="yellow"/>
          </w:rPr>
          <w:t xml:space="preserve"> </w:t>
        </w:r>
      </w:ins>
      <w:ins w:id="124" w:author="Mingear, Jacob Lee" w:date="2024-10-07T11:29:00Z" w16du:dateUtc="2024-10-07T17:29:00Z">
        <w:r w:rsidR="00D46F01">
          <w:rPr>
            <w:highlight w:val="yellow"/>
          </w:rPr>
          <w:t xml:space="preserve">system requirements. This can be done by fitting the characterization data to </w:t>
        </w:r>
      </w:ins>
      <w:ins w:id="125" w:author="Mingear, Jacob Lee" w:date="2024-10-07T11:28:00Z" w16du:dateUtc="2024-10-07T17:28:00Z">
        <w:r w:rsidR="00D46F01">
          <w:rPr>
            <w:highlight w:val="yellow"/>
          </w:rPr>
          <w:t xml:space="preserve">a </w:t>
        </w:r>
      </w:ins>
      <w:ins w:id="126" w:author="Mingear, Jacob Lee" w:date="2024-10-07T11:15:00Z" w16du:dateUtc="2024-10-07T17:15:00Z">
        <w:r w:rsidR="008F090A" w:rsidRPr="00D417D5">
          <w:rPr>
            <w:highlight w:val="yellow"/>
          </w:rPr>
          <w:t xml:space="preserve">model </w:t>
        </w:r>
      </w:ins>
      <w:ins w:id="127" w:author="Mingear, Jacob Lee" w:date="2024-10-07T11:29:00Z" w16du:dateUtc="2024-10-07T17:29:00Z">
        <w:r w:rsidR="00D46F01">
          <w:rPr>
            <w:highlight w:val="yellow"/>
          </w:rPr>
          <w:t xml:space="preserve">that captures the </w:t>
        </w:r>
      </w:ins>
      <w:ins w:id="128" w:author="Mingear, Jacob Lee" w:date="2024-10-07T11:15:00Z" w16du:dateUtc="2024-10-07T17:15:00Z">
        <w:r w:rsidR="008F090A" w:rsidRPr="00D417D5">
          <w:rPr>
            <w:highlight w:val="yellow"/>
          </w:rPr>
          <w:t xml:space="preserve">full thermomechanical constitutive response (i.e., the relationship between temperature, stress, and strain). </w:t>
        </w:r>
      </w:ins>
      <w:ins w:id="129" w:author="Mingear, Jacob Lee" w:date="2024-10-07T11:30:00Z" w16du:dateUtc="2024-10-07T17:30:00Z">
        <w:r w:rsidR="00D46F01" w:rsidRPr="00F72732">
          <w:t>With a calibrated constitutive model</w:t>
        </w:r>
      </w:ins>
      <w:ins w:id="130" w:author="Mingear, Jacob Lee" w:date="2024-10-07T11:31:00Z" w16du:dateUtc="2024-10-07T17:31:00Z">
        <w:r w:rsidR="00D46F01">
          <w:t xml:space="preserve"> (such as</w:t>
        </w:r>
      </w:ins>
      <w:ins w:id="131" w:author="Walgren, Patrick" w:date="2024-10-08T08:14:00Z" w16du:dateUtc="2024-10-08T14:14:00Z">
        <w:r w:rsidR="003B6D4B">
          <w:t xml:space="preserve"> the</w:t>
        </w:r>
      </w:ins>
      <w:ins w:id="132" w:author="Mingear, Jacob Lee" w:date="2024-10-07T11:31:00Z" w16du:dateUtc="2024-10-07T17:31:00Z">
        <w:r w:rsidR="00D46F01">
          <w:t xml:space="preserve"> </w:t>
        </w:r>
        <w:r w:rsidR="00D46F01" w:rsidRPr="00F72732">
          <w:t xml:space="preserve">Lagoudas </w:t>
        </w:r>
        <w:r w:rsidR="00D46F01">
          <w:fldChar w:fldCharType="begin"/>
        </w:r>
      </w:ins>
      <w:r w:rsidR="003B6D4B">
        <w:instrText xml:space="preserve"> ADDIN ZOTERO_ITEM CSL_CITATION {"citationID":"2saQ0tda","properties":{"formattedCitation":"[5]","plainCitation":"[5]","noteIndex":0},"citationItems":[{"id":1124,"uris":["http://zotero.org/users/4607708/items/76LE7B32"],"itemData":{"id":1124,"type":"article-journal","container-title":"International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ins w:id="133" w:author="Mingear, Jacob Lee" w:date="2024-10-07T11:31:00Z" w16du:dateUtc="2024-10-07T17:31:00Z">
        <w:r w:rsidR="00D46F01">
          <w:fldChar w:fldCharType="separate"/>
        </w:r>
      </w:ins>
      <w:r w:rsidR="003B6D4B" w:rsidRPr="003B6D4B">
        <w:rPr>
          <w:rFonts w:ascii="Calibri" w:hAnsi="Calibri" w:cs="Calibri"/>
        </w:rPr>
        <w:t>[5]</w:t>
      </w:r>
      <w:ins w:id="134" w:author="Mingear, Jacob Lee" w:date="2024-10-07T11:31:00Z" w16du:dateUtc="2024-10-07T17:31:00Z">
        <w:r w:rsidR="00D46F01">
          <w:fldChar w:fldCharType="end"/>
        </w:r>
        <w:r w:rsidR="00D46F01" w:rsidRPr="00D46F01">
          <w:t xml:space="preserve"> </w:t>
        </w:r>
      </w:ins>
      <w:ins w:id="135" w:author="Mingear, Jacob Lee" w:date="2024-10-07T11:32:00Z" w16du:dateUtc="2024-10-07T17:32:00Z">
        <w:r w:rsidR="00D46F01">
          <w:t xml:space="preserve">or </w:t>
        </w:r>
      </w:ins>
      <w:ins w:id="136" w:author="Mingear, Jacob Lee" w:date="2024-10-07T11:31:00Z" w16du:dateUtc="2024-10-07T17:31:00Z">
        <w:r w:rsidR="00D46F01" w:rsidRPr="00F72732">
          <w:t>Brinson</w:t>
        </w:r>
        <w:r w:rsidR="00D46F01">
          <w:t xml:space="preserve"> </w:t>
        </w:r>
        <w:r w:rsidR="00D46F01">
          <w:fldChar w:fldCharType="begin"/>
        </w:r>
      </w:ins>
      <w:r w:rsidR="003B6D4B">
        <w:instrText xml:space="preserve"> ADDIN ZOTERO_ITEM CSL_CITATION {"citationID":"UDvYrMzX","properties":{"formattedCitation":"[6]","plainCitation":"[6]","noteIndex":0},"citationItems":[{"id":221,"uris":["http://zotero.org/users/4607708/items/5PZ33S2Y"],"itemData":{"id":221,"type":"article-journal","container-title":"Journal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C."}],"issued":{"date-parts":[["1993"]]}}}],"schema":"https://github.com/citation-style-language/schema/raw/master/csl-citation.json"} </w:instrText>
      </w:r>
      <w:ins w:id="137" w:author="Mingear, Jacob Lee" w:date="2024-10-07T11:31:00Z" w16du:dateUtc="2024-10-07T17:31:00Z">
        <w:r w:rsidR="00D46F01">
          <w:fldChar w:fldCharType="separate"/>
        </w:r>
      </w:ins>
      <w:r w:rsidR="003B6D4B" w:rsidRPr="003B6D4B">
        <w:rPr>
          <w:rFonts w:ascii="Calibri" w:hAnsi="Calibri" w:cs="Calibri"/>
        </w:rPr>
        <w:t>[6]</w:t>
      </w:r>
      <w:ins w:id="138" w:author="Mingear, Jacob Lee" w:date="2024-10-07T11:31:00Z" w16du:dateUtc="2024-10-07T17:31:00Z">
        <w:r w:rsidR="00D46F01">
          <w:fldChar w:fldCharType="end"/>
        </w:r>
      </w:ins>
      <w:ins w:id="139" w:author="Walgren, Patrick" w:date="2024-10-08T08:14:00Z" w16du:dateUtc="2024-10-08T14:14:00Z">
        <w:r w:rsidR="003B6D4B">
          <w:t xml:space="preserve"> models</w:t>
        </w:r>
      </w:ins>
      <w:ins w:id="140" w:author="Mingear, Jacob Lee" w:date="2024-10-07T11:32:00Z" w16du:dateUtc="2024-10-07T17:32:00Z">
        <w:r w:rsidR="00D46F01">
          <w:t>)</w:t>
        </w:r>
      </w:ins>
      <w:ins w:id="141" w:author="Mingear, Jacob Lee" w:date="2024-10-07T11:30:00Z" w16du:dateUtc="2024-10-07T17:30:00Z">
        <w:r w:rsidR="00D46F01" w:rsidRPr="00F72732">
          <w:t xml:space="preserve"> engineers can design the system to </w:t>
        </w:r>
      </w:ins>
      <w:ins w:id="142" w:author="Mingear, Jacob Lee" w:date="2024-10-07T11:32:00Z" w16du:dateUtc="2024-10-07T17:32:00Z">
        <w:r w:rsidR="00D46F01">
          <w:t>confirm the behavior of</w:t>
        </w:r>
      </w:ins>
      <w:ins w:id="143" w:author="Mingear, Jacob Lee" w:date="2024-10-07T11:30:00Z" w16du:dateUtc="2024-10-07T17:30:00Z">
        <w:r w:rsidR="00D46F01" w:rsidRPr="00F72732">
          <w:t xml:space="preserve"> the unique nonlineariti</w:t>
        </w:r>
        <w:r w:rsidR="00D46F01">
          <w:t>es</w:t>
        </w:r>
        <w:r w:rsidR="00D46F01" w:rsidRPr="00F72732">
          <w:t xml:space="preserve"> in</w:t>
        </w:r>
        <w:r w:rsidR="00D46F01">
          <w:t>herent of SMAs</w:t>
        </w:r>
      </w:ins>
      <w:ins w:id="144" w:author="Mingear, Jacob Lee" w:date="2024-10-07T11:32:00Z" w16du:dateUtc="2024-10-07T17:32:00Z">
        <w:r w:rsidR="00D46F01">
          <w:t xml:space="preserve">. </w:t>
        </w:r>
      </w:ins>
      <w:ins w:id="145" w:author="Mingear, Jacob Lee" w:date="2024-10-07T11:33:00Z" w16du:dateUtc="2024-10-07T17:33:00Z">
        <w:r w:rsidR="00D46F01">
          <w:t>Iteration of these steps will likely occur multiple times to reach requirements.</w:t>
        </w:r>
      </w:ins>
      <w:ins w:id="146" w:author="Mingear, Jacob Lee" w:date="2024-10-07T11:34:00Z" w16du:dateUtc="2024-10-07T17:34:00Z">
        <w:r w:rsidR="00D46F01">
          <w:t xml:space="preserve"> </w:t>
        </w:r>
        <w:del w:id="147" w:author="Walgren, Patrick" w:date="2024-10-08T08:14:00Z" w16du:dateUtc="2024-10-08T14:14:00Z">
          <w:r w:rsidR="00D46F01" w:rsidDel="003B6D4B">
            <w:delText>After this journey</w:delText>
          </w:r>
        </w:del>
      </w:ins>
      <w:ins w:id="148" w:author="Walgren, Patrick" w:date="2024-10-08T08:14:00Z" w16du:dateUtc="2024-10-08T14:14:00Z">
        <w:r w:rsidR="003B6D4B">
          <w:t xml:space="preserve">Once </w:t>
        </w:r>
      </w:ins>
      <w:ins w:id="149" w:author="Walgren, Patrick" w:date="2024-10-08T08:15:00Z" w16du:dateUtc="2024-10-08T14:15:00Z">
        <w:r w:rsidR="003B6D4B">
          <w:t>the</w:t>
        </w:r>
      </w:ins>
      <w:ins w:id="150" w:author="Walgren, Patrick" w:date="2024-10-08T08:14:00Z" w16du:dateUtc="2024-10-08T14:14:00Z">
        <w:r w:rsidR="003B6D4B">
          <w:t xml:space="preserve"> constitutive mode</w:t>
        </w:r>
      </w:ins>
      <w:ins w:id="151" w:author="Walgren, Patrick" w:date="2024-10-08T08:15:00Z" w16du:dateUtc="2024-10-08T14:15:00Z">
        <w:r w:rsidR="003B6D4B">
          <w:t>l accurately represents the SMA behavior and the material satisfies requirements</w:t>
        </w:r>
      </w:ins>
      <w:ins w:id="152" w:author="Mingear, Jacob Lee" w:date="2024-10-07T11:34:00Z" w16du:dateUtc="2024-10-07T17:34:00Z">
        <w:r w:rsidR="00D46F01">
          <w:t xml:space="preserve">, the SMA device can then be integrated into the </w:t>
        </w:r>
        <w:del w:id="153" w:author="Walgren, Patrick" w:date="2024-10-08T08:14:00Z" w16du:dateUtc="2024-10-08T14:14:00Z">
          <w:r w:rsidR="00D46F01" w:rsidDel="003B6D4B">
            <w:delText>ultimate</w:delText>
          </w:r>
        </w:del>
      </w:ins>
      <w:ins w:id="154" w:author="Walgren, Patrick" w:date="2024-10-08T08:14:00Z" w16du:dateUtc="2024-10-08T14:14:00Z">
        <w:r w:rsidR="003B6D4B">
          <w:t>engineering</w:t>
        </w:r>
      </w:ins>
      <w:ins w:id="155" w:author="Mingear, Jacob Lee" w:date="2024-10-07T11:34:00Z" w16du:dateUtc="2024-10-07T17:34:00Z">
        <w:r w:rsidR="00D46F01">
          <w:t xml:space="preserve"> system</w:t>
        </w:r>
        <w:del w:id="156" w:author="Walgren, Patrick" w:date="2024-10-08T08:14:00Z" w16du:dateUtc="2024-10-08T14:14:00Z">
          <w:r w:rsidR="00D46F01" w:rsidDel="003B6D4B">
            <w:delText xml:space="preserve">s, </w:delText>
          </w:r>
        </w:del>
      </w:ins>
      <w:ins w:id="157" w:author="Mingear, Jacob Lee" w:date="2024-10-07T11:35:00Z" w16du:dateUtc="2024-10-07T17:35:00Z">
        <w:del w:id="158" w:author="Walgren, Patrick" w:date="2024-10-08T08:14:00Z" w16du:dateUtc="2024-10-08T14:14:00Z">
          <w:r w:rsidR="00D46F01" w:rsidDel="003B6D4B">
            <w:delText>attaining</w:delText>
          </w:r>
        </w:del>
      </w:ins>
      <w:ins w:id="159" w:author="Mingear, Jacob Lee" w:date="2024-10-07T11:34:00Z" w16du:dateUtc="2024-10-07T17:34:00Z">
        <w:del w:id="160" w:author="Walgren, Patrick" w:date="2024-10-08T08:14:00Z" w16du:dateUtc="2024-10-08T14:14:00Z">
          <w:r w:rsidR="00D46F01" w:rsidDel="003B6D4B">
            <w:delText xml:space="preserve"> Step 6</w:delText>
          </w:r>
        </w:del>
        <w:r w:rsidR="00D46F01">
          <w:t xml:space="preserve">. </w:t>
        </w:r>
      </w:ins>
    </w:p>
    <w:p w14:paraId="54E3F27A" w14:textId="77777777" w:rsidR="00F72732" w:rsidRDefault="00F72732" w:rsidP="007A7F3B">
      <w:pPr>
        <w:rPr>
          <w:ins w:id="161" w:author="Mingear, Jacob Lee" w:date="2024-06-19T09:09:00Z" w16du:dateUtc="2024-06-19T15:09:00Z"/>
        </w:rPr>
      </w:pPr>
    </w:p>
    <w:p w14:paraId="18FF8582" w14:textId="2347D0B9" w:rsidR="00F22A7E" w:rsidRDefault="00F22A7E" w:rsidP="00F22A7E">
      <w:pPr>
        <w:keepNext/>
        <w:jc w:val="center"/>
      </w:pPr>
      <w:r>
        <w:rPr>
          <w:b/>
          <w:bCs/>
          <w:noProof/>
        </w:rPr>
        <w:lastRenderedPageBreak/>
        <w:drawing>
          <wp:inline distT="0" distB="0" distL="0" distR="0" wp14:anchorId="231C639B" wp14:editId="79460143">
            <wp:extent cx="4542748" cy="3518618"/>
            <wp:effectExtent l="0" t="0" r="0" b="5715"/>
            <wp:docPr id="509822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22206" name="Picture 50982220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42748" cy="3518618"/>
                    </a:xfrm>
                    <a:prstGeom prst="rect">
                      <a:avLst/>
                    </a:prstGeom>
                  </pic:spPr>
                </pic:pic>
              </a:graphicData>
            </a:graphic>
          </wp:inline>
        </w:drawing>
      </w:r>
    </w:p>
    <w:p w14:paraId="063C054D" w14:textId="3D2B1968" w:rsidR="00F22A7E" w:rsidRDefault="00F22A7E" w:rsidP="00F22A7E">
      <w:pPr>
        <w:pStyle w:val="Caption"/>
        <w:jc w:val="center"/>
      </w:pPr>
      <w:r>
        <w:t xml:space="preserve">Figure </w:t>
      </w:r>
      <w:fldSimple w:instr=" SEQ Figure \* ARABIC ">
        <w:r w:rsidR="001F0EF0">
          <w:rPr>
            <w:noProof/>
          </w:rPr>
          <w:t>1</w:t>
        </w:r>
      </w:fldSimple>
      <w:r>
        <w:t xml:space="preserve">: </w:t>
      </w:r>
      <w:r w:rsidRPr="00D10503">
        <w:t>The typical SMA development process involves many discrete steps. This work provides an easy constitutive model calibration tool</w:t>
      </w:r>
      <w:r>
        <w:t>, the Rendering of Experimental Analysis and Calibration Tool,</w:t>
      </w:r>
      <w:r w:rsidRPr="00D10503">
        <w:t xml:space="preserve"> to enable SMA component design</w:t>
      </w:r>
      <w:r>
        <w:t>.</w:t>
      </w:r>
    </w:p>
    <w:p w14:paraId="2A92A660" w14:textId="75503418" w:rsidR="00A27E43" w:rsidRDefault="00F72732" w:rsidP="007A7F3B">
      <w:pPr>
        <w:rPr>
          <w:ins w:id="162" w:author="Mingear, Jacob Lee" w:date="2024-10-07T11:53:00Z" w16du:dateUtc="2024-10-07T17:53:00Z"/>
        </w:rPr>
      </w:pPr>
      <w:bookmarkStart w:id="163" w:name="_Hlk164061455"/>
      <w:del w:id="164" w:author="Mingear, Jacob Lee" w:date="2024-10-07T11:35:00Z" w16du:dateUtc="2024-10-07T17:35:00Z">
        <w:r w:rsidDel="00D46F01">
          <w:delText>Th</w:delText>
        </w:r>
        <w:r w:rsidR="00FF3A8B" w:rsidDel="00D46F01">
          <w:delText>e</w:delText>
        </w:r>
        <w:r w:rsidR="00635852" w:rsidDel="00D46F01">
          <w:delText xml:space="preserve"> </w:delText>
        </w:r>
      </w:del>
      <w:ins w:id="165" w:author="Mingear, Jacob Lee" w:date="2024-10-07T11:35:00Z" w16du:dateUtc="2024-10-07T17:35:00Z">
        <w:r w:rsidR="00D46F01">
          <w:t xml:space="preserve">Such </w:t>
        </w:r>
      </w:ins>
      <w:r w:rsidR="00635852">
        <w:t>design process</w:t>
      </w:r>
      <w:ins w:id="166" w:author="Mingear, Jacob Lee" w:date="2024-10-07T11:37:00Z" w16du:dateUtc="2024-10-07T17:37:00Z">
        <w:r w:rsidR="00B25365">
          <w:t>es</w:t>
        </w:r>
      </w:ins>
      <w:r w:rsidR="00635852">
        <w:t xml:space="preserve"> involve</w:t>
      </w:r>
      <w:del w:id="167" w:author="Walgren, Patrick" w:date="2024-10-08T08:16:00Z" w16du:dateUtc="2024-10-08T14:16:00Z">
        <w:r w:rsidR="00635852" w:rsidDel="003B6D4B">
          <w:delText>s</w:delText>
        </w:r>
      </w:del>
      <w:r w:rsidR="00635852">
        <w:t xml:space="preserve"> many</w:t>
      </w:r>
      <w:r>
        <w:t xml:space="preserve"> </w:t>
      </w:r>
      <w:r w:rsidR="001F2DA9">
        <w:t>disciplines</w:t>
      </w:r>
      <w:del w:id="168" w:author="Walgren, Patrick" w:date="2024-10-08T08:19:00Z" w16du:dateUtc="2024-10-08T14:19:00Z">
        <w:r w:rsidR="001F2DA9" w:rsidDel="003B6D4B">
          <w:delText>,</w:delText>
        </w:r>
      </w:del>
      <w:r>
        <w:t xml:space="preserve"> </w:t>
      </w:r>
      <w:del w:id="169" w:author="Walgren, Patrick" w:date="2024-10-08T08:19:00Z" w16du:dateUtc="2024-10-08T14:19:00Z">
        <w:r w:rsidR="00635852" w:rsidDel="003B6D4B">
          <w:delText xml:space="preserve">which </w:delText>
        </w:r>
      </w:del>
      <w:ins w:id="170" w:author="Walgren, Patrick" w:date="2024-10-08T08:19:00Z" w16du:dateUtc="2024-10-08T14:19:00Z">
        <w:r w:rsidR="003B6D4B">
          <w:t xml:space="preserve">and </w:t>
        </w:r>
      </w:ins>
      <w:r w:rsidR="00635852">
        <w:t>can</w:t>
      </w:r>
      <w:r>
        <w:t xml:space="preserve"> be a daunting endeavor</w:t>
      </w:r>
      <w:r w:rsidR="00635852">
        <w:t xml:space="preserve"> </w:t>
      </w:r>
      <w:r>
        <w:t xml:space="preserve">for small teams or new adopters of SMA technology. </w:t>
      </w:r>
      <w:ins w:id="171" w:author="Mingear, Jacob Lee" w:date="2024-10-07T11:55:00Z" w16du:dateUtc="2024-10-07T17:55:00Z">
        <w:del w:id="172" w:author="Walgren, Patrick" w:date="2024-10-08T08:17:00Z" w16du:dateUtc="2024-10-08T14:17:00Z">
          <w:r w:rsidR="00A27E43" w:rsidDel="003B6D4B">
            <w:delText>Even c</w:delText>
          </w:r>
        </w:del>
      </w:ins>
      <w:ins w:id="173" w:author="Walgren, Patrick" w:date="2024-10-08T08:17:00Z" w16du:dateUtc="2024-10-08T14:17:00Z">
        <w:r w:rsidR="003B6D4B">
          <w:t>C</w:t>
        </w:r>
      </w:ins>
      <w:ins w:id="174" w:author="Mingear, Jacob Lee" w:date="2024-10-07T11:55:00Z" w16du:dateUtc="2024-10-07T17:55:00Z">
        <w:r w:rsidR="00A27E43">
          <w:t>haracterization hardware is complex</w:t>
        </w:r>
      </w:ins>
      <w:ins w:id="175" w:author="Walgren, Patrick" w:date="2024-10-08T08:16:00Z" w16du:dateUtc="2024-10-08T14:16:00Z">
        <w:r w:rsidR="003B6D4B">
          <w:t>;</w:t>
        </w:r>
      </w:ins>
      <w:ins w:id="176" w:author="Mingear, Jacob Lee" w:date="2024-10-07T11:55:00Z" w16du:dateUtc="2024-10-07T17:55:00Z">
        <w:del w:id="177" w:author="Walgren, Patrick" w:date="2024-10-08T08:16:00Z" w16du:dateUtc="2024-10-08T14:16:00Z">
          <w:r w:rsidR="00A27E43" w:rsidDel="003B6D4B">
            <w:delText>,</w:delText>
          </w:r>
        </w:del>
        <w:r w:rsidR="00A27E43">
          <w:t xml:space="preserve"> due to the </w:t>
        </w:r>
      </w:ins>
      <w:ins w:id="178" w:author="Mingear, Jacob Lee" w:date="2024-10-07T11:53:00Z" w16du:dateUtc="2024-10-07T17:53:00Z">
        <w:r w:rsidR="00A27E43" w:rsidRPr="009528D9">
          <w:t>various external state variables that govern shape memory material behavior</w:t>
        </w:r>
      </w:ins>
      <w:ins w:id="179" w:author="Walgren, Patrick" w:date="2024-10-08T08:17:00Z" w16du:dateUtc="2024-10-08T14:17:00Z">
        <w:r w:rsidR="003B6D4B">
          <w:t xml:space="preserve">, </w:t>
        </w:r>
      </w:ins>
      <w:ins w:id="180" w:author="Walgren, Patrick" w:date="2024-10-08T08:18:00Z" w16du:dateUtc="2024-10-08T14:18:00Z">
        <w:r w:rsidR="003B6D4B">
          <w:t>extracting a stress-strain-</w:t>
        </w:r>
      </w:ins>
      <w:ins w:id="181" w:author="Walgren, Patrick" w:date="2024-10-08T08:19:00Z" w16du:dateUtc="2024-10-08T14:19:00Z">
        <w:r w:rsidR="00ED20A7">
          <w:t xml:space="preserve">temperature </w:t>
        </w:r>
      </w:ins>
      <w:ins w:id="182" w:author="Walgren, Patrick" w:date="2024-10-08T08:18:00Z" w16du:dateUtc="2024-10-08T14:18:00Z">
        <w:r w:rsidR="003B6D4B">
          <w:t xml:space="preserve">history </w:t>
        </w:r>
      </w:ins>
      <w:ins w:id="183" w:author="Walgren, Patrick" w:date="2024-10-08T08:17:00Z" w16du:dateUtc="2024-10-08T14:17:00Z">
        <w:r w:rsidR="003B6D4B">
          <w:t>often requires synchronization of multiple</w:t>
        </w:r>
      </w:ins>
      <w:ins w:id="184" w:author="Walgren, Patrick" w:date="2024-10-08T08:18:00Z" w16du:dateUtc="2024-10-08T14:18:00Z">
        <w:r w:rsidR="003B6D4B">
          <w:t xml:space="preserve"> metrologies (i.e., thermocouples, load cells, and strain gauges)</w:t>
        </w:r>
      </w:ins>
      <w:ins w:id="185" w:author="Mingear, Jacob Lee" w:date="2024-10-07T11:53:00Z" w16du:dateUtc="2024-10-07T17:53:00Z">
        <w:del w:id="186" w:author="Walgren, Patrick" w:date="2024-10-08T08:18:00Z" w16du:dateUtc="2024-10-08T14:18:00Z">
          <w:r w:rsidR="00A27E43" w:rsidRPr="009528D9" w:rsidDel="003B6D4B">
            <w:delText xml:space="preserve"> often require synchroniz</w:delText>
          </w:r>
          <w:r w:rsidR="00A27E43" w:rsidDel="003B6D4B">
            <w:delText>ation of</w:delText>
          </w:r>
          <w:r w:rsidR="00A27E43" w:rsidRPr="009528D9" w:rsidDel="003B6D4B">
            <w:delText xml:space="preserve"> various datasets</w:delText>
          </w:r>
        </w:del>
        <w:r w:rsidR="00A27E43" w:rsidRPr="009528D9">
          <w:t>.</w:t>
        </w:r>
        <w:r w:rsidR="00A27E43">
          <w:t xml:space="preserve"> </w:t>
        </w:r>
      </w:ins>
      <w:del w:id="187" w:author="Mingear, Jacob Lee" w:date="2024-10-07T11:42:00Z" w16du:dateUtc="2024-10-07T17:42:00Z">
        <w:r w:rsidR="007A7F3B" w:rsidRPr="009528D9" w:rsidDel="00F4016F">
          <w:rPr>
            <w:highlight w:val="yellow"/>
          </w:rPr>
          <w:delText xml:space="preserve">Each stage of </w:delText>
        </w:r>
      </w:del>
      <w:del w:id="188" w:author="Mingear, Jacob Lee" w:date="2024-06-19T09:18:00Z" w16du:dateUtc="2024-06-19T15:18:00Z">
        <w:r w:rsidR="007A7F3B" w:rsidRPr="009528D9" w:rsidDel="009F5961">
          <w:rPr>
            <w:highlight w:val="yellow"/>
          </w:rPr>
          <w:delText xml:space="preserve">the </w:delText>
        </w:r>
      </w:del>
      <w:del w:id="189" w:author="Mingear, Jacob Lee" w:date="2024-10-07T11:42:00Z" w16du:dateUtc="2024-10-07T17:42:00Z">
        <w:r w:rsidR="007A7F3B" w:rsidRPr="009528D9" w:rsidDel="00F4016F">
          <w:rPr>
            <w:highlight w:val="yellow"/>
          </w:rPr>
          <w:delText>d</w:delText>
        </w:r>
      </w:del>
      <w:ins w:id="190" w:author="Mingear, Jacob Lee" w:date="2024-10-07T11:42:00Z" w16du:dateUtc="2024-10-07T17:42:00Z">
        <w:r w:rsidR="00F4016F">
          <w:rPr>
            <w:highlight w:val="yellow"/>
          </w:rPr>
          <w:t>D</w:t>
        </w:r>
      </w:ins>
      <w:r w:rsidR="007A7F3B" w:rsidRPr="009528D9">
        <w:rPr>
          <w:highlight w:val="yellow"/>
        </w:rPr>
        <w:t xml:space="preserve">evelopment </w:t>
      </w:r>
      <w:del w:id="191" w:author="Mingear, Jacob Lee" w:date="2024-10-07T11:42:00Z" w16du:dateUtc="2024-10-07T17:42:00Z">
        <w:r w:rsidR="007A7F3B" w:rsidRPr="009528D9" w:rsidDel="00F4016F">
          <w:rPr>
            <w:highlight w:val="yellow"/>
          </w:rPr>
          <w:delText xml:space="preserve">process </w:delText>
        </w:r>
      </w:del>
      <w:del w:id="192" w:author="Mingear, Jacob Lee" w:date="2024-06-19T09:18:00Z" w16du:dateUtc="2024-06-19T15:18:00Z">
        <w:r w:rsidR="007A7F3B" w:rsidRPr="009528D9" w:rsidDel="009F5961">
          <w:rPr>
            <w:highlight w:val="yellow"/>
          </w:rPr>
          <w:delText xml:space="preserve">detailed above </w:delText>
        </w:r>
      </w:del>
      <w:r w:rsidR="007A7F3B" w:rsidRPr="009528D9">
        <w:rPr>
          <w:highlight w:val="yellow"/>
        </w:rPr>
        <w:t>requires significant time and effort</w:t>
      </w:r>
      <w:r w:rsidR="009528D9">
        <w:rPr>
          <w:highlight w:val="yellow"/>
        </w:rPr>
        <w:t xml:space="preserve">, but the greater SMA community has developed tools to </w:t>
      </w:r>
      <w:del w:id="193" w:author="Mingear, Jacob Lee" w:date="2024-10-07T11:43:00Z" w16du:dateUtc="2024-10-07T17:43:00Z">
        <w:r w:rsidR="009528D9" w:rsidDel="00F4016F">
          <w:rPr>
            <w:highlight w:val="yellow"/>
          </w:rPr>
          <w:delText xml:space="preserve">speed </w:delText>
        </w:r>
      </w:del>
      <w:ins w:id="194" w:author="Mingear, Jacob Lee" w:date="2024-10-07T11:44:00Z" w16du:dateUtc="2024-10-07T17:44:00Z">
        <w:r w:rsidR="00F4016F">
          <w:rPr>
            <w:highlight w:val="yellow"/>
          </w:rPr>
          <w:t>expedite</w:t>
        </w:r>
      </w:ins>
      <w:ins w:id="195" w:author="Mingear, Jacob Lee" w:date="2024-10-07T11:43:00Z" w16du:dateUtc="2024-10-07T17:43:00Z">
        <w:r w:rsidR="00F4016F">
          <w:rPr>
            <w:highlight w:val="yellow"/>
          </w:rPr>
          <w:t xml:space="preserve"> </w:t>
        </w:r>
      </w:ins>
      <w:r w:rsidR="009528D9">
        <w:rPr>
          <w:highlight w:val="yellow"/>
        </w:rPr>
        <w:t xml:space="preserve">certain </w:t>
      </w:r>
      <w:del w:id="196" w:author="Mingear, Jacob Lee" w:date="2024-10-07T11:47:00Z" w16du:dateUtc="2024-10-07T17:47:00Z">
        <w:r w:rsidR="009528D9" w:rsidDel="000C4226">
          <w:rPr>
            <w:highlight w:val="yellow"/>
          </w:rPr>
          <w:delText xml:space="preserve">development </w:delText>
        </w:r>
      </w:del>
      <w:r w:rsidR="009528D9">
        <w:rPr>
          <w:highlight w:val="yellow"/>
        </w:rPr>
        <w:t>stages</w:t>
      </w:r>
      <w:r w:rsidR="007A7F3B" w:rsidRPr="009528D9">
        <w:rPr>
          <w:highlight w:val="yellow"/>
        </w:rPr>
        <w:t>.</w:t>
      </w:r>
      <w:bookmarkEnd w:id="163"/>
      <w:ins w:id="197" w:author="Mingear, Jacob Lee" w:date="2024-06-19T09:19:00Z" w16du:dateUtc="2024-06-19T15:19:00Z">
        <w:r w:rsidR="009F5961" w:rsidRPr="009F5961">
          <w:t xml:space="preserve"> </w:t>
        </w:r>
      </w:ins>
    </w:p>
    <w:p w14:paraId="02128525" w14:textId="25074BA8" w:rsidR="004D6A88" w:rsidDel="00A27E43" w:rsidRDefault="00CD3C41" w:rsidP="007A7F3B">
      <w:pPr>
        <w:rPr>
          <w:del w:id="198" w:author="Mingear, Jacob Lee" w:date="2024-10-07T11:52:00Z" w16du:dateUtc="2024-10-07T17:52:00Z"/>
        </w:rPr>
      </w:pPr>
      <w:r>
        <w:t>The composition-processing-property space for SMAs is becoming well</w:t>
      </w:r>
      <w:r w:rsidR="004D6A88">
        <w:t xml:space="preserve"> </w:t>
      </w:r>
      <w:r>
        <w:t xml:space="preserve">understood, and many recently developed tools enable quick discovery of new alloys </w:t>
      </w:r>
      <w:ins w:id="199" w:author="Mingear, Jacob Lee" w:date="2024-10-07T11:45:00Z" w16du:dateUtc="2024-10-07T17:45:00Z">
        <w:r w:rsidR="00F4016F">
          <w:t>[</w:t>
        </w:r>
        <w:proofErr w:type="spellStart"/>
        <w:r w:rsidR="00F4016F">
          <w:t>nasa</w:t>
        </w:r>
        <w:proofErr w:type="spellEnd"/>
        <w:r w:rsidR="00F4016F">
          <w:t>]</w:t>
        </w:r>
      </w:ins>
      <w:del w:id="200" w:author="Walgren, Patrick" w:date="2024-06-10T09:45:00Z" w16du:dateUtc="2024-06-10T13:45:00Z">
        <w:r w:rsidR="009528D9" w:rsidDel="00CD3C41">
          <w:delText xml:space="preserve"> </w:delText>
        </w:r>
      </w:del>
      <w:commentRangeStart w:id="201"/>
      <w:commentRangeStart w:id="202"/>
      <w:r w:rsidR="0087415E">
        <w:fldChar w:fldCharType="begin"/>
      </w:r>
      <w:r w:rsidR="003B6D4B">
        <w:instrText xml:space="preserve"> ADDIN ZOTERO_ITEM CSL_CITATION {"citationID":"VPQU9PgT","properties":{"formattedCitation":"[7], [8], [9]","plainCitation":"[7], [8], [9]","noteIndex":0},"citationItems":[{"id":3598,"uris":["http://zotero.org/users/4607708/items/ENHBFQUN"],"itemData":{"id":3598,"type":"article-journal","abstract":"One of the obstacles to the deployment of shape memory alloys (SMAs) in solid-state actuation is the low efficiency and functional instability due to the transformation thermal hysteresis and large temperature ranges during martensitic phase transformation. Numerous studies have been conducted in an effort to minimize the thermal hysteresis and transformation temperature range of SMAs through ternary and quaternary alloying of known binary alloy systems, such as NiTi, and considerable success has been achieved. However, and crucially, the alloys discovered so far have failed to maintain a narrow hysteresis under applied stress. In the present study, an AI-enabled materials discovery framework was successfully used to identify both SMA chemistries and the associated thermo-mechanical processing steps that result in narrow transformation hysteresis and transformation range under an applied stress. The major elements of the proposed workflow are described in detail and its materials-agnostic character makes it widely applicable to other alloy discovery challenges. Using this framework, and without relying on subsequent experimental exploratory analysis, an SMA composition, i.e. Ni32Ti47Cu21 (at. %), was predicted and confirmed to have the narrowest thermal hysteresis and transformation range under stress achieved thus far for a NiTi-based SMA. Furthermore, the alloy was shown to exhibit excellent cyclic stability and actuation strain. The methodology and the dataset introduced here can be extended to design novel SMAs with other target functions.","container-title":"Acta Materialia","DOI":"10.1016/j.actamat.2022.117751","ISSN":"1359-6454","journalAbbreviation":"Acta Materialia","page":"117751","source":"ScienceDirect","title":"Data-driven shape memory alloy discovery using Artificial Intelligence Materials Selection (AIMS) framework","volume":"228","author":[{"family":"Trehern","given":"W."},{"family":"Ortiz-Ayala","given":"R."},{"family":"Atli","given":"K. C."},{"family":"Arroyave","given":"R."},{"family":"Karaman","given":"I."}],"issued":{"date-parts":[["2022",4,15]]}}},{"id":3600,"uris":["http://zotero.org/users/4607708/items/PZNMZUFH"],"itemData":{"id":3600,"type":"article-journal","abstract":"Nickel-rich NiTiHf high-temperature shape memory alloys continue to garner significant interest for actuator applications. One issue impeding their widespread use is the question of actuation fatigue lifetime under high loads. This paper describes how these fatigue challenges can be overcome by partial thermomechanical cycling. By limiting actuation strain to less than the maximum value that is attainable with full transformation, actuation life cycles can be significantly extended. Strain-controlled cycling is achieved by limiting the upper cycle temperature during heating and stopping each cycle short of the austenite finish temperature. Four compositions of NiTiHf were tested to three levels of transformation. Strain-controlled cycling increased the actuation fatigue lifetimes of all compositions. However, specimens resistant to dislocation plasticity attained longer lives during full transformation cycling, but during partial cycling, they failed earlier than samples with higher resistance to plasticity. This highlights the importance of the competition between functional and structural fatigue.","container-title":"Scripta Materialia","DOI":"10.1016/j.scriptamat.2023.115904","ISSN":"1359-6462","journalAbbreviation":"Scripta Materialia","page":"115904","source":"ScienceDirect","title":"Compositional effects on strain-controlled actuation fatigue of NiTiHf high temperature shape memory alloys","volume":"242","author":[{"family":"Demblon","given":"A."},{"family":"Mabe","given":"J. H."},{"family":"Karaman","given":"I."}],"issued":{"date-parts":[["2024",3,15]]}}},{"id":3522,"uris":["http://zotero.org/users/4607708/items/W2AEEWUY"],"itemData":{"id":3522,"type":"article-journal","abstract":"Shape memory alloys have found wide-spread use in aerospace, automotive, biomedical, and commercial applications owing to their favorable properties and ease of operation. Binary NiTi, in particular, is known for its remarkable shape memory properties, mechanical strength, ductility, corrosion resistance, and biocompatibility. These properties can be further enhanced and better controlled through alloying NiTi with ternary, quaternary, and higher-order elements. Recently, researchers at NASA have compiled an extensive database of shape memory properties of materials, including over 8000 multi-component Ni–Ti alloys containing 37 different alloying elements. Using the Ni–Ti dataset, we train machine learning models to explore shape memory behavior of Ni–Ti alloys over a large compositional and processing space. The models predict transformation temperatures, hysteresis, and transformation strain, with low mean absolute errors of 14.8 °C, 7.2 °C, and 0.36%, respectively. We use these models to map trends and learn relationships between shape memory behavior and different parameters in the input design space. They can be used to make predictions for any multi-component alloy, without need for additional training. The combination of an extensive experimental dataset and accurate learning models, together, make our approach highly suitable for the discovery and design of new alloys with targeted properties.","container-title":"Shape Memory and Superelasticity","DOI":"10.1007/s40830-022-00405-x","ISSN":"2199-3858","issue":"1","journalAbbreviation":"Shap. Mem. Superelasticity","language":"en","page":"144-155","source":"Springer Link","title":"Data-Driven Study of Shape Memory Behavior of Multi-Component Ni–Ti Alloys in Large Compositional and Processing Space","volume":"9","author":[{"family":"Honrao","given":"Shreyas J."},{"family":"Benafan","given":"Othmane"},{"family":"Lawson","given":"John W."}],"issued":{"date-parts":[["2023",3,1]]}}}],"schema":"https://github.com/citation-style-language/schema/raw/master/csl-citation.json"} </w:instrText>
      </w:r>
      <w:r w:rsidR="0087415E">
        <w:fldChar w:fldCharType="separate"/>
      </w:r>
      <w:r w:rsidR="003B6D4B" w:rsidRPr="003B6D4B">
        <w:rPr>
          <w:rFonts w:ascii="Calibri" w:hAnsi="Calibri" w:cs="Calibri"/>
        </w:rPr>
        <w:t>[7], [8], [9]</w:t>
      </w:r>
      <w:r w:rsidR="0087415E">
        <w:fldChar w:fldCharType="end"/>
      </w:r>
      <w:commentRangeEnd w:id="201"/>
      <w:r w:rsidR="00F4016F">
        <w:rPr>
          <w:rStyle w:val="CommentReference"/>
        </w:rPr>
        <w:commentReference w:id="201"/>
      </w:r>
      <w:commentRangeEnd w:id="202"/>
      <w:r w:rsidR="00036BA7">
        <w:rPr>
          <w:rStyle w:val="CommentReference"/>
        </w:rPr>
        <w:commentReference w:id="202"/>
      </w:r>
      <w:r w:rsidR="009528D9">
        <w:t>.</w:t>
      </w:r>
      <w:r w:rsidR="007A7F3B">
        <w:t xml:space="preserve"> </w:t>
      </w:r>
      <w:r w:rsidR="009528D9">
        <w:t>ASMADA</w:t>
      </w:r>
      <w:r w:rsidR="00D84CD8">
        <w:t>, the Automatic Shape Memory Alloy Data Analyzer,</w:t>
      </w:r>
      <w:r w:rsidR="009528D9">
        <w:t xml:space="preserve"> </w:t>
      </w:r>
      <w:r w:rsidR="00D84CD8">
        <w:t>identifies</w:t>
      </w:r>
      <w:r w:rsidR="009528D9">
        <w:t xml:space="preserve"> heating and cooling cycles of SMAs and </w:t>
      </w:r>
      <w:r w:rsidR="00D84CD8">
        <w:t>extracts</w:t>
      </w:r>
      <w:r w:rsidR="009528D9">
        <w:t xml:space="preserve"> SMA material properties</w:t>
      </w:r>
      <w:r w:rsidR="00D84CD8">
        <w:t xml:space="preserve"> according to ASTM standard E097 </w:t>
      </w:r>
      <w:r w:rsidR="00D84CD8">
        <w:fldChar w:fldCharType="begin"/>
      </w:r>
      <w:r w:rsidR="003B6D4B">
        <w:instrText xml:space="preserve"> ADDIN ZOTERO_ITEM CSL_CITATION {"citationID":"hijJNZEV","properties":{"formattedCitation":"[10], [11], [12]","plainCitation":"[10], [11], [12]","noteIndex":0},"citationItems":[{"id":3532,"uris":["http://zotero.org/users/4607708/items/SSMG5P63"],"itemData":{"id":3532,"type":"article-journal","container-title":"Smart Materials and Structures","issue":"12","note":"publisher: IOP Publishing","page":"125003","source":"Google Scholar","title":"ASMADA—A tool for automatic analysis of shape memory alloy thermal cycling data under constant stress","volume":"30","author":[{"family":"Kuner","given":"Matthew C."},{"family":"Karakalas","given":"Anargyros A."},{"family":"Lagoudas","given":"Dimitris C."}],"issued":{"date-parts":[["2021"]]}}},{"id":3061,"uris":["http://zotero.org/users/4607708/items/TYX3FDF8"],"itemData":{"id":3061,"type":"report","event-place":"West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alloys","URL":"https://www.astm.org/e3097-17.html","author":[{"family":"ASTM","given":""}],"issued":{"date-parts":[["2017"]]}}},{"id":3513,"uris":["http://zotero.org/users/4607708/items/GAL8LJVE"],"itemData":{"id":3513,"type":"article-journal","abstract":"Development of standard specifications and test methods for shape memory alloys (SMAs) in the context of actuator materials and components are outlined. A material specification centers on mill product wrought NiTi or NiTi + X + X′ based alloys, where X and X′ can be any alloying element addition to the base NiTi. This standard is aimed toward specifying the chemical, mechanical, thermal, and metallurgical requirements of NiTi-based alloys. Two newly proposed standard test methods are aimed toward expanding the applicability of the following published SMA actuator standards: E3097—Standard Test Method for Uniaxial Constant Force Thermal Cycling (UCFTC) and E3098—Standard Test Method for Uniaxial Pre-strain and Thermal Free Recovery (UPFR). First, Force-Controlled Repeated Thermal Cycling (FCRTC), addresses repeated thermal cycling under a constant force and associated terminology. FCRTC’s primary objective is to address failure with regard to the SMA material’s ability to perform its function as an actuator for an application’s required lifecycle. Second, Constant Torque Thermal Cycling (CTTC) deals with thermally cycling SMAs under a constant torque for rotary actuator applications. Key features of each proposed standard and progress on their development are outlined, considering novelty and applicability to actuation from raw material to final actuator component in its application.","container-title":"Shape Memory and Superelasticity","DOI":"10.1007/s40830-023-00431-3","ISSN":"2199-3858","issue":"2","journalAbbreviation":"Shap. Mem. Superelasticity","language":"en","page":"353-363","source":"Springer Link","title":"Standardization of Shape Memory Alloys from Material to Actuator","volume":"9","author":[{"family":"Nicholson","given":"D. E."},{"family":"Benafan","given":"O."},{"family":"Bigelow","given":"G. S."},{"family":"Pick","given":"D."},{"family":"Demblon","given":"A."},{"family":"Mabe","given":"J. H."},{"family":"Karaman","given":"I."},{"family":"Van Doren","given":"B."},{"family":"Forbes","given":"D."},{"family":"Sczerzenie","given":"F."},{"family":"Fumagalli","given":"L."},{"family":"Wallner","given":"C."}],"issued":{"date-parts":[["2023",6,1]]}}}],"schema":"https://github.com/citation-style-language/schema/raw/master/csl-citation.json"} </w:instrText>
      </w:r>
      <w:r w:rsidR="00D84CD8">
        <w:fldChar w:fldCharType="separate"/>
      </w:r>
      <w:r w:rsidR="003B6D4B" w:rsidRPr="003B6D4B">
        <w:rPr>
          <w:rFonts w:ascii="Calibri" w:hAnsi="Calibri" w:cs="Calibri"/>
        </w:rPr>
        <w:t>[10], [11], [12]</w:t>
      </w:r>
      <w:r w:rsidR="00D84CD8">
        <w:fldChar w:fldCharType="end"/>
      </w:r>
      <w:r w:rsidR="009528D9">
        <w:t xml:space="preserve">. </w:t>
      </w:r>
      <w:r w:rsidR="00DA49A9">
        <w:t>The Shape Memory Materials Analysis and Research Tool (SM2ART)</w:t>
      </w:r>
      <w:r w:rsidR="00EB7758">
        <w:t xml:space="preserve">, also known as SMAnalytics, </w:t>
      </w:r>
      <w:del w:id="203" w:author="Walgren, Patrick" w:date="2024-06-10T10:12:00Z" w16du:dateUtc="2024-06-10T14:12:00Z">
        <w:r w:rsidR="00DA49A9" w:rsidDel="00EB7758">
          <w:delText xml:space="preserve"> </w:delText>
        </w:r>
      </w:del>
      <w:r w:rsidR="00DA49A9">
        <w:t>provides an extensive</w:t>
      </w:r>
      <w:r w:rsidR="00DD411A">
        <w:t xml:space="preserve"> open-source</w:t>
      </w:r>
      <w:r w:rsidR="00DA49A9">
        <w:t xml:space="preserve"> database of tested shape memory alloys and their standard properties</w:t>
      </w:r>
      <w:r w:rsidR="00DD411A">
        <w:t xml:space="preserve"> </w:t>
      </w:r>
      <w:r w:rsidR="00DD411A">
        <w:fldChar w:fldCharType="begin"/>
      </w:r>
      <w:r w:rsidR="003B6D4B">
        <w:instrText xml:space="preserve"> ADDIN ZOTERO_ITEM CSL_CITATION {"citationID":"5FUrkbak","properties":{"formattedCitation":"[2], [3]","plainCitation":"[2], [3]","noteIndex":0},"citationItems":[{"id":3519,"uris":["http://zotero.org/users/4607708/items/NYIMMF5V"],"itemData":{"id":3519,"type":"article-journal","abstract":"A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W."}],"issued":{"date-parts":[["2020"]]}}},{"id":3517,"uris":["http://zotero.org/users/4607708/items/K8KM9PEE"],"itemData":{"id":3517,"type":"article-journal","abstract":"Typically, the first step in alloy selection and material production is to use handbooks, databases, or other materials guides to down-select to a specific composition and processing method for the desired application. This is true for conventional materials, such as steels, aluminums, and polymers, but until recently, no similar data source existed for shape memory materials (SMMs). There is no shortage of information in the SMM field; with over 90 years of research in the form of peer-reviewed articles, papers, and published data from companies; however, these data have not been accessible in a single location. This has posed many difficulties for the research and development of SMMs and has caused the field to move slowly. To remedy this, a web-based comprehensive repository known as the Shape Memory Materials Analysis and Research Tool (SM2ART) database has been developed. SM2ART provides unrestricted access to data from thousands of peer-reviewed articles and published data. These data are organized in a 2D and 3D visualization platform and provides viewers insight into shape memory alloys (SMAs), superelastic alloys, magnetic alloys, shape memory polymers (SMPs), and shape memory ceramics (SMCs). The work presented here provides a summary of the data available within the SM2ART database.","container-title":"Shape Memory and Superelasticity","DOI":"10.1007/s40830-023-00457-7","ISSN":"2199-3858","journalAbbreviation":"Shap. Mem. Superelasticity","language":"en","source":"Springer Link","title":"Shape Memory Materials Analysis and Research Tool (SM2ART): Finding Data Anomalies and Trends","title-short":"Shape Memory Materials Analysis and Research Tool (SM2ART)","URL":"https://doi.org/10.1007/s40830-023-00457-7","author":[{"family":"Caltagirone","given":"P. E."},{"family":"Benafan","given":"O."}],"accessed":{"date-parts":[["2023",9,22]]},"issued":{"date-parts":[["2023",7,25]]}}}],"schema":"https://github.com/citation-style-language/schema/raw/master/csl-citation.json"} </w:instrText>
      </w:r>
      <w:r w:rsidR="00DD411A">
        <w:fldChar w:fldCharType="separate"/>
      </w:r>
      <w:r w:rsidR="003B6D4B" w:rsidRPr="003B6D4B">
        <w:rPr>
          <w:rFonts w:ascii="Calibri" w:hAnsi="Calibri" w:cs="Calibri"/>
        </w:rPr>
        <w:t>[2], [3]</w:t>
      </w:r>
      <w:r w:rsidR="00DD411A">
        <w:fldChar w:fldCharType="end"/>
      </w:r>
      <w:r w:rsidR="00DD411A">
        <w:t xml:space="preserve">. </w:t>
      </w:r>
      <w:r w:rsidR="00257F5D">
        <w:t xml:space="preserve">Many research groups have published user material models (i.e., UMATs) to interface with open-source and commercial finite element solvers </w:t>
      </w:r>
      <w:r w:rsidR="00257F5D">
        <w:fldChar w:fldCharType="begin"/>
      </w:r>
      <w:r w:rsidR="00EB7AC3">
        <w:instrText xml:space="preserve"> ADDIN ZOTERO_ITEM CSL_CITATION {"citationID":"OgT4ZjWM","properties":{"formattedCitation":"[13], [14], [15], [16]","plainCitation":"[13], [14], [15], [16]","noteIndex":0},"citationItems":[{"id":620,"uris":["http://zotero.org/users/4607708/items/HX4A5ETW"],"itemData":{"id":620,"type":"paper-conference","container-title":"Proceedings of SPIE, Smart Structures and Materials","event-place":"San Diego, CA","page":"1–12","publisher-place":"San Diego, CA","title":"Characterization and 3–D Modeling of Ni60Ti SMA for Actuation of a Variable Geometry Jet Engine Chevron","volume":"6529","author":[{"family":"Hartl","given":"D."},{"family":"Lagoudas","given":"D. C."}],"issued":{"date-parts":[["2007",3,18]]}}},{"id":3607,"uris":["http://zotero.org/users/4607708/items/9AHSXW9J"],"itemData":{"id":3607,"type":"article-journal","abstract":"This work presents a three-dimensional constitutive model for the martensitic transformation in polycrystalline shape memory alloys (SMAs) under large deformation. By utilizing the logarithmic strain and rate, the model is able to account for large strains and rotations that SMA-based components may undertake, but also resolves the stress errors caused by the non-integrable objective rates that are widely used in current commercial finite element software. The model is developed through classical thermodynamic laws combined with the standard Coleman–Noll procedure. The scalar martensitic volume fraction and the second-order transformation strain tensor are chosen as the internal state variables to capture the material response exhibited by polycrystalline SMAs. A detailed implementation procedure of the proposed model is described through a user-defined material subroutine. Numerical experiments considering SMA components including a bar, a beam, a torque tube and a solid flexible structure under stress/thermally-induced phase transformations are investigated via the proposed model, and the results under cyclic loading are compared against the predictions provided by the Abaqus nonlinear solver. The development framework of the proposed model and its implementation procedure can be extended to incorporate other nonlinear phenomena exhibited by SMAs, such as transformation-induced plasticity, viscoplasticity, and damage under large deformation.","container-title":"Smart Materials and Structures","DOI":"10.1088/1361-665X/ab1acb","ISSN":"0964-1726","issue":"7","journalAbbreviation":"Smart Mater. Struct.","language":"en","note":"publisher: IOP Publishing","page":"074004","source":"Institute of Physics","title":"A three-dimensional constitutive model for the martensitic transformation in polycrystalline shape memory alloys under large deformation","volume":"28","author":[{"family":"Xu","given":"L."},{"family":"Baxevanis","given":"T."},{"family":"Lagoudas","given":"D. C."}],"issued":{"date-parts":[["2019",6]]}}},{"id":3609,"uris":["http://zotero.org/users/4607708/items/TSMFAJYJ"],"itemData":{"id":3609,"type":"article-journal","abstract":"This work presents a three-dimensional constitutive model for shape memory alloys considering the TRansformation-Induced Plasticity (TRIP) as well as the Two-Way Shape Memory Effect (TWSME) through a large deformation framework. The presented logarithmic strain based model is able to capture the large strains and rotations exhibited by SMAs under general thermomechanical cycling. By using the martensitic volume fraction, transformation strain, internal stress, and TRIP strain tensors as internal state variables, the model is capable to capture the stress-dependent TRIP generation when SMAs are subjected to a multiaxial stress state, as well as the TWSME for thermomechanically trained SMAs under load-free conditions. A detailed implementation procedure of the proposed model is presented through a user-defined material subroutine within a finite element framework allowing for solving different Boundary Value Problems (BVPs). Comprehensive instruction on calibrating the model parameters as well as the derivation of continuum tangent stiffness matrix are also provided. In the end, the simulated cyclic pseudoelastic and actuation responses by the presented model for a wide range of SMA material systems under both uniaxial and multiaxial stress states are compared against experimental results to validate the proposed modeling capabilities.","collection-title":"Special Issue dedicated to papers from the International Union of Theoretical and Applied Mechanics 2019 Symposium on “Phase Transformations in Shape Memory Materials: Modeling and Applications”","container-title":"International Journal of Solids and Structures","DOI":"10.1016/j.ijsolstr.2020.03.009","ISSN":"0020-7683","journalAbbreviation":"International Journal of Solids and Structures","page":"42-59","source":"ScienceDirect","title":"Finite strain constitutive modeling for shape memory alloys considering transformation-induced plasticity and two-way shape memory effect","volume":"221","author":[{"family":"Xu","given":"Lei"},{"family":"Solomou","given":"Alexandros"},{"family":"Baxevanis","given":"Theocharis"},{"family":"Lagoudas","given":"Dimitris"}],"issued":{"date-parts":[["2021",6,15]]}}},{"id":3612,"uris":["http://zotero.org/users/4607708/items/C6FACPH8"],"itemData":{"id":3612,"type":"article-journal","abstract":"The one-way and two-way shape memory effects (SMEs) as well as the thermal hysteresis represent fundamental properties when dealing with the design of detachable and thermally-stable connection systems based on shape memory alloys (SMAs). Such properties can be induced and tuned by thermo-mechanical processes that include thermal treatments and severe pre-deformation in martensitic state, causing the onset of plastic strains. In such complex conditions, material modeling is of great importance to support the design. This paper proposes a generalization of the three-dimensional phenomenological constitutive model by Souza et al. (1998), in order to describe the behavior of severely pre-strained NiTi-based SMAs. The proposed model allows to describe pseudoelasticity, one-way and two-way SMEs, as well as additional physical phenomena evidenced experimentally, such as transformation temperatures’ evolution, thermal hysteresis, phase transformations at low stresses, thermal strains, and phase-dependent elastic properties. Several numerical simulations, ranging from uniaxial tests to the finite element analysis of two case-studies, are performed. Model results are in good agreement with the results of a performed experimental campaign and allow to discuss SMA behavior under such complex loading conditions.","container-title":"Mechanics of Materials","DOI":"10.1016/j.mechmat.2019.103085","ISSN":"0167-6636","journalAbbreviation":"Mechanics of Materials","page":"103085","source":"ScienceDirect","title":"A three-dimensional phenomenological model for shape memory alloys including two-way shape memory effect and plasticity","volume":"136","author":[{"family":"Scalet","given":"Giulia"},{"family":"Niccoli","given":"Fabrizio"},{"family":"Garion","given":"Cedric"},{"family":"Chiggiato","given":"Paolo"},{"family":"Maletta","given":"Carmine"},{"family":"Auricchio","given":"Ferdinando"}],"issued":{"date-parts":[["2019",9,1]]}}}],"schema":"https://github.com/citation-style-language/schema/raw/master/csl-citation.json"} </w:instrText>
      </w:r>
      <w:r w:rsidR="00257F5D">
        <w:fldChar w:fldCharType="separate"/>
      </w:r>
      <w:r w:rsidR="00EB7AC3" w:rsidRPr="00EB7AC3">
        <w:rPr>
          <w:rFonts w:ascii="Calibri" w:hAnsi="Calibri" w:cs="Calibri"/>
        </w:rPr>
        <w:t>[13], [14], [15], [16]</w:t>
      </w:r>
      <w:r w:rsidR="00257F5D">
        <w:fldChar w:fldCharType="end"/>
      </w:r>
      <w:r w:rsidR="00257F5D">
        <w:t xml:space="preserve">. </w:t>
      </w:r>
      <w:moveToRangeStart w:id="204" w:author="Mingear, Jacob Lee" w:date="2024-10-07T11:52:00Z" w:name="move179194357"/>
      <w:moveTo w:id="205" w:author="Mingear, Jacob Lee" w:date="2024-10-07T11:52:00Z" w16du:dateUtc="2024-10-07T17:52:00Z">
        <w:r w:rsidR="00A27E43">
          <w:t xml:space="preserve">However, while many published methods detail SMA actuator calibration </w:t>
        </w:r>
        <w:r w:rsidR="00A27E43">
          <w:fldChar w:fldCharType="begin"/>
        </w:r>
        <w:r w:rsidR="00A27E43">
          <w:instrText xml:space="preserve"> ADDIN ZOTERO_ITEM CSL_CITATION {"citationID":"CeuQctPk","properties":{"formattedCitation":"[17], [18], [19]","plainCitation":"[17], [18], [19]","noteIndex":0},"citationItems":[{"id":3510,"uris":["http://zotero.org/users/4607708/items/NXLY3SNI"],"itemData":{"id":3510,"type":"article-journal","abstract":"In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methods","volume":"9058","author":[{"family":"Whitten","given":"Daniel"},{"family":"Hartl","given":"Darren"}],"issued":{"date-parts":[["2014"]]}}}],"schema":"https://github.com/citation-style-language/schema/raw/master/csl-citation.json"} </w:instrText>
        </w:r>
        <w:r w:rsidR="00A27E43">
          <w:fldChar w:fldCharType="separate"/>
        </w:r>
        <w:r w:rsidR="00A27E43" w:rsidRPr="00EB7AC3">
          <w:rPr>
            <w:rFonts w:ascii="Calibri" w:hAnsi="Calibri" w:cs="Calibri"/>
          </w:rPr>
          <w:t>[17], [18], [19]</w:t>
        </w:r>
        <w:r w:rsidR="00A27E43">
          <w:fldChar w:fldCharType="end"/>
        </w:r>
        <w:r w:rsidR="00A27E43">
          <w:t xml:space="preserve"> and commercial software suites enable superelastic calibration</w:t>
        </w:r>
        <w:del w:id="206" w:author="Walgren, Patrick" w:date="2024-10-08T08:21:00Z" w16du:dateUtc="2024-10-08T14:21:00Z">
          <w:r w:rsidR="00A27E43" w:rsidDel="00036BA7">
            <w:delText xml:space="preserve"> </w:delText>
          </w:r>
        </w:del>
      </w:moveTo>
      <w:ins w:id="207" w:author="Walgren, Patrick" w:date="2024-10-08T08:27:00Z" w16du:dateUtc="2024-10-08T14:27:00Z">
        <w:r w:rsidR="00036BA7">
          <w:t xml:space="preserve"> </w:t>
        </w:r>
      </w:ins>
      <w:r w:rsidR="00036BA7">
        <w:fldChar w:fldCharType="begin"/>
      </w:r>
      <w:r w:rsidR="00036BA7">
        <w:instrText xml:space="preserve"> ADDIN ZOTERO_ITEM CSL_CITATION {"citationID":"1ylScVpF","properties":{"formattedCitation":"[20]","plainCitation":"[20]","noteIndex":0},"citationItems":[{"id":3617,"uris":["http://zotero.org/users/4607708/items/SGTA7HF2"],"itemData":{"id":3617,"type":"software","event-place":"Woodlands Hills, CA","publisher":"Dassault Systemes","publisher-place":"Woodlands Hills, CA","title":"Material Calibration - 3DExperience","URL":"https://help.3ds.com/2024x/English/DSDoc/MatCalibUserMap/matcalib-c-ov.htm?contextscope=cloud&amp;id=27e963e7360f4cddb5af8a8c7ab38e45&amp;_gl=1*rhnu28*_up*MQ..*_ga*MTI1NDEzMTAyLjE3MjgzOTc0NTE.*_ga_DYJDKXYEZ4*MTcyODM5NzQ1MS4xLjAuMTcyODM5NzQ1MS4wLjAuMA..*_ga_39DKQ0LYW1*MTcyODM5NzQ1MS4xLjEuMTcyODM5NzQ1MS4wLjAuMA..","version":"2024X","contributor":[{"family":"Simulia","given":""}],"accessed":{"date-parts":[["2024",10,8]]},"issued":{"date-parts":[["2024",10,8]]}}}],"schema":"https://github.com/citation-style-language/schema/raw/master/csl-citation.json"} </w:instrText>
      </w:r>
      <w:r w:rsidR="00036BA7">
        <w:fldChar w:fldCharType="separate"/>
      </w:r>
      <w:r w:rsidR="00036BA7" w:rsidRPr="00036BA7">
        <w:rPr>
          <w:rFonts w:ascii="Calibri" w:hAnsi="Calibri" w:cs="Calibri"/>
        </w:rPr>
        <w:t>[20]</w:t>
      </w:r>
      <w:r w:rsidR="00036BA7">
        <w:fldChar w:fldCharType="end"/>
      </w:r>
      <w:moveTo w:id="208" w:author="Mingear, Jacob Lee" w:date="2024-10-07T11:52:00Z" w16du:dateUtc="2024-10-07T17:52:00Z">
        <w:del w:id="209" w:author="Walgren, Patrick" w:date="2024-10-08T08:21:00Z" w16du:dateUtc="2024-10-08T14:21:00Z">
          <w:r w:rsidR="00A27E43" w:rsidRPr="00701F6A" w:rsidDel="00036BA7">
            <w:rPr>
              <w:color w:val="FF0000"/>
            </w:rPr>
            <w:delText>(add Abaqus citation here)</w:delText>
          </w:r>
        </w:del>
        <w:r w:rsidR="00A27E43">
          <w:t>, no open-source, low-barrier-to-entry SMA actuator</w:t>
        </w:r>
      </w:moveTo>
      <w:ins w:id="210" w:author="Mingear, Jacob Lee" w:date="2024-10-07T11:52:00Z" w16du:dateUtc="2024-10-07T17:52:00Z">
        <w:r w:rsidR="00A27E43">
          <w:t>-</w:t>
        </w:r>
      </w:ins>
      <w:ins w:id="211" w:author="Mingear, Jacob Lee" w:date="2024-10-07T11:53:00Z" w16du:dateUtc="2024-10-07T17:53:00Z">
        <w:r w:rsidR="00A27E43">
          <w:t>focused</w:t>
        </w:r>
      </w:ins>
      <w:moveTo w:id="212" w:author="Mingear, Jacob Lee" w:date="2024-10-07T11:52:00Z" w16du:dateUtc="2024-10-07T17:52:00Z">
        <w:r w:rsidR="00A27E43">
          <w:t xml:space="preserve"> calibration tool exists.</w:t>
        </w:r>
      </w:moveTo>
      <w:moveToRangeEnd w:id="204"/>
    </w:p>
    <w:p w14:paraId="66D790D4" w14:textId="019DC5F5" w:rsidR="009528D9" w:rsidRDefault="0067283A" w:rsidP="007A7F3B">
      <w:moveFromRangeStart w:id="213" w:author="Mingear, Jacob Lee" w:date="2024-10-07T11:52:00Z" w:name="move179194357"/>
      <w:moveFrom w:id="214" w:author="Mingear, Jacob Lee" w:date="2024-10-07T11:52:00Z" w16du:dateUtc="2024-10-07T17:52:00Z">
        <w:r w:rsidDel="00A27E43">
          <w:t xml:space="preserve">However, while many published methods detail SMA actuator calibration </w:t>
        </w:r>
        <w:r w:rsidDel="00A27E43">
          <w:fldChar w:fldCharType="begin"/>
        </w:r>
        <w:r w:rsidDel="00A27E43">
          <w:instrText xml:space="preserve"> ADDIN ZOTERO_ITEM CSL_CITATION {"citationID":"CeuQctPk","properties":{"formattedCitation":"[17], [18], [19]","plainCitation":"[17], [18], [19]","noteIndex":0},"citationItems":[{"id":3510,"uris":["http://zotero.org/users/4607708/items/NXLY3SNI"],"itemData":{"id":3510,"type":"article-journal","abstract":"In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methods","volume":"9058","author":[{"family":"Whitten","given":"Daniel"},{"family":"Hartl","given":"Darren"}],"issued":{"date-parts":[["2014"]]}}}],"schema":"https://github.com/citation-style-language/schema/raw/master/csl-citation.json"} </w:instrText>
        </w:r>
        <w:r w:rsidDel="00A27E43">
          <w:fldChar w:fldCharType="separate"/>
        </w:r>
        <w:r w:rsidRPr="00EB7AC3" w:rsidDel="00A27E43">
          <w:rPr>
            <w:rFonts w:ascii="Calibri" w:hAnsi="Calibri" w:cs="Calibri"/>
          </w:rPr>
          <w:t>[17], [18], [19]</w:t>
        </w:r>
        <w:r w:rsidDel="00A27E43">
          <w:fldChar w:fldCharType="end"/>
        </w:r>
        <w:r w:rsidDel="00A27E43">
          <w:t xml:space="preserve"> and commercial software suites enable superelastic calibration </w:t>
        </w:r>
        <w:r w:rsidRPr="00701F6A" w:rsidDel="00A27E43">
          <w:rPr>
            <w:color w:val="FF0000"/>
          </w:rPr>
          <w:t>(add Abaqus citation here)</w:t>
        </w:r>
        <w:r w:rsidDel="00A27E43">
          <w:t>, no open-source, low-barrier-to-entry SMA actuator calibration tool exists.</w:t>
        </w:r>
        <w:del w:id="215" w:author="Mingear, Jacob Lee" w:date="2024-10-07T11:53:00Z" w16du:dateUtc="2024-10-07T17:53:00Z">
          <w:r w:rsidDel="00A27E43">
            <w:delText xml:space="preserve"> </w:delText>
          </w:r>
        </w:del>
      </w:moveFrom>
      <w:moveFromRangeEnd w:id="213"/>
      <w:del w:id="216" w:author="Mingear, Jacob Lee" w:date="2024-10-07T11:53:00Z" w16du:dateUtc="2024-10-07T17:53:00Z">
        <w:r w:rsidDel="00A27E43">
          <w:delText>T</w:delText>
        </w:r>
        <w:r w:rsidRPr="009528D9" w:rsidDel="00A27E43">
          <w:delText>he various external state variables that govern shape memory material behavior often require synchroniz</w:delText>
        </w:r>
        <w:r w:rsidDel="00A27E43">
          <w:delText>ation of</w:delText>
        </w:r>
        <w:r w:rsidRPr="009528D9" w:rsidDel="00A27E43">
          <w:delText xml:space="preserve"> various datasets from different instruments</w:delText>
        </w:r>
        <w:r w:rsidDel="00A27E43">
          <w:delText>, slowing the SMA development process</w:delText>
        </w:r>
        <w:r w:rsidRPr="009528D9" w:rsidDel="00A27E43">
          <w:delText xml:space="preserve">. </w:delText>
        </w:r>
        <w:r w:rsidDel="00A27E43">
          <w:delText>These barriers make SMA design and integration difficult for newcomers in the field or those engaged in multi-disciplinary efforts.</w:delText>
        </w:r>
      </w:del>
    </w:p>
    <w:p w14:paraId="2C1CF5B8" w14:textId="5078E4BC" w:rsidR="007A7F3B" w:rsidRDefault="009528D9" w:rsidP="007A7F3B">
      <w:bookmarkStart w:id="217" w:name="_Hlk164061969"/>
      <w:r w:rsidRPr="00630AFF">
        <w:t>I</w:t>
      </w:r>
      <w:r w:rsidR="007A7F3B" w:rsidRPr="00630AFF">
        <w:t>n this work, we detail a streamlined open-source</w:t>
      </w:r>
      <w:ins w:id="218" w:author="Walgren, Patrick" w:date="2024-10-08T08:29:00Z" w16du:dateUtc="2024-10-08T14:29:00Z">
        <w:r w:rsidR="00C92324">
          <w:t>,</w:t>
        </w:r>
      </w:ins>
      <w:r w:rsidR="007A7F3B" w:rsidRPr="00630AFF">
        <w:t xml:space="preserve"> </w:t>
      </w:r>
      <w:ins w:id="219" w:author="Mingear, Jacob Lee" w:date="2024-10-07T12:00:00Z" w16du:dateUtc="2024-10-07T18:00:00Z">
        <w:r w:rsidR="000D6804">
          <w:t xml:space="preserve">GUI-based </w:t>
        </w:r>
      </w:ins>
      <w:r w:rsidR="007A7F3B" w:rsidRPr="00630AFF">
        <w:t>tool to help both material scientists and design engineers analyze their thermomechanical data and calibrate an appropriate SMA constitutive model.</w:t>
      </w:r>
      <w:r w:rsidR="0035716C">
        <w:t xml:space="preserve"> </w:t>
      </w:r>
      <w:bookmarkEnd w:id="217"/>
      <w:r w:rsidR="008D2F4F">
        <w:t>We deem this tool</w:t>
      </w:r>
      <w:r w:rsidR="007A7F3B">
        <w:t xml:space="preserve"> REACT, for the Rendering of Experimental Analysis and Calibration Tool. </w:t>
      </w:r>
      <w:commentRangeStart w:id="220"/>
      <w:r w:rsidR="008D2F4F">
        <w:t>REACT</w:t>
      </w:r>
      <w:r w:rsidR="007A7F3B">
        <w:t xml:space="preserve"> provides an</w:t>
      </w:r>
      <w:commentRangeEnd w:id="220"/>
      <w:r w:rsidR="00630AFF">
        <w:rPr>
          <w:rStyle w:val="CommentReference"/>
        </w:rPr>
        <w:commentReference w:id="220"/>
      </w:r>
      <w:r w:rsidR="007A7F3B">
        <w:t xml:space="preserve"> intuitive workflow that imports and processes raw unfiltered shape memory alloy mechanical (tensile/compression), thermal (DSC), or thermomechanical (tensile/compression with </w:t>
      </w:r>
      <w:r w:rsidR="007A7F3B">
        <w:lastRenderedPageBreak/>
        <w:t xml:space="preserve">environmental chamber) data to produce customizable figures and systematically derived </w:t>
      </w:r>
      <w:del w:id="221" w:author="Walgren, Patrick" w:date="2024-10-08T08:30:00Z" w16du:dateUtc="2024-10-08T14:30:00Z">
        <w:r w:rsidR="007A7F3B" w:rsidDel="00C92324">
          <w:delText>material data</w:delText>
        </w:r>
      </w:del>
      <w:ins w:id="222" w:author="Walgren, Patrick" w:date="2024-10-08T08:30:00Z" w16du:dateUtc="2024-10-08T14:30:00Z">
        <w:r w:rsidR="00C92324">
          <w:t>constitutive models</w:t>
        </w:r>
      </w:ins>
      <w:r w:rsidR="007A7F3B">
        <w:t xml:space="preserve"> (depicted schematically in Figure</w:t>
      </w:r>
      <w:r w:rsidR="00560D22">
        <w:t xml:space="preserve"> 2)</w:t>
      </w:r>
      <w:r w:rsidR="007A7F3B">
        <w:t>.</w:t>
      </w:r>
      <w:r w:rsidR="00560D22">
        <w:t xml:space="preserve"> </w:t>
      </w:r>
      <w:commentRangeStart w:id="223"/>
      <w:commentRangeStart w:id="224"/>
      <w:ins w:id="225" w:author="Mingear, Jacob Lee" w:date="2024-10-07T13:55:00Z" w16du:dateUtc="2024-10-07T19:55:00Z">
        <w:r w:rsidR="00705800" w:rsidRPr="009101C0">
          <w:rPr>
            <w:color w:val="FF0000"/>
            <w:rPrChange w:id="226" w:author="Walgren, Patrick" w:date="2024-10-08T08:43:00Z" w16du:dateUtc="2024-10-08T14:43:00Z">
              <w:rPr/>
            </w:rPrChange>
          </w:rPr>
          <w:t xml:space="preserve">For iterative calibration, </w:t>
        </w:r>
      </w:ins>
      <w:ins w:id="227" w:author="Mingear, Jacob Lee" w:date="2024-10-07T13:54:00Z" w16du:dateUtc="2024-10-07T19:54:00Z">
        <w:r w:rsidR="00705800" w:rsidRPr="009101C0">
          <w:rPr>
            <w:color w:val="FF0000"/>
            <w:rPrChange w:id="228" w:author="Walgren, Patrick" w:date="2024-10-08T08:43:00Z" w16du:dateUtc="2024-10-08T14:43:00Z">
              <w:rPr/>
            </w:rPrChange>
          </w:rPr>
          <w:t>REA</w:t>
        </w:r>
      </w:ins>
      <w:ins w:id="229" w:author="Mingear, Jacob Lee" w:date="2024-10-07T13:55:00Z" w16du:dateUtc="2024-10-07T19:55:00Z">
        <w:r w:rsidR="00705800" w:rsidRPr="009101C0">
          <w:rPr>
            <w:color w:val="FF0000"/>
            <w:rPrChange w:id="230" w:author="Walgren, Patrick" w:date="2024-10-08T08:43:00Z" w16du:dateUtc="2024-10-08T14:43:00Z">
              <w:rPr/>
            </w:rPrChange>
          </w:rPr>
          <w:t>CT allows the user to choose bounds and lock</w:t>
        </w:r>
      </w:ins>
      <w:ins w:id="231" w:author="Mingear, Jacob Lee" w:date="2024-10-07T13:56:00Z" w16du:dateUtc="2024-10-07T19:56:00Z">
        <w:r w:rsidR="00705800" w:rsidRPr="009101C0">
          <w:rPr>
            <w:color w:val="FF0000"/>
            <w:rPrChange w:id="232" w:author="Walgren, Patrick" w:date="2024-10-08T08:43:00Z" w16du:dateUtc="2024-10-08T14:43:00Z">
              <w:rPr/>
            </w:rPrChange>
          </w:rPr>
          <w:t>-in values to further increase speed and accessibility</w:t>
        </w:r>
      </w:ins>
      <w:commentRangeEnd w:id="223"/>
      <w:r w:rsidR="00C92324" w:rsidRPr="009101C0">
        <w:rPr>
          <w:rStyle w:val="CommentReference"/>
          <w:color w:val="FF0000"/>
          <w:rPrChange w:id="233" w:author="Walgren, Patrick" w:date="2024-10-08T08:43:00Z" w16du:dateUtc="2024-10-08T14:43:00Z">
            <w:rPr>
              <w:rStyle w:val="CommentReference"/>
            </w:rPr>
          </w:rPrChange>
        </w:rPr>
        <w:commentReference w:id="223"/>
      </w:r>
      <w:commentRangeEnd w:id="224"/>
      <w:r w:rsidR="009101C0" w:rsidRPr="009101C0">
        <w:rPr>
          <w:rStyle w:val="CommentReference"/>
          <w:color w:val="FF0000"/>
          <w:rPrChange w:id="234" w:author="Walgren, Patrick" w:date="2024-10-08T08:43:00Z" w16du:dateUtc="2024-10-08T14:43:00Z">
            <w:rPr>
              <w:rStyle w:val="CommentReference"/>
            </w:rPr>
          </w:rPrChange>
        </w:rPr>
        <w:commentReference w:id="224"/>
      </w:r>
      <w:ins w:id="235" w:author="Mingear, Jacob Lee" w:date="2024-10-07T13:54:00Z" w16du:dateUtc="2024-10-07T19:54:00Z">
        <w:r w:rsidR="00705800">
          <w:t>.</w:t>
        </w:r>
      </w:ins>
      <w:ins w:id="236" w:author="Mingear, Jacob Lee" w:date="2024-10-07T13:56:00Z" w16du:dateUtc="2024-10-07T19:56:00Z">
        <w:r w:rsidR="00705800">
          <w:t xml:space="preserve"> </w:t>
        </w:r>
      </w:ins>
      <w:r w:rsidR="008D2F4F">
        <w:t>The tool</w:t>
      </w:r>
      <w:r w:rsidR="007A7F3B">
        <w:t xml:space="preserve"> </w:t>
      </w:r>
      <w:ins w:id="237" w:author="Mingear, Jacob Lee" w:date="2024-10-07T12:00:00Z" w16du:dateUtc="2024-10-07T18:00:00Z">
        <w:r w:rsidR="000D6804">
          <w:t xml:space="preserve">is </w:t>
        </w:r>
      </w:ins>
      <w:ins w:id="238" w:author="Walgren, Patrick" w:date="2024-06-04T20:10:00Z" w16du:dateUtc="2024-06-05T00:10:00Z">
        <w:del w:id="239" w:author="Mingear, Jacob Lee" w:date="2024-10-07T12:17:00Z" w16du:dateUtc="2024-10-07T18:17:00Z">
          <w:r w:rsidR="008D2F4F" w:rsidDel="007C01BF">
            <w:delText>c</w:delText>
          </w:r>
        </w:del>
        <w:del w:id="240" w:author="Mingear, Jacob Lee" w:date="2024-10-07T12:00:00Z" w16du:dateUtc="2024-10-07T18:00:00Z">
          <w:r w:rsidR="008D2F4F" w:rsidDel="000D6804">
            <w:delText>omprises</w:delText>
          </w:r>
        </w:del>
      </w:ins>
      <w:del w:id="241" w:author="Mingear, Jacob Lee" w:date="2024-10-07T12:00:00Z" w16du:dateUtc="2024-10-07T18:00:00Z">
        <w:r w:rsidR="007A7F3B" w:rsidDel="000D6804">
          <w:delText xml:space="preserve"> </w:delText>
        </w:r>
      </w:del>
      <w:del w:id="242" w:author="Mingear, Jacob Lee" w:date="2024-10-07T11:59:00Z" w16du:dateUtc="2024-10-07T17:59:00Z">
        <w:r w:rsidR="007A7F3B" w:rsidDel="000D6804">
          <w:delText xml:space="preserve">two </w:delText>
        </w:r>
      </w:del>
      <w:del w:id="243" w:author="Mingear, Jacob Lee" w:date="2024-10-07T12:00:00Z" w16du:dateUtc="2024-10-07T18:00:00Z">
        <w:r w:rsidR="007A7F3B" w:rsidDel="000D6804">
          <w:delText>graphical user interfaces (GUIs),</w:delText>
        </w:r>
      </w:del>
      <w:r w:rsidR="007A7F3B">
        <w:t xml:space="preserve"> written in python</w:t>
      </w:r>
      <w:ins w:id="244" w:author="Mingear, Jacob Lee" w:date="2024-10-07T12:37:00Z" w16du:dateUtc="2024-10-07T18:37:00Z">
        <w:r w:rsidR="00CB73C0">
          <w:t xml:space="preserve"> but requires no programming experience to use</w:t>
        </w:r>
      </w:ins>
      <w:ins w:id="245" w:author="Mingear, Jacob Lee" w:date="2024-10-07T12:38:00Z" w16du:dateUtc="2024-10-07T18:38:00Z">
        <w:r w:rsidR="00CB73C0">
          <w:t>;</w:t>
        </w:r>
      </w:ins>
      <w:r w:rsidR="007A7F3B">
        <w:t xml:space="preserve"> </w:t>
      </w:r>
      <w:del w:id="246" w:author="Mingear, Jacob Lee" w:date="2024-10-07T12:38:00Z" w16du:dateUtc="2024-10-07T18:38:00Z">
        <w:r w:rsidR="007A7F3B" w:rsidDel="00CB73C0">
          <w:delText xml:space="preserve">and </w:delText>
        </w:r>
      </w:del>
      <w:ins w:id="247" w:author="Mingear, Jacob Lee" w:date="2024-10-07T12:38:00Z" w16du:dateUtc="2024-10-07T18:38:00Z">
        <w:r w:rsidR="00CB73C0">
          <w:t xml:space="preserve">it is </w:t>
        </w:r>
      </w:ins>
      <w:r w:rsidR="007A7F3B">
        <w:t>available on GitHub under the GNU General Public License</w:t>
      </w:r>
      <w:ins w:id="248" w:author="Mingear, Jacob Lee" w:date="2024-10-07T12:38:00Z" w16du:dateUtc="2024-10-07T18:38:00Z">
        <w:r w:rsidR="00CB73C0">
          <w:t xml:space="preserve"> [x]</w:t>
        </w:r>
      </w:ins>
      <w:r w:rsidR="007A7F3B">
        <w:t>.</w:t>
      </w:r>
      <w:r w:rsidR="00560D22">
        <w:t xml:space="preserve"> </w:t>
      </w:r>
      <w:del w:id="249" w:author="Mingear, Jacob Lee" w:date="2024-10-07T12:00:00Z" w16du:dateUtc="2024-10-07T18:00:00Z">
        <w:r w:rsidR="007A7F3B" w:rsidDel="000D6804">
          <w:delText>These t</w:delText>
        </w:r>
      </w:del>
      <w:ins w:id="250" w:author="Mingear, Jacob Lee" w:date="2024-10-07T12:00:00Z" w16du:dateUtc="2024-10-07T18:00:00Z">
        <w:r w:rsidR="000D6804">
          <w:t>T</w:t>
        </w:r>
      </w:ins>
      <w:r w:rsidR="007A7F3B">
        <w:t xml:space="preserve">wo </w:t>
      </w:r>
      <w:del w:id="251" w:author="Mingear, Jacob Lee" w:date="2024-10-07T12:00:00Z" w16du:dateUtc="2024-10-07T18:00:00Z">
        <w:r w:rsidR="007A7F3B" w:rsidDel="000D6804">
          <w:delText xml:space="preserve">GUIs </w:delText>
        </w:r>
      </w:del>
      <w:ins w:id="252" w:author="Mingear, Jacob Lee" w:date="2024-10-07T12:01:00Z" w16du:dateUtc="2024-10-07T18:01:00Z">
        <w:r w:rsidR="000D6804">
          <w:t>modules</w:t>
        </w:r>
      </w:ins>
      <w:ins w:id="253" w:author="Mingear, Jacob Lee" w:date="2024-10-07T12:00:00Z" w16du:dateUtc="2024-10-07T18:00:00Z">
        <w:r w:rsidR="000D6804">
          <w:t xml:space="preserve"> </w:t>
        </w:r>
      </w:ins>
      <w:r w:rsidR="007A7F3B">
        <w:t>accomplish</w:t>
      </w:r>
      <w:ins w:id="254" w:author="Mingear, Jacob Lee" w:date="2024-10-07T12:00:00Z" w16du:dateUtc="2024-10-07T18:00:00Z">
        <w:r w:rsidR="000D6804">
          <w:t xml:space="preserve"> the</w:t>
        </w:r>
      </w:ins>
      <w:r w:rsidR="007A7F3B">
        <w:t xml:space="preserve"> </w:t>
      </w:r>
      <w:del w:id="255" w:author="Mingear, Jacob Lee" w:date="2024-10-07T12:01:00Z" w16du:dateUtc="2024-10-07T18:01:00Z">
        <w:r w:rsidR="007A7F3B" w:rsidDel="000D6804">
          <w:delText xml:space="preserve">separate </w:delText>
        </w:r>
      </w:del>
      <w:r w:rsidR="007A7F3B">
        <w:t xml:space="preserve">essential tasks </w:t>
      </w:r>
      <w:del w:id="256" w:author="Mingear, Jacob Lee" w:date="2024-10-07T12:01:00Z" w16du:dateUtc="2024-10-07T18:01:00Z">
        <w:r w:rsidR="007A7F3B" w:rsidDel="000D6804">
          <w:delText xml:space="preserve">in the SMA development process: </w:delText>
        </w:r>
      </w:del>
      <w:ins w:id="257" w:author="Mingear, Jacob Lee" w:date="2024-10-07T12:01:00Z" w16du:dateUtc="2024-10-07T18:01:00Z">
        <w:r w:rsidR="000D6804">
          <w:t xml:space="preserve">of </w:t>
        </w:r>
      </w:ins>
      <w:r w:rsidR="007A7F3B">
        <w:t xml:space="preserve">data </w:t>
      </w:r>
      <w:r w:rsidR="008D2F4F">
        <w:t>processing</w:t>
      </w:r>
      <w:r w:rsidR="007A7F3B">
        <w:t xml:space="preserve"> and </w:t>
      </w:r>
      <w:r w:rsidR="008D2F4F">
        <w:t xml:space="preserve">constitutive </w:t>
      </w:r>
      <w:r w:rsidR="007A7F3B">
        <w:t xml:space="preserve">model calibration. </w:t>
      </w:r>
    </w:p>
    <w:p w14:paraId="506B1DCA" w14:textId="77777777" w:rsidR="00F22A7E" w:rsidRDefault="00F22A7E" w:rsidP="00F22A7E">
      <w:pPr>
        <w:keepNext/>
        <w:jc w:val="center"/>
      </w:pPr>
      <w:commentRangeStart w:id="258"/>
      <w:commentRangeStart w:id="259"/>
      <w:r>
        <w:rPr>
          <w:noProof/>
        </w:rPr>
        <w:drawing>
          <wp:inline distT="0" distB="0" distL="0" distR="0" wp14:anchorId="65472B7C" wp14:editId="1CDA3CB9">
            <wp:extent cx="4466763" cy="3985728"/>
            <wp:effectExtent l="0" t="0" r="0" b="0"/>
            <wp:docPr id="1067659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59854"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6763" cy="3985728"/>
                    </a:xfrm>
                    <a:prstGeom prst="rect">
                      <a:avLst/>
                    </a:prstGeom>
                  </pic:spPr>
                </pic:pic>
              </a:graphicData>
            </a:graphic>
          </wp:inline>
        </w:drawing>
      </w:r>
      <w:commentRangeEnd w:id="258"/>
      <w:r w:rsidR="008D2F4F">
        <w:rPr>
          <w:rStyle w:val="CommentReference"/>
        </w:rPr>
        <w:commentReference w:id="258"/>
      </w:r>
      <w:commentRangeEnd w:id="259"/>
      <w:r w:rsidR="00434006">
        <w:rPr>
          <w:rStyle w:val="CommentReference"/>
        </w:rPr>
        <w:commentReference w:id="259"/>
      </w:r>
    </w:p>
    <w:p w14:paraId="0E94C3EF" w14:textId="67ECFB3D" w:rsidR="00F22A7E" w:rsidRDefault="00F22A7E" w:rsidP="00F22A7E">
      <w:pPr>
        <w:pStyle w:val="Caption"/>
      </w:pPr>
      <w:r>
        <w:t xml:space="preserve">Figure </w:t>
      </w:r>
      <w:fldSimple w:instr=" SEQ Figure \* ARABIC ">
        <w:r w:rsidR="001F0EF0">
          <w:rPr>
            <w:noProof/>
          </w:rPr>
          <w:t>2</w:t>
        </w:r>
      </w:fldSimple>
      <w:r>
        <w:t xml:space="preserve">: </w:t>
      </w:r>
      <w:r w:rsidRPr="005D2CE8">
        <w:t>SMA-REACT allows the user to load their own data, specify known model parameters, and find an optimal calibration that best approximates experimental response.</w:t>
      </w:r>
    </w:p>
    <w:p w14:paraId="4167EE48" w14:textId="77777777" w:rsidR="00ED40BE" w:rsidRDefault="00ED40BE" w:rsidP="00ED40BE">
      <w:pPr>
        <w:rPr>
          <w:ins w:id="260" w:author="Walgren, Patrick" w:date="2024-05-20T20:16:00Z" w16du:dateUtc="2024-05-21T00:16:00Z"/>
        </w:rPr>
      </w:pPr>
    </w:p>
    <w:p w14:paraId="4273DE2F" w14:textId="3C15EACF" w:rsidR="007A7F3B" w:rsidDel="00ED40BE" w:rsidRDefault="007A7F3B" w:rsidP="007A7F3B">
      <w:pPr>
        <w:rPr>
          <w:del w:id="261" w:author="Walgren, Patrick" w:date="2024-05-20T20:16:00Z" w16du:dateUtc="2024-05-21T00:16:00Z"/>
        </w:rPr>
      </w:pPr>
    </w:p>
    <w:p w14:paraId="721F8F68" w14:textId="2E685D54" w:rsidR="007A7F3B" w:rsidRDefault="007A7F3B" w:rsidP="007A7F3B">
      <w:bookmarkStart w:id="262" w:name="_Hlk164062025"/>
      <w:del w:id="263" w:author="Walgren, Patrick" w:date="2024-05-20T20:16:00Z" w16du:dateUtc="2024-05-21T00:16:00Z">
        <w:r w:rsidRPr="00F70303" w:rsidDel="00ED40BE">
          <w:rPr>
            <w:highlight w:val="yellow"/>
          </w:rPr>
          <w:delText>Furthermore, the calibration GUI finds the best fit of constitutive model parameters (martensitic elastic modulus, austenite start temperature, etc.) given filtered and synchronized experimental data.</w:delText>
        </w:r>
        <w:r w:rsidR="00560D22" w:rsidDel="00ED40BE">
          <w:delText xml:space="preserve"> </w:delText>
        </w:r>
      </w:del>
      <w:bookmarkEnd w:id="262"/>
      <w:del w:id="264" w:author="Walgren, Patrick" w:date="2024-08-28T14:44:00Z" w16du:dateUtc="2024-08-28T20:44:00Z">
        <w:r w:rsidDel="008D5234">
          <w:delText>Following the thermodynamically consistent model derived by Lagoudas</w:delText>
        </w:r>
      </w:del>
      <w:del w:id="265" w:author="Walgren, Patrick" w:date="2024-06-04T20:12:00Z" w16du:dateUtc="2024-06-05T00:12:00Z">
        <w:r w:rsidDel="00764B78">
          <w:delText>,</w:delText>
        </w:r>
      </w:del>
      <w:del w:id="266" w:author="Walgren, Patrick" w:date="2024-08-28T14:44:00Z" w16du:dateUtc="2024-08-28T20:44:00Z">
        <w:r w:rsidDel="008D5234">
          <w:delText xml:space="preserve"> et al., the developed calibration routine </w:delText>
        </w:r>
        <w:commentRangeStart w:id="267"/>
        <w:r w:rsidDel="008D5234">
          <w:delText xml:space="preserve">leverages global optimization strategies to minimize error between model </w:delText>
        </w:r>
        <w:commentRangeEnd w:id="267"/>
        <w:r w:rsidR="009C2BEC" w:rsidDel="008D5234">
          <w:rPr>
            <w:rStyle w:val="CommentReference"/>
          </w:rPr>
          <w:commentReference w:id="267"/>
        </w:r>
        <w:r w:rsidDel="008D5234">
          <w:delText>prediction and experimental data.</w:delText>
        </w:r>
        <w:r w:rsidR="00560D22" w:rsidDel="008D5234">
          <w:delText xml:space="preserve"> </w:delText>
        </w:r>
        <w:r w:rsidR="00CD3C41" w:rsidDel="008D5234">
          <w:fldChar w:fldCharType="begin"/>
        </w:r>
        <w:r w:rsidR="00EB7AC3" w:rsidDel="008D5234">
          <w:delInstrText xml:space="preserve"> ADDIN ZOTERO_ITEM CSL_CITATION {"citationID":"QPVYyF1L","properties":{"formattedCitation":"[19], [20], [21], [22], [23]","plainCitation":"[19], [20], [21], [22], [23]","noteIndex":0},"citationItems":[{"id":3508,"uris":["http://zotero.org/users/4607708/items/NXCJALDP"],"itemData":{"id":3508,"type":"paper-conference","container-title":"Behavior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A."}],"issued":{"date-parts":[["2018",5,1]]}}},{"id":3583,"uris":["http://zotero.org/users/4607708/items/YVZQK62M"],"itemData":{"id":3583,"type":"article-journal","abstract":"Skeletal muscle provides a compact solution for performing multiple tasks under diverse operational conditions, a capability lacking in many current engineered systems. Here, we evaluate if shape memory alloy (SMA) components can serve as artificial muscles with tunable mechanical performance. We experimentally impose cyclic stimuli, electric and mechanical, to an SMA wire and demonstrate that this material can mimic the response of the avian humerotriceps, a skeletal muscle that acts in the dynamic control of wing shapes. We next numerically evaluate the feasibility of using SMA springs as artificial leg muscles for a bipedal walking robot. Altering the phase offset between mechanical and electrical stimuli was sufficient for both synthetic and natural muscle to shift between actuation, braking and spring-like behaviour.","container-title":"Journal of The Royal Society Interface","DOI":"10.1098/rsif.2020.1042","ISSN":"1742-5662","issue":"184","journalAbbreviation":"J. R. Soc. Interface.","language":"en","page":"20201042","source":"DOI.org (Crossref)","title":"Phase transformation-driven artificial muscle mimics the multifunctionality of avian wing muscle","volume":"18","author":[{"family":"Leal","given":"Pedro B. C."},{"family":"Cabral-Seanez","given":"Marcela"},{"family":"Baliga","given":"Vikram B."},{"family":"Altshuler","given":"Douglas L."},{"family":"Hartl","given":"Darren J."}],"issued":{"date-parts":[["2021",11]]}}},{"id":1465,"uris":["http://zotero.org/users/4607708/items/VSQZ9RKB"],"itemData":{"id":1465,"type":"article-journal","container-title":"Smart Materials and Structures","DOI":"10.1088/1361-665X/aabbe8","ISSN":"0964-1726, 1361-665X","license":"All rights reserved","source":"CrossRef","title":"Coupled Behavior of Shape Memory Alloy-Based Morphing Spacecraft Radiators: Experimental Assessment and Analysis","title-short":"Coupled Behavior of Shape Memory Alloy-Based Morphing Spacecraft Radiators","URL":"http://iopscience.iop.org/article/10.1088/1361-665X/aabbe8","author":[{"family":"Bertagne","given":"Christopher"},{"family":"Walgren","given":"Patrick"},{"family":"Erickson","given":"Lisa"},{"family":"Sheth","given":"Rubik"},{"family":"Whitcomb","given":"John"},{"family":"Hartl","given":"Darren J"}],"accessed":{"date-parts":[["2018",4,18]]},"issued":{"date-parts":[["2018",4,5]]}}},{"id":3352,"uris":["http://zotero.org/users/4607708/items/E6546WPT"],"itemData":{"id":3352,"type":"article-journal","abstract":"Future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delInstrText>
        </w:r>
        <w:r w:rsidR="00CD3C41" w:rsidDel="008D5234">
          <w:fldChar w:fldCharType="separate"/>
        </w:r>
        <w:r w:rsidR="00EB7AC3" w:rsidRPr="00EB7AC3" w:rsidDel="008D5234">
          <w:rPr>
            <w:rFonts w:ascii="Calibri" w:hAnsi="Calibri" w:cs="Calibri"/>
          </w:rPr>
          <w:delText>[19], [20], [21], [22], [23]</w:delText>
        </w:r>
        <w:r w:rsidR="00CD3C41" w:rsidDel="008D5234">
          <w:fldChar w:fldCharType="end"/>
        </w:r>
      </w:del>
      <w:del w:id="268" w:author="Walgren, Patrick" w:date="2024-06-04T20:12:00Z" w16du:dateUtc="2024-06-05T00:12:00Z">
        <w:r w:rsidDel="00764B78">
          <w:delText>The tool described herein</w:delText>
        </w:r>
      </w:del>
      <w:del w:id="269" w:author="Walgren, Patrick" w:date="2024-08-28T14:44:00Z" w16du:dateUtc="2024-08-28T20:44:00Z">
        <w:r w:rsidDel="008D5234">
          <w:delText xml:space="preserve"> enables the user to customize the optimization routine as well as the model parameters to be optimized (e.g., bounds and free variables).</w:delText>
        </w:r>
        <w:r w:rsidR="00560D22" w:rsidDel="008D5234">
          <w:delText xml:space="preserve"> </w:delText>
        </w:r>
        <w:r w:rsidDel="008D5234">
          <w:delText>Outputs from the calibration routine include a set of model parameters to be used in future analyses (i.e., material properties for FEA) and a thermodynamically consistent phase diagram based on calibrated model parameters.</w:delText>
        </w:r>
        <w:r w:rsidR="00560D22" w:rsidDel="008D5234">
          <w:delText xml:space="preserve"> </w:delText>
        </w:r>
      </w:del>
      <w:del w:id="270" w:author="Walgren, Patrick" w:date="2024-05-20T20:16:00Z" w16du:dateUtc="2024-05-21T00:16:00Z">
        <w:r w:rsidDel="00ED40BE">
          <w:delText>The current workflow attempts to minimize tribal knowledge contained within the SMA constitutive modeling community by demystifying processes used for calibration. We hope this tool can provide an efficient workflow and salient guidance to others in the shape memory alloy community for years to come.</w:delText>
        </w:r>
      </w:del>
    </w:p>
    <w:p w14:paraId="3FCD7CEC" w14:textId="77777777" w:rsidR="007A7F3B" w:rsidRDefault="007A7F3B" w:rsidP="007A7F3B">
      <w:r w:rsidRPr="007A7F3B">
        <w:rPr>
          <w:b/>
          <w:bCs/>
        </w:rPr>
        <w:t>Method description</w:t>
      </w:r>
    </w:p>
    <w:p w14:paraId="493E3231" w14:textId="3C3F5ECA" w:rsidR="007A7F3B" w:rsidRDefault="00C957D0" w:rsidP="007A7F3B">
      <w:ins w:id="271" w:author="Walgren, Patrick" w:date="2024-10-08T08:45:00Z" w16du:dateUtc="2024-10-08T14:45:00Z">
        <w:r w:rsidRPr="00C957D0">
          <w:rPr>
            <w:color w:val="FF0000"/>
            <w:rPrChange w:id="272" w:author="Walgren, Patrick" w:date="2024-10-08T08:45:00Z" w16du:dateUtc="2024-10-08T14:45:00Z">
              <w:rPr/>
            </w:rPrChange>
          </w:rPr>
          <w:t xml:space="preserve">(Add some meta-text of what this section is, and why it’s different than documentation). </w:t>
        </w:r>
      </w:ins>
      <w:commentRangeStart w:id="273"/>
      <w:commentRangeStart w:id="274"/>
      <w:ins w:id="275" w:author="Mingear, Jacob Lee" w:date="2024-10-07T12:52:00Z" w16du:dateUtc="2024-10-07T18:52:00Z">
        <w:r w:rsidR="00A9450B" w:rsidRPr="00C0596E">
          <w:t xml:space="preserve">Full </w:t>
        </w:r>
      </w:ins>
      <w:ins w:id="276" w:author="Walgren, Patrick" w:date="2024-10-08T08:45:00Z" w16du:dateUtc="2024-10-08T14:45:00Z">
        <w:r>
          <w:t xml:space="preserve">code </w:t>
        </w:r>
      </w:ins>
      <w:ins w:id="277" w:author="Mingear, Jacob Lee" w:date="2024-10-07T12:52:00Z" w16du:dateUtc="2024-10-07T18:52:00Z">
        <w:r w:rsidR="00A9450B" w:rsidRPr="00C0596E">
          <w:t>documentation of the</w:t>
        </w:r>
        <w:r w:rsidR="00A9450B">
          <w:t xml:space="preserve"> </w:t>
        </w:r>
        <w:r w:rsidR="00A9450B" w:rsidRPr="00C0596E">
          <w:t>process</w:t>
        </w:r>
        <w:r w:rsidR="00A9450B">
          <w:t>ing module</w:t>
        </w:r>
        <w:r w:rsidR="00A9450B" w:rsidRPr="00C0596E">
          <w:t xml:space="preserve"> can be found </w:t>
        </w:r>
      </w:ins>
      <w:ins w:id="278" w:author="Walgren, Patrick" w:date="2024-10-08T08:45:00Z" w16du:dateUtc="2024-10-08T14:45:00Z">
        <w:r>
          <w:t>online</w:t>
        </w:r>
      </w:ins>
      <w:ins w:id="279" w:author="Mingear, Jacob Lee" w:date="2024-10-07T12:52:00Z" w16du:dateUtc="2024-10-07T18:52:00Z">
        <w:del w:id="280" w:author="Walgren, Patrick" w:date="2024-10-08T08:45:00Z" w16du:dateUtc="2024-10-08T14:45:00Z">
          <w:r w:rsidR="00A9450B" w:rsidRPr="00C0596E" w:rsidDel="00C957D0">
            <w:delText xml:space="preserve">in </w:delText>
          </w:r>
          <w:r w:rsidR="00A9450B" w:rsidDel="00C957D0">
            <w:delText>code</w:delText>
          </w:r>
          <w:r w:rsidR="00A9450B" w:rsidRPr="00C0596E" w:rsidDel="00C957D0">
            <w:delText xml:space="preserve"> </w:delText>
          </w:r>
          <w:r w:rsidR="00A9450B" w:rsidDel="00C957D0">
            <w:delText>wiki</w:delText>
          </w:r>
        </w:del>
        <w:r w:rsidR="00A9450B">
          <w:t xml:space="preserve"> [link to your cool wiki]</w:t>
        </w:r>
        <w:r w:rsidR="00A9450B" w:rsidRPr="00C0596E">
          <w:t>.</w:t>
        </w:r>
      </w:ins>
      <w:commentRangeEnd w:id="273"/>
      <w:r w:rsidR="00C92324">
        <w:rPr>
          <w:rStyle w:val="CommentReference"/>
        </w:rPr>
        <w:commentReference w:id="273"/>
      </w:r>
      <w:commentRangeEnd w:id="274"/>
      <w:r>
        <w:rPr>
          <w:rStyle w:val="CommentReference"/>
        </w:rPr>
        <w:commentReference w:id="274"/>
      </w:r>
    </w:p>
    <w:p w14:paraId="72184E13" w14:textId="23943B56" w:rsidR="007A7F3B" w:rsidRDefault="007A7F3B" w:rsidP="007A7F3B">
      <w:pPr>
        <w:rPr>
          <w:ins w:id="281" w:author="Mingear, Jacob Lee" w:date="2024-06-19T09:41:00Z" w16du:dateUtc="2024-06-19T15:41:00Z"/>
          <w:b/>
          <w:bCs/>
        </w:rPr>
      </w:pPr>
      <w:r w:rsidRPr="007A7F3B">
        <w:rPr>
          <w:b/>
          <w:bCs/>
        </w:rPr>
        <w:t>Data</w:t>
      </w:r>
      <w:r w:rsidR="00AC4E64">
        <w:rPr>
          <w:b/>
          <w:bCs/>
        </w:rPr>
        <w:t xml:space="preserve"> Pro</w:t>
      </w:r>
      <w:r w:rsidRPr="007A7F3B">
        <w:rPr>
          <w:b/>
          <w:bCs/>
        </w:rPr>
        <w:t>cessing</w:t>
      </w:r>
      <w:ins w:id="282" w:author="Mingear, Jacob Lee" w:date="2024-10-07T12:31:00Z" w16du:dateUtc="2024-10-07T18:31:00Z">
        <w:r w:rsidR="00C0596E">
          <w:rPr>
            <w:b/>
            <w:bCs/>
          </w:rPr>
          <w:t xml:space="preserve"> Module</w:t>
        </w:r>
      </w:ins>
    </w:p>
    <w:p w14:paraId="7E77F818" w14:textId="402C1493" w:rsidR="00170137" w:rsidDel="00806E9D" w:rsidRDefault="00AC4E64" w:rsidP="007A7F3B">
      <w:pPr>
        <w:rPr>
          <w:del w:id="283" w:author="Mingear, Jacob Lee" w:date="2024-10-07T12:30:00Z" w16du:dateUtc="2024-10-07T18:30:00Z"/>
          <w:rStyle w:val="CommentReference"/>
        </w:rPr>
      </w:pPr>
      <w:r>
        <w:rPr>
          <w:rStyle w:val="ui-provider"/>
        </w:rPr>
        <w:t>S</w:t>
      </w:r>
      <w:r w:rsidR="00007D3B">
        <w:rPr>
          <w:rStyle w:val="ui-provider"/>
        </w:rPr>
        <w:t>hape memory alloy</w:t>
      </w:r>
      <w:r>
        <w:rPr>
          <w:rStyle w:val="ui-provider"/>
        </w:rPr>
        <w:t xml:space="preserve"> characterization</w:t>
      </w:r>
      <w:r w:rsidR="00007D3B">
        <w:rPr>
          <w:rStyle w:val="ui-provider"/>
        </w:rPr>
        <w:t xml:space="preserve"> require</w:t>
      </w:r>
      <w:r>
        <w:rPr>
          <w:rStyle w:val="ui-provider"/>
        </w:rPr>
        <w:t>s</w:t>
      </w:r>
      <w:r w:rsidR="00B66DF8">
        <w:rPr>
          <w:rStyle w:val="ui-provider"/>
        </w:rPr>
        <w:t xml:space="preserve"> </w:t>
      </w:r>
      <w:r w:rsidR="00007D3B">
        <w:rPr>
          <w:rStyle w:val="ui-provider"/>
        </w:rPr>
        <w:t>acquisition of</w:t>
      </w:r>
      <w:ins w:id="284" w:author="Mingear, Jacob Lee" w:date="2024-10-07T12:22:00Z" w16du:dateUtc="2024-10-07T18:22:00Z">
        <w:r w:rsidR="00C0596E">
          <w:rPr>
            <w:rStyle w:val="ui-provider"/>
          </w:rPr>
          <w:t xml:space="preserve"> at least</w:t>
        </w:r>
      </w:ins>
      <w:r w:rsidR="00007D3B">
        <w:rPr>
          <w:rStyle w:val="ui-provider"/>
        </w:rPr>
        <w:t xml:space="preserve"> stress, strain,</w:t>
      </w:r>
      <w:ins w:id="285" w:author="Mingear, Jacob Lee" w:date="2024-10-07T12:22:00Z" w16du:dateUtc="2024-10-07T18:22:00Z">
        <w:r w:rsidR="00C0596E">
          <w:rPr>
            <w:rStyle w:val="ui-provider"/>
          </w:rPr>
          <w:t xml:space="preserve"> and</w:t>
        </w:r>
      </w:ins>
      <w:r w:rsidR="00007D3B">
        <w:rPr>
          <w:rStyle w:val="ui-provider"/>
        </w:rPr>
        <w:t xml:space="preserve"> temperature</w:t>
      </w:r>
      <w:r w:rsidR="00B66DF8">
        <w:rPr>
          <w:rStyle w:val="ui-provider"/>
        </w:rPr>
        <w:t xml:space="preserve"> histories</w:t>
      </w:r>
      <w:r w:rsidR="00007D3B">
        <w:rPr>
          <w:rStyle w:val="ui-provider"/>
        </w:rPr>
        <w:t>. Sometimes th</w:t>
      </w:r>
      <w:r>
        <w:rPr>
          <w:rStyle w:val="ui-provider"/>
        </w:rPr>
        <w:t>ese histories</w:t>
      </w:r>
      <w:r w:rsidR="00007D3B">
        <w:rPr>
          <w:rStyle w:val="ui-provider"/>
        </w:rPr>
        <w:t xml:space="preserve"> rely on different telemetries and must be synchronized into a single data file.</w:t>
      </w:r>
      <w:r w:rsidR="00C0596E">
        <w:rPr>
          <w:rStyle w:val="ui-provider"/>
        </w:rPr>
        <w:t xml:space="preserve"> </w:t>
      </w:r>
      <w:r w:rsidR="00843709" w:rsidRPr="00C0596E">
        <w:t xml:space="preserve">The SMA REACT </w:t>
      </w:r>
      <w:del w:id="286" w:author="Mingear, Jacob Lee" w:date="2024-10-07T12:25:00Z" w16du:dateUtc="2024-10-07T18:25:00Z">
        <w:r w:rsidR="00843709" w:rsidRPr="00C0596E" w:rsidDel="00C0596E">
          <w:delText>pre-</w:delText>
        </w:r>
      </w:del>
      <w:r w:rsidR="00843709" w:rsidRPr="00C0596E">
        <w:t xml:space="preserve">processing </w:t>
      </w:r>
      <w:del w:id="287" w:author="Mingear, Jacob Lee" w:date="2024-10-07T12:25:00Z" w16du:dateUtc="2024-10-07T18:25:00Z">
        <w:r w:rsidR="00843709" w:rsidRPr="00C0596E" w:rsidDel="00C0596E">
          <w:delText xml:space="preserve">GUI </w:delText>
        </w:r>
      </w:del>
      <w:ins w:id="288" w:author="Mingear, Jacob Lee" w:date="2024-10-07T12:25:00Z" w16du:dateUtc="2024-10-07T18:25:00Z">
        <w:r w:rsidR="00C0596E" w:rsidRPr="00C0596E">
          <w:t xml:space="preserve">module </w:t>
        </w:r>
      </w:ins>
      <w:r w:rsidR="00843709" w:rsidRPr="00C0596E">
        <w:t>extracts data from multiple inputs such as a load frame and external thermocouples and automatically synchronizes them onto the same time series</w:t>
      </w:r>
      <w:del w:id="289" w:author="Mingear, Jacob Lee" w:date="2024-10-07T12:30:00Z" w16du:dateUtc="2024-10-07T18:30:00Z">
        <w:r w:rsidR="00A125A8" w:rsidRPr="00C0596E" w:rsidDel="00C0596E">
          <w:rPr>
            <w:rStyle w:val="FootnoteReference"/>
            <w:rPrChange w:id="290" w:author="Mingear, Jacob Lee" w:date="2024-10-07T12:31:00Z" w16du:dateUtc="2024-10-07T18:31:00Z">
              <w:rPr>
                <w:rStyle w:val="FootnoteReference"/>
                <w:highlight w:val="yellow"/>
              </w:rPr>
            </w:rPrChange>
          </w:rPr>
          <w:footnoteReference w:id="1"/>
        </w:r>
      </w:del>
      <w:r w:rsidR="00843709" w:rsidRPr="00C0596E">
        <w:t>. W</w:t>
      </w:r>
      <w:r w:rsidR="00843709">
        <w:t xml:space="preserve">ith </w:t>
      </w:r>
      <w:r w:rsidR="00202992">
        <w:t>unfiltered</w:t>
      </w:r>
      <w:r w:rsidR="00843709">
        <w:t xml:space="preserve"> </w:t>
      </w:r>
      <w:r w:rsidR="00843709">
        <w:lastRenderedPageBreak/>
        <w:t xml:space="preserve">force and displacement data, REACT can calculate strains and stresses based on various sample geometries. Coupling temperature, stress, and strain data, this tool can apply customizable filters and remove systematic errors within the dataset. The program then produces various figures to help visualize the complex shape memory alloy material behavior. </w:t>
      </w:r>
      <w:r w:rsidR="00843709">
        <w:rPr>
          <w:rStyle w:val="ui-provider"/>
        </w:rPr>
        <w:t xml:space="preserve">Users can export this processed data to the next </w:t>
      </w:r>
      <w:del w:id="292" w:author="Mingear, Jacob Lee" w:date="2024-10-07T12:26:00Z" w16du:dateUtc="2024-10-07T18:26:00Z">
        <w:r w:rsidR="00843709" w:rsidDel="00C0596E">
          <w:rPr>
            <w:rStyle w:val="ui-provider"/>
          </w:rPr>
          <w:delText xml:space="preserve">phase </w:delText>
        </w:r>
      </w:del>
      <w:ins w:id="293" w:author="Mingear, Jacob Lee" w:date="2024-10-07T12:26:00Z" w16du:dateUtc="2024-10-07T18:26:00Z">
        <w:r w:rsidR="00C0596E">
          <w:rPr>
            <w:rStyle w:val="ui-provider"/>
          </w:rPr>
          <w:t xml:space="preserve">module </w:t>
        </w:r>
      </w:ins>
      <w:r w:rsidR="00843709">
        <w:rPr>
          <w:rStyle w:val="ui-provider"/>
        </w:rPr>
        <w:t>of the tool, Model Calibration.</w:t>
      </w:r>
      <w:ins w:id="294" w:author="Mingear, Jacob Lee" w:date="2024-10-07T12:30:00Z" w16du:dateUtc="2024-10-07T18:30:00Z">
        <w:r w:rsidR="00C0596E">
          <w:rPr>
            <w:rStyle w:val="CommentReference"/>
          </w:rPr>
          <w:t xml:space="preserve"> </w:t>
        </w:r>
      </w:ins>
      <w:commentRangeStart w:id="295"/>
      <w:commentRangeStart w:id="296"/>
      <w:commentRangeEnd w:id="295"/>
      <w:r w:rsidR="00843709">
        <w:rPr>
          <w:rStyle w:val="CommentReference"/>
        </w:rPr>
        <w:commentReference w:id="295"/>
      </w:r>
      <w:commentRangeEnd w:id="296"/>
      <w:r w:rsidR="00C0596E">
        <w:rPr>
          <w:rStyle w:val="CommentReference"/>
        </w:rPr>
        <w:commentReference w:id="296"/>
      </w:r>
    </w:p>
    <w:p w14:paraId="23E0D052" w14:textId="77777777" w:rsidR="00806E9D" w:rsidRPr="007A7F3B" w:rsidRDefault="00806E9D" w:rsidP="007A7F3B">
      <w:pPr>
        <w:rPr>
          <w:ins w:id="297" w:author="Walgren, Patrick" w:date="2024-10-08T08:38:00Z" w16du:dateUtc="2024-10-08T14:38:00Z"/>
          <w:b/>
          <w:bCs/>
        </w:rPr>
      </w:pPr>
    </w:p>
    <w:p w14:paraId="29782BA9" w14:textId="68E618BA" w:rsidR="007A7F3B" w:rsidDel="00C0596E" w:rsidRDefault="007A7F3B" w:rsidP="007A7F3B">
      <w:pPr>
        <w:rPr>
          <w:del w:id="298" w:author="Mingear, Jacob Lee" w:date="2024-10-07T12:30:00Z" w16du:dateUtc="2024-10-07T18:30:00Z"/>
        </w:rPr>
      </w:pPr>
    </w:p>
    <w:p w14:paraId="022FB682" w14:textId="6407384F" w:rsidR="007A7F3B" w:rsidRDefault="007A7F3B" w:rsidP="007A7F3B">
      <w:pPr>
        <w:rPr>
          <w:b/>
          <w:bCs/>
        </w:rPr>
      </w:pPr>
      <w:commentRangeStart w:id="299"/>
      <w:r w:rsidRPr="007A7F3B">
        <w:rPr>
          <w:b/>
          <w:bCs/>
        </w:rPr>
        <w:t>Model</w:t>
      </w:r>
      <w:commentRangeEnd w:id="299"/>
      <w:r w:rsidR="00870A17">
        <w:rPr>
          <w:rStyle w:val="CommentReference"/>
        </w:rPr>
        <w:commentReference w:id="299"/>
      </w:r>
      <w:r w:rsidRPr="007A7F3B">
        <w:rPr>
          <w:b/>
          <w:bCs/>
        </w:rPr>
        <w:t xml:space="preserve"> </w:t>
      </w:r>
      <w:ins w:id="300" w:author="Mingear, Jacob Lee" w:date="2024-10-07T12:31:00Z" w16du:dateUtc="2024-10-07T18:31:00Z">
        <w:r w:rsidR="00C0596E">
          <w:rPr>
            <w:b/>
            <w:bCs/>
          </w:rPr>
          <w:t>C</w:t>
        </w:r>
      </w:ins>
      <w:del w:id="301" w:author="Mingear, Jacob Lee" w:date="2024-10-07T12:31:00Z" w16du:dateUtc="2024-10-07T18:31:00Z">
        <w:r w:rsidRPr="007A7F3B" w:rsidDel="00C0596E">
          <w:rPr>
            <w:b/>
            <w:bCs/>
          </w:rPr>
          <w:delText>c</w:delText>
        </w:r>
      </w:del>
      <w:r w:rsidRPr="007A7F3B">
        <w:rPr>
          <w:b/>
          <w:bCs/>
        </w:rPr>
        <w:t>alibration</w:t>
      </w:r>
      <w:ins w:id="302" w:author="Mingear, Jacob Lee" w:date="2024-10-07T12:31:00Z" w16du:dateUtc="2024-10-07T18:31:00Z">
        <w:r w:rsidR="00C0596E">
          <w:rPr>
            <w:b/>
            <w:bCs/>
          </w:rPr>
          <w:t xml:space="preserve"> Module</w:t>
        </w:r>
      </w:ins>
    </w:p>
    <w:p w14:paraId="227B6CDC" w14:textId="23C990BF" w:rsidR="00442DFC" w:rsidRDefault="00442DFC" w:rsidP="00442DFC">
      <w:moveFromRangeStart w:id="303" w:author="Mingear, Jacob Lee" w:date="2024-10-07T12:33:00Z" w:name="move179196855"/>
      <w:commentRangeStart w:id="304"/>
      <w:moveFrom w:id="305" w:author="Mingear, Jacob Lee" w:date="2024-10-07T12:33:00Z" w16du:dateUtc="2024-10-07T18:33:00Z">
        <w:r w:rsidDel="00CB73C0">
          <w:t xml:space="preserve">Constitutive model calibration is a vital link </w:t>
        </w:r>
        <w:r w:rsidR="00263C83" w:rsidDel="00CB73C0">
          <w:t>between understanding</w:t>
        </w:r>
        <w:r w:rsidDel="00CB73C0">
          <w:t xml:space="preserve"> SMA behavior and designing to exploit SMA performance.</w:t>
        </w:r>
        <w:commentRangeEnd w:id="304"/>
        <w:r w:rsidDel="00CB73C0">
          <w:rPr>
            <w:rStyle w:val="CommentReference"/>
          </w:rPr>
          <w:commentReference w:id="304"/>
        </w:r>
        <w:r w:rsidRPr="00442DFC" w:rsidDel="00CB73C0">
          <w:t xml:space="preserve"> </w:t>
        </w:r>
        <w:r w:rsidDel="00CB73C0">
          <w:t xml:space="preserve">The inherent complexity of SMAs is an opportunity for more space- and weight-efficient assemblies, but a challenge from a design perspective. </w:t>
        </w:r>
      </w:moveFrom>
      <w:moveFromRangeEnd w:id="303"/>
      <w:r>
        <w:t xml:space="preserve">For many applications, selecting a particular SMA component based on transformation temperature and maximum transformation strain is insufficient; the transformation temperatures and actuation strain in the </w:t>
      </w:r>
      <w:r w:rsidRPr="007A7F3B">
        <w:rPr>
          <w:i/>
          <w:iCs/>
        </w:rPr>
        <w:t>operating stress regime</w:t>
      </w:r>
      <w:r>
        <w:t xml:space="preserve"> must be well characterized and predictable. </w:t>
      </w:r>
      <w:moveToRangeStart w:id="306" w:author="Mingear, Jacob Lee" w:date="2024-10-07T12:33:00Z" w:name="move179196855"/>
      <w:commentRangeStart w:id="307"/>
      <w:moveTo w:id="308" w:author="Mingear, Jacob Lee" w:date="2024-10-07T12:33:00Z" w16du:dateUtc="2024-10-07T18:33:00Z">
        <w:r w:rsidR="00CB73C0">
          <w:t xml:space="preserve">Constitutive model calibration is a vital link between understanding </w:t>
        </w:r>
      </w:moveTo>
      <w:ins w:id="309" w:author="Mingear, Jacob Lee" w:date="2024-10-07T12:34:00Z" w16du:dateUtc="2024-10-07T18:34:00Z">
        <w:r w:rsidR="00CB73C0">
          <w:t xml:space="preserve">this </w:t>
        </w:r>
      </w:ins>
      <w:moveTo w:id="310" w:author="Mingear, Jacob Lee" w:date="2024-10-07T12:33:00Z" w16du:dateUtc="2024-10-07T18:33:00Z">
        <w:r w:rsidR="00CB73C0">
          <w:t xml:space="preserve">SMA behavior and </w:t>
        </w:r>
        <w:del w:id="311" w:author="Mingear, Jacob Lee" w:date="2024-10-07T12:34:00Z" w16du:dateUtc="2024-10-07T18:34:00Z">
          <w:r w:rsidR="00CB73C0" w:rsidDel="00CB73C0">
            <w:delText xml:space="preserve">designing to exploit SMA </w:delText>
          </w:r>
        </w:del>
      </w:moveTo>
      <w:ins w:id="312" w:author="Mingear, Jacob Lee" w:date="2024-10-07T12:34:00Z" w16du:dateUtc="2024-10-07T18:34:00Z">
        <w:r w:rsidR="00CB73C0">
          <w:t xml:space="preserve">intended </w:t>
        </w:r>
      </w:ins>
      <w:moveTo w:id="313" w:author="Mingear, Jacob Lee" w:date="2024-10-07T12:33:00Z" w16du:dateUtc="2024-10-07T18:33:00Z">
        <w:r w:rsidR="00CB73C0">
          <w:t>performance.</w:t>
        </w:r>
        <w:commentRangeEnd w:id="307"/>
        <w:r w:rsidR="00CB73C0">
          <w:rPr>
            <w:rStyle w:val="CommentReference"/>
          </w:rPr>
          <w:commentReference w:id="307"/>
        </w:r>
        <w:r w:rsidR="00CB73C0" w:rsidRPr="00442DFC">
          <w:t xml:space="preserve"> </w:t>
        </w:r>
        <w:del w:id="314" w:author="Mingear, Jacob Lee" w:date="2024-10-07T12:34:00Z" w16du:dateUtc="2024-10-07T18:34:00Z">
          <w:r w:rsidR="00CB73C0" w:rsidDel="00CB73C0">
            <w:delText xml:space="preserve">The inherent complexity of SMAs is an opportunity for more space- and weight-efficient assemblies, but a </w:delText>
          </w:r>
          <w:commentRangeStart w:id="315"/>
          <w:r w:rsidR="00CB73C0" w:rsidDel="00CB73C0">
            <w:delText>challenge</w:delText>
          </w:r>
        </w:del>
      </w:moveTo>
      <w:commentRangeEnd w:id="315"/>
      <w:r w:rsidR="00CB73C0">
        <w:rPr>
          <w:rStyle w:val="CommentReference"/>
        </w:rPr>
        <w:commentReference w:id="315"/>
      </w:r>
      <w:moveTo w:id="316" w:author="Mingear, Jacob Lee" w:date="2024-10-07T12:33:00Z" w16du:dateUtc="2024-10-07T18:33:00Z">
        <w:del w:id="317" w:author="Mingear, Jacob Lee" w:date="2024-10-07T12:34:00Z" w16du:dateUtc="2024-10-07T18:34:00Z">
          <w:r w:rsidR="00CB73C0" w:rsidDel="00CB73C0">
            <w:delText xml:space="preserve"> from a design perspective.</w:delText>
          </w:r>
        </w:del>
      </w:moveTo>
      <w:moveToRangeEnd w:id="306"/>
    </w:p>
    <w:p w14:paraId="66D2DBC5" w14:textId="4D0F30B4" w:rsidR="00A267DB" w:rsidRDefault="007A7F3B" w:rsidP="00A267DB">
      <w:bookmarkStart w:id="318" w:name="_Hlk164062335"/>
      <w:del w:id="319" w:author="Mingear, Jacob Lee" w:date="2024-10-07T12:45:00Z" w16du:dateUtc="2024-10-07T18:45:00Z">
        <w:r w:rsidRPr="00A56739" w:rsidDel="00A56739">
          <w:rPr>
            <w:rPrChange w:id="320" w:author="Mingear, Jacob Lee" w:date="2024-10-07T12:51:00Z" w16du:dateUtc="2024-10-07T18:51:00Z">
              <w:rPr>
                <w:highlight w:val="yellow"/>
              </w:rPr>
            </w:rPrChange>
          </w:rPr>
          <w:delText>In the past, designers have calibrated SMA models analytically, relied on their</w:delText>
        </w:r>
      </w:del>
      <w:ins w:id="321" w:author="Walgren, Patrick" w:date="2024-06-04T20:19:00Z" w16du:dateUtc="2024-06-05T00:19:00Z">
        <w:del w:id="322" w:author="Mingear, Jacob Lee" w:date="2024-10-07T12:45:00Z" w16du:dateUtc="2024-10-07T18:45:00Z">
          <w:r w:rsidR="000C2720" w:rsidRPr="00A56739" w:rsidDel="00A56739">
            <w:rPr>
              <w:rPrChange w:id="323" w:author="Mingear, Jacob Lee" w:date="2024-10-07T12:51:00Z" w16du:dateUtc="2024-10-07T18:51:00Z">
                <w:rPr>
                  <w:highlight w:val="yellow"/>
                </w:rPr>
              </w:rPrChange>
            </w:rPr>
            <w:delText xml:space="preserve"> intuition</w:delText>
          </w:r>
        </w:del>
      </w:ins>
      <w:del w:id="324" w:author="Mingear, Jacob Lee" w:date="2024-10-07T12:45:00Z" w16du:dateUtc="2024-10-07T18:45:00Z">
        <w:r w:rsidRPr="00A56739" w:rsidDel="00A56739">
          <w:rPr>
            <w:rPrChange w:id="325" w:author="Mingear, Jacob Lee" w:date="2024-10-07T12:51:00Z" w16du:dateUtc="2024-10-07T18:51:00Z">
              <w:rPr>
                <w:highlight w:val="yellow"/>
              </w:rPr>
            </w:rPrChange>
          </w:rPr>
          <w:delText>s’ best-guesses of appropriate properties, or e</w:delText>
        </w:r>
      </w:del>
      <w:del w:id="326" w:author="Mingear, Jacob Lee" w:date="2024-10-07T12:54:00Z" w16du:dateUtc="2024-10-07T18:54:00Z">
        <w:r w:rsidRPr="00A56739" w:rsidDel="00A9450B">
          <w:rPr>
            <w:rPrChange w:id="327" w:author="Mingear, Jacob Lee" w:date="2024-10-07T12:51:00Z" w16du:dateUtc="2024-10-07T18:51:00Z">
              <w:rPr>
                <w:highlight w:val="yellow"/>
              </w:rPr>
            </w:rPrChange>
          </w:rPr>
          <w:delText>mploy</w:delText>
        </w:r>
      </w:del>
      <w:del w:id="328" w:author="Mingear, Jacob Lee" w:date="2024-10-07T12:46:00Z" w16du:dateUtc="2024-10-07T18:46:00Z">
        <w:r w:rsidRPr="00A56739" w:rsidDel="00A56739">
          <w:rPr>
            <w:rPrChange w:id="329" w:author="Mingear, Jacob Lee" w:date="2024-10-07T12:51:00Z" w16du:dateUtc="2024-10-07T18:51:00Z">
              <w:rPr>
                <w:highlight w:val="yellow"/>
              </w:rPr>
            </w:rPrChange>
          </w:rPr>
          <w:delText>ed</w:delText>
        </w:r>
      </w:del>
      <w:del w:id="330" w:author="Mingear, Jacob Lee" w:date="2024-10-07T12:54:00Z" w16du:dateUtc="2024-10-07T18:54:00Z">
        <w:r w:rsidRPr="00A56739" w:rsidDel="00A9450B">
          <w:rPr>
            <w:rPrChange w:id="331" w:author="Mingear, Jacob Lee" w:date="2024-10-07T12:51:00Z" w16du:dateUtc="2024-10-07T18:51:00Z">
              <w:rPr>
                <w:highlight w:val="yellow"/>
              </w:rPr>
            </w:rPrChange>
          </w:rPr>
          <w:delText xml:space="preserve"> numerical optimization</w:delText>
        </w:r>
      </w:del>
      <w:del w:id="332" w:author="Mingear, Jacob Lee" w:date="2024-10-07T12:45:00Z" w16du:dateUtc="2024-10-07T18:45:00Z">
        <w:r w:rsidRPr="00A56739" w:rsidDel="00A56739">
          <w:rPr>
            <w:rPrChange w:id="333" w:author="Mingear, Jacob Lee" w:date="2024-10-07T12:51:00Z" w16du:dateUtc="2024-10-07T18:51:00Z">
              <w:rPr>
                <w:highlight w:val="yellow"/>
              </w:rPr>
            </w:rPrChange>
          </w:rPr>
          <w:delText>.</w:delText>
        </w:r>
        <w:r w:rsidR="00560D22" w:rsidDel="00A56739">
          <w:delText xml:space="preserve"> </w:delText>
        </w:r>
        <w:bookmarkEnd w:id="318"/>
        <w:r w:rsidDel="00A56739">
          <w:delText>When</w:delText>
        </w:r>
      </w:del>
      <w:r>
        <w:t xml:space="preserve"> </w:t>
      </w:r>
      <w:commentRangeStart w:id="334"/>
      <w:ins w:id="335" w:author="Mingear, Jacob Lee" w:date="2024-10-07T12:55:00Z" w16du:dateUtc="2024-10-07T18:55:00Z">
        <w:r w:rsidR="00A9450B">
          <w:t>A</w:t>
        </w:r>
      </w:ins>
      <w:del w:id="336" w:author="Mingear, Jacob Lee" w:date="2024-10-07T12:55:00Z" w16du:dateUtc="2024-10-07T18:55:00Z">
        <w:r w:rsidDel="00A9450B">
          <w:delText>a</w:delText>
        </w:r>
      </w:del>
      <w:r>
        <w:t xml:space="preserve"> deterministic amount of data </w:t>
      </w:r>
      <w:del w:id="337" w:author="Mingear, Jacob Lee" w:date="2024-10-07T12:46:00Z" w16du:dateUtc="2024-10-07T18:46:00Z">
        <w:r w:rsidDel="00A56739">
          <w:delText>is available</w:delText>
        </w:r>
      </w:del>
      <w:del w:id="338" w:author="Walgren, Patrick" w:date="2024-10-08T08:38:00Z" w16du:dateUtc="2024-10-08T14:38:00Z">
        <w:r w:rsidDel="00806E9D">
          <w:delText>,</w:delText>
        </w:r>
      </w:del>
      <w:del w:id="339" w:author="Walgren, Patrick" w:date="2024-10-08T08:39:00Z" w16du:dateUtc="2024-10-08T14:39:00Z">
        <w:r w:rsidDel="00806E9D">
          <w:delText xml:space="preserve"> </w:delText>
        </w:r>
      </w:del>
      <w:del w:id="340" w:author="Mingear, Jacob Lee" w:date="2024-10-07T12:51:00Z" w16du:dateUtc="2024-10-07T18:51:00Z">
        <w:r w:rsidDel="00A56739">
          <w:delText xml:space="preserve">analysts </w:delText>
        </w:r>
      </w:del>
      <w:del w:id="341" w:author="Mingear, Jacob Lee" w:date="2024-10-07T12:52:00Z" w16du:dateUtc="2024-10-07T18:52:00Z">
        <w:r w:rsidDel="00A56739">
          <w:delText xml:space="preserve">can </w:delText>
        </w:r>
      </w:del>
      <w:ins w:id="342" w:author="Mingear, Jacob Lee" w:date="2024-10-07T13:03:00Z" w16du:dateUtc="2024-10-07T19:03:00Z">
        <w:del w:id="343" w:author="Walgren, Patrick" w:date="2024-10-08T08:39:00Z" w16du:dateUtc="2024-10-08T14:39:00Z">
          <w:r w:rsidR="00886C26" w:rsidDel="00806E9D">
            <w:delText xml:space="preserve"> </w:delText>
          </w:r>
        </w:del>
        <w:r w:rsidR="00886C26">
          <w:t xml:space="preserve">can </w:t>
        </w:r>
      </w:ins>
      <w:ins w:id="344" w:author="Mingear, Jacob Lee" w:date="2024-10-07T12:52:00Z" w16du:dateUtc="2024-10-07T18:52:00Z">
        <w:r w:rsidR="00A56739">
          <w:t xml:space="preserve">allow for </w:t>
        </w:r>
      </w:ins>
      <w:r>
        <w:t>derive</w:t>
      </w:r>
      <w:ins w:id="345" w:author="Mingear, Jacob Lee" w:date="2024-10-07T12:52:00Z" w16du:dateUtc="2024-10-07T18:52:00Z">
        <w:r w:rsidR="00A56739">
          <w:t>d</w:t>
        </w:r>
      </w:ins>
      <w:r>
        <w:t xml:space="preserve"> closed-form analytical expressions for simple models</w:t>
      </w:r>
      <w:r w:rsidR="009C2BEC">
        <w:t xml:space="preserve"> </w:t>
      </w:r>
      <w:commentRangeEnd w:id="334"/>
      <w:r w:rsidR="00806E9D">
        <w:rPr>
          <w:rStyle w:val="CommentReference"/>
        </w:rPr>
        <w:commentReference w:id="334"/>
      </w:r>
      <w:r w:rsidR="009C2BEC">
        <w:fldChar w:fldCharType="begin"/>
      </w:r>
      <w:r w:rsidR="00EB7AC3">
        <w:instrText xml:space="preserve"> ADDIN ZOTERO_ITEM CSL_CITATION {"citationID":"YRKSCmbH","properties":{"formattedCitation":"[17], [18]","plainCitation":"[17], [18]","noteIndex":0},"citationItems":[{"id":3510,"uris":["http://zotero.org/users/4607708/items/NXLY3SNI"],"itemData":{"id":3510,"type":"article-journal","abstract":"In this work, we briefly review the one-dimensional version of a well-known phenomenological shape memory alloy (SMA) constitutive model able to represent the main macroscopic SMA macroscopic behaviors (i.e., superelasticity and shape-memory effect). We then show how to identify the needed parameters from experimental results and, in particular, from strain-temperature tests. We finally use the obtained material parameters to test the prediction properties of the model, comparing numerical results with some experiments (different from those used for the identification), and we discuss model capabilities and further required enhancements.","container-title":"Journal of Materials Engineering and Performance","DOI":"10.1007/s11665-009-9409-7","ISSN":"1544-1024","issue":"5","journalAbbreviation":"J. of Materi Eng and Perform","language":"en","page":"649-654","source":"Springer Link","title":"SMA Numerical Modeling Versus Experimental Results: Parameter Identification and Model Prediction Capabilities","title-short":"SMA Numerical Modeling Versus Experimental Results","volume":"18","author":[{"family":"Auricchio","given":"Ferdinando"},{"family":"Coda","given":"Alberto"},{"family":"Reali","given":"Alessandro"},{"family":"Urbano","given":"Marco"}],"issued":{"date-parts":[["2009",8,1]]}}},{"id":181,"uris":["http://zotero.org/users/4607708/items/I5S97HTS"],"itemData":{"id":181,"type":"chapter","container-title":"Shape Memory Alloys: Modeling and Engineering Applications","event-place":"New York","publisher":"Springer-Verlag","publisher-place":"New York","title":"Thermomechanical Characterization of Shape Memory Alloy Materials","author":[{"family":"Hartl","given":"D.J."},{"family":"Lagoudas","given":"D.C."}],"editor":[{"family":"Lagoudas","given":"D.C."}],"issued":{"date-parts":[["2008"]]}}}],"schema":"https://github.com/citation-style-language/schema/raw/master/csl-citation.json"} </w:instrText>
      </w:r>
      <w:r w:rsidR="009C2BEC">
        <w:fldChar w:fldCharType="separate"/>
      </w:r>
      <w:r w:rsidR="00EB7AC3" w:rsidRPr="00EB7AC3">
        <w:rPr>
          <w:rFonts w:ascii="Calibri" w:hAnsi="Calibri" w:cs="Calibri"/>
        </w:rPr>
        <w:t>[17], [18]</w:t>
      </w:r>
      <w:r w:rsidR="009C2BEC">
        <w:fldChar w:fldCharType="end"/>
      </w:r>
      <w:r>
        <w:t>.</w:t>
      </w:r>
      <w:r w:rsidR="00560D22">
        <w:t xml:space="preserve"> </w:t>
      </w:r>
      <w:r>
        <w:t xml:space="preserve">However, when the operating </w:t>
      </w:r>
      <w:r w:rsidR="00263C83">
        <w:t xml:space="preserve">stress regime </w:t>
      </w:r>
      <w:r>
        <w:t xml:space="preserve">of the SMA spans many stress regions and requires </w:t>
      </w:r>
      <w:del w:id="346" w:author="Mingear, Jacob Lee" w:date="2024-10-07T12:52:00Z" w16du:dateUtc="2024-10-07T18:52:00Z">
        <w:r w:rsidDel="00A56739">
          <w:delText xml:space="preserve">many </w:delText>
        </w:r>
      </w:del>
      <w:ins w:id="347" w:author="Mingear, Jacob Lee" w:date="2024-10-07T12:52:00Z" w16du:dateUtc="2024-10-07T18:52:00Z">
        <w:r w:rsidR="00A56739">
          <w:t xml:space="preserve">multiple </w:t>
        </w:r>
      </w:ins>
      <w:r>
        <w:t>(&gt;</w:t>
      </w:r>
      <w:ins w:id="348" w:author="Mingear, Jacob Lee" w:date="2024-10-07T13:03:00Z" w16du:dateUtc="2024-10-07T19:03:00Z">
        <w:r w:rsidR="00886C26">
          <w:t xml:space="preserve"> </w:t>
        </w:r>
      </w:ins>
      <w:r>
        <w:t>3) experimental tests, these analytical methods become overdetermined</w:t>
      </w:r>
      <w:ins w:id="349" w:author="Mingear, Jacob Lee" w:date="2024-10-07T13:04:00Z" w16du:dateUtc="2024-10-07T19:04:00Z">
        <w:r w:rsidR="00886C26">
          <w:t>. N</w:t>
        </w:r>
      </w:ins>
      <w:ins w:id="350" w:author="Mingear, Jacob Lee" w:date="2024-10-07T12:56:00Z" w16du:dateUtc="2024-10-07T18:56:00Z">
        <w:r w:rsidR="00A9450B">
          <w:t>umerical optimization must be employed</w:t>
        </w:r>
      </w:ins>
      <w:del w:id="351" w:author="Mingear, Jacob Lee" w:date="2024-10-07T13:04:00Z" w16du:dateUtc="2024-10-07T19:04:00Z">
        <w:r w:rsidDel="00886C26">
          <w:delText>.</w:delText>
        </w:r>
        <w:r w:rsidR="00560D22" w:rsidDel="00886C26">
          <w:delText xml:space="preserve"> </w:delText>
        </w:r>
        <w:r w:rsidDel="00886C26">
          <w:delText>More recently, many groups have adopted numerical optimization</w:delText>
        </w:r>
      </w:del>
      <w:r>
        <w:t xml:space="preserve"> to find the combination of model parameters that best fit experimental data</w:t>
      </w:r>
      <w:ins w:id="352" w:author="Mingear, Jacob Lee" w:date="2024-10-07T13:05:00Z" w16du:dateUtc="2024-10-07T19:05:00Z">
        <w:r w:rsidR="00886C26">
          <w:t>, demonstrated within</w:t>
        </w:r>
      </w:ins>
      <w:r w:rsidR="009C2BEC">
        <w:t xml:space="preserve"> </w:t>
      </w:r>
      <w:r w:rsidR="009C2BEC">
        <w:fldChar w:fldCharType="begin"/>
      </w:r>
      <w:r w:rsidR="00036BA7">
        <w:instrText xml:space="preserve"> ADDIN ZOTERO_ITEM CSL_CITATION {"citationID":"PZ67Vil1","properties":{"formattedCitation":"[19], [21], [22], [23]","plainCitation":"[19], [21], [22], [23]","noteIndex":0},"citationItems":[{"id":3508,"uris":["http://zotero.org/users/4607708/items/NXCJALDP"],"itemData":{"id":3508,"type":"paper-conference","container-title":"Behavior and Mechanics of Multifunctional Materials and Composites 2014","page":"21–31","publisher":"SPIE","source":"Google Scholar","title":"Iterative calibration of a shape memory alloy constitutive model from 1D and 2D data using optimization methods","volume":"9058","author":[{"family":"Whitten","given":"Daniel"},{"family":"Hartl","given":"Darren"}],"issued":{"date-parts":[["2014"]]}}},{"id":3529,"uris":["http://zotero.org/users/4607708/items/MGWQXKTY"],"itemData":{"id":3529,"type":"article-journal","abstract":"Efforts to create efficient and lighter aeronautical structures are defining morphing systems especially those associated with smart materials. In this regard, three simple mechanisms using shape memory alloy (SMA) wires are investigated to generate torque that could be used for flap actuation. The devices consist of an SMA wire biased by a linear spring in the following configurations: concurrent, collinear, and in parallel attached to a pulley. The design of such mechanisms are modeled, optimized, and experimentally verified. The model for the flap consists of two rigid bodies, one fixed and the other rotating, with a single actuator connected to each body. Aerodynamic loading and heat transfer analysis are also considered. The model utilizes the thermomechanical properties for an SMA wire experimentally characterized via improved inverse problem techniques. A multiobjective genetic optimization is implemented to find designs for the three configurations that minimize power consumption and maximize flap deflection magnitude. Overall, as design complexity (i.e., number of degrees of freedom) increases, the power to achieve a certain flap deflection decreases. The maximum deflection for all three mechanisms is sufficient for typical aircraft operations. Finally, numerical results were verified via an experimental apparatus, where similar performance to the model was achieved.","container-title":"Aerospace Science and Technology","DOI":"10.1016/j.ast.2018.02.010","ISSN":"1270-9638","journalAbbreviation":"Aerospace Science and Technology","page":"155-163","source":"ScienceDirect","title":"Shape memory alloy-based mechanism for aeronautical application: Theory, optimization and experiment","title-short":"Shape memory alloy-based mechanism for aeronautical application","volume":"76","author":[{"family":"Leal","given":"Pedro B. C."},{"family":"Savi","given":"Marcelo A."}],"issued":{"date-parts":[["2018",5,1]]}},"label":"page"},{"id":33,"uris":["http://zotero.org/users/4607708/items/GB5WUIMT"],"itemData":{"id":33,"type":"article-journal","abstract":"Future crewed deep space missions will require thermal control systems that can accommodate larger fluctuations in temperature and heat rejection loads than current designs. To maintain the crew cabin at habitable temperatures throughout the entire mission profile, radiators will be required to exhibit turndown ratios (defined as the ratio between the maximum and minimum heat rejection rates) as high as 12:1. Potential solutions to increase radiator turndown ratios include designs that vary the heat rejection rate by changing shape, hence changing the rate of radiation to space. Shape memory alloys exhibit thermally driven phase transformations and thus can be used for both the control and actuation of such a morphing radiator with a single active structural component that transduces thermal energy into motion. This work focuses on designing a high-performance composite radiator panel and investigating the behavior of various SMA actuators in this application. Three designs were fabricated and subsequently tested in a relevant thermal vacuum environment; all three exhibited repeatable morphing behavior, and it is shown through validated computational analysis that the morphing radiator concept can achieve a turndown ratio of 27:1 with a number of simple configuration changes.","container-title":"Shape Memory and Superelasticity","DOI":"10.1007/s40830-018-0147-2","ISSN":"2199-384X, 2199-3858","journalAbbreviation":"Shap. Mem. Superelasticity","language":"en","page":"1-10","source":"link.springer.com","title":"Development and Testing of a Shape Memory Alloy-Driven Composite Morphing Radiator","author":[{"family":"Walgren","given":"P."},{"family":"Bertagne","given":"C."},{"family":"Wescott","given":"M."},{"family":"Benafan","given":"O."},{"family":"Erickson","given":"L."},{"family":"Whitcomb","given":"J."},{"family":"Hartl","given":"D."}],"issued":{"date-parts":[["2018",1,16]]}}},{"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009C2BEC">
        <w:fldChar w:fldCharType="separate"/>
      </w:r>
      <w:r w:rsidR="00036BA7" w:rsidRPr="00036BA7">
        <w:rPr>
          <w:rFonts w:ascii="Calibri" w:hAnsi="Calibri" w:cs="Calibri"/>
        </w:rPr>
        <w:t>[19], [21], [22], [23]</w:t>
      </w:r>
      <w:r w:rsidR="009C2BEC">
        <w:fldChar w:fldCharType="end"/>
      </w:r>
      <w:r>
        <w:t>.</w:t>
      </w:r>
      <w:r w:rsidR="00560D22">
        <w:t xml:space="preserve"> </w:t>
      </w:r>
      <w:r>
        <w:t>These approaches help to speed the process, but exist as purpose-built codes and are have limited applicability outside the authors’ specific application or research group.</w:t>
      </w:r>
      <w:r w:rsidR="00560D22">
        <w:t xml:space="preserve"> </w:t>
      </w:r>
    </w:p>
    <w:p w14:paraId="385A3C21" w14:textId="47293ACB" w:rsidR="0001175F" w:rsidRDefault="008D5234" w:rsidP="00A267DB">
      <w:pPr>
        <w:rPr>
          <w:ins w:id="353" w:author="Mingear, Jacob Lee" w:date="2024-10-07T13:16:00Z" w16du:dateUtc="2024-10-07T19:16:00Z"/>
        </w:rPr>
      </w:pPr>
      <w:r w:rsidRPr="008F54E3">
        <w:t>Given filtered and synchronized experimental data</w:t>
      </w:r>
      <w:ins w:id="354" w:author="Mingear, Jacob Lee" w:date="2024-10-07T13:42:00Z" w16du:dateUtc="2024-10-07T19:42:00Z">
        <w:r w:rsidR="00B858B8">
          <w:t xml:space="preserve"> from the processing module</w:t>
        </w:r>
      </w:ins>
      <w:r w:rsidRPr="008F54E3">
        <w:t>, the</w:t>
      </w:r>
      <w:ins w:id="355" w:author="Mingear, Jacob Lee" w:date="2024-10-07T13:42:00Z" w16du:dateUtc="2024-10-07T19:42:00Z">
        <w:del w:id="356" w:author="Walgren, Patrick" w:date="2024-10-08T08:40:00Z" w16du:dateUtc="2024-10-08T14:40:00Z">
          <w:r w:rsidR="00B858B8" w:rsidDel="00EC4296">
            <w:delText xml:space="preserve"> subsequent</w:delText>
          </w:r>
        </w:del>
      </w:ins>
      <w:r w:rsidRPr="008F54E3">
        <w:t xml:space="preserve"> </w:t>
      </w:r>
      <w:del w:id="357" w:author="Mingear, Jacob Lee" w:date="2024-10-07T13:42:00Z" w16du:dateUtc="2024-10-07T19:42:00Z">
        <w:r w:rsidRPr="008F54E3" w:rsidDel="00B858B8">
          <w:delText>SMA REACT</w:delText>
        </w:r>
      </w:del>
      <w:ins w:id="358" w:author="Mingear, Jacob Lee" w:date="2024-10-07T13:42:00Z" w16du:dateUtc="2024-10-07T19:42:00Z">
        <w:r w:rsidR="00B858B8">
          <w:t>model</w:t>
        </w:r>
      </w:ins>
      <w:r w:rsidRPr="008F54E3">
        <w:t xml:space="preserve"> calibration </w:t>
      </w:r>
      <w:del w:id="359" w:author="Mingear, Jacob Lee" w:date="2024-10-07T13:08:00Z" w16du:dateUtc="2024-10-07T19:08:00Z">
        <w:r w:rsidRPr="008F54E3" w:rsidDel="008F54E3">
          <w:delText xml:space="preserve">GUI </w:delText>
        </w:r>
      </w:del>
      <w:ins w:id="360" w:author="Mingear, Jacob Lee" w:date="2024-10-07T13:08:00Z" w16du:dateUtc="2024-10-07T19:08:00Z">
        <w:r w:rsidR="008F54E3" w:rsidRPr="008F54E3">
          <w:t xml:space="preserve">module </w:t>
        </w:r>
      </w:ins>
      <w:r w:rsidRPr="008F54E3">
        <w:t>finds the best fit of constitutive model parameters (martensitic elastic modulus, austenite start temperature, etc.)</w:t>
      </w:r>
      <w:ins w:id="361" w:author="Mingear, Jacob Lee" w:date="2024-10-07T13:15:00Z" w16du:dateUtc="2024-10-07T19:15:00Z">
        <w:r w:rsidR="0001175F">
          <w:t xml:space="preserve"> based on the Lagoudas one-dimensional constitutive model</w:t>
        </w:r>
      </w:ins>
      <w:r w:rsidRPr="008F54E3">
        <w:t>.</w:t>
      </w:r>
      <w:r>
        <w:t xml:space="preserve"> </w:t>
      </w:r>
      <w:del w:id="362" w:author="Mingear, Jacob Lee" w:date="2024-10-07T13:15:00Z" w16du:dateUtc="2024-10-07T19:15:00Z">
        <w:r w:rsidDel="0001175F">
          <w:delText>Following the thermodynamically consistent model derived by Lagoudas et al., t</w:delText>
        </w:r>
      </w:del>
      <w:ins w:id="363" w:author="Mingear, Jacob Lee" w:date="2024-10-07T13:15:00Z" w16du:dateUtc="2024-10-07T19:15:00Z">
        <w:r w:rsidR="0001175F">
          <w:t>T</w:t>
        </w:r>
      </w:ins>
      <w:r>
        <w:t xml:space="preserve">he developed calibration routine leverages </w:t>
      </w:r>
      <w:r w:rsidR="00D925B3">
        <w:t>hybrid</w:t>
      </w:r>
      <w:r>
        <w:t xml:space="preserve"> optimization</w:t>
      </w:r>
      <w:del w:id="364" w:author="Mingear, Jacob Lee" w:date="2024-10-07T13:29:00Z" w16du:dateUtc="2024-10-07T19:29:00Z">
        <w:r w:rsidR="00F30A0C" w:rsidDel="00855B77">
          <w:rPr>
            <w:rStyle w:val="FootnoteReference"/>
          </w:rPr>
          <w:footnoteReference w:id="2"/>
        </w:r>
      </w:del>
      <w:r>
        <w:t xml:space="preserve"> to minimize error between model prediction and experimental data. </w:t>
      </w:r>
      <w:commentRangeStart w:id="373"/>
      <w:ins w:id="374" w:author="Mingear, Jacob Lee" w:date="2024-10-07T13:29:00Z" w16du:dateUtc="2024-10-07T19:29:00Z">
        <w:r w:rsidR="00855B77">
          <w:t>Hybrid optimization comprises</w:t>
        </w:r>
      </w:ins>
      <w:ins w:id="375" w:author="Walgren, Patrick" w:date="2024-10-08T08:41:00Z" w16du:dateUtc="2024-10-08T14:41:00Z">
        <w:r w:rsidR="009101C0">
          <w:t xml:space="preserve"> a</w:t>
        </w:r>
      </w:ins>
      <w:ins w:id="376" w:author="Walgren, Patrick" w:date="2024-10-08T08:42:00Z" w16du:dateUtc="2024-10-08T14:42:00Z">
        <w:r w:rsidR="009101C0">
          <w:t xml:space="preserve"> </w:t>
        </w:r>
      </w:ins>
      <w:ins w:id="377" w:author="Mingear, Jacob Lee" w:date="2024-10-07T13:29:00Z" w16du:dateUtc="2024-10-07T19:29:00Z">
        <w:del w:id="378" w:author="Walgren, Patrick" w:date="2024-10-08T08:41:00Z" w16du:dateUtc="2024-10-08T14:41:00Z">
          <w:r w:rsidR="00855B77" w:rsidDel="009101C0">
            <w:delText xml:space="preserve"> of </w:delText>
          </w:r>
        </w:del>
        <w:r w:rsidR="00855B77">
          <w:t>global optimization</w:t>
        </w:r>
      </w:ins>
      <w:ins w:id="379" w:author="Walgren, Patrick" w:date="2024-10-08T08:41:00Z" w16du:dateUtc="2024-10-08T14:41:00Z">
        <w:r w:rsidR="009101C0">
          <w:t xml:space="preserve"> (i.e., a </w:t>
        </w:r>
      </w:ins>
      <w:ins w:id="380" w:author="Walgren, Patrick" w:date="2024-10-08T08:42:00Z" w16du:dateUtc="2024-10-08T14:42:00Z">
        <w:r w:rsidR="009101C0">
          <w:t>genetic algorithm)</w:t>
        </w:r>
      </w:ins>
      <w:ins w:id="381" w:author="Mingear, Jacob Lee" w:date="2024-10-07T13:29:00Z" w16du:dateUtc="2024-10-07T19:29:00Z">
        <w:r w:rsidR="00855B77">
          <w:t xml:space="preserve"> </w:t>
        </w:r>
      </w:ins>
      <w:ins w:id="382" w:author="Mingear, Jacob Lee" w:date="2024-10-07T13:30:00Z" w16du:dateUtc="2024-10-07T19:30:00Z">
        <w:r w:rsidR="00855B77">
          <w:t xml:space="preserve">to identify a starting point </w:t>
        </w:r>
      </w:ins>
      <w:ins w:id="383" w:author="Walgren, Patrick" w:date="2024-10-08T08:42:00Z" w16du:dateUtc="2024-10-08T14:42:00Z">
        <w:r w:rsidR="009101C0">
          <w:t xml:space="preserve">for </w:t>
        </w:r>
      </w:ins>
      <w:ins w:id="384" w:author="Mingear, Jacob Lee" w:date="2024-10-07T13:29:00Z" w16du:dateUtc="2024-10-07T19:29:00Z">
        <w:del w:id="385" w:author="Walgren, Patrick" w:date="2024-10-08T08:42:00Z" w16du:dateUtc="2024-10-08T14:42:00Z">
          <w:r w:rsidR="00855B77" w:rsidDel="009101C0">
            <w:delText xml:space="preserve">followed by </w:delText>
          </w:r>
        </w:del>
        <w:r w:rsidR="00855B77">
          <w:t xml:space="preserve">a local </w:t>
        </w:r>
      </w:ins>
      <w:ins w:id="386" w:author="Mingear, Jacob Lee" w:date="2024-10-07T13:31:00Z" w16du:dateUtc="2024-10-07T19:31:00Z">
        <w:r w:rsidR="00855B77">
          <w:t>gradient-based optimization (i.e., SLSQP</w:t>
        </w:r>
      </w:ins>
      <w:ins w:id="387" w:author="Walgren, Patrick" w:date="2024-10-08T08:42:00Z" w16du:dateUtc="2024-10-08T14:42:00Z">
        <w:r w:rsidR="009101C0">
          <w:t>)</w:t>
        </w:r>
      </w:ins>
      <w:ins w:id="388" w:author="Mingear, Jacob Lee" w:date="2024-10-07T13:31:00Z" w16du:dateUtc="2024-10-07T19:31:00Z">
        <w:del w:id="389" w:author="Walgren, Patrick" w:date="2024-10-08T08:42:00Z" w16du:dateUtc="2024-10-08T14:42:00Z">
          <w:r w:rsidR="00855B77" w:rsidDel="009101C0">
            <w:delText xml:space="preserve">) </w:delText>
          </w:r>
        </w:del>
      </w:ins>
      <w:ins w:id="390" w:author="Mingear, Jacob Lee" w:date="2024-10-07T13:29:00Z" w16du:dateUtc="2024-10-07T19:29:00Z">
        <w:del w:id="391" w:author="Walgren, Patrick" w:date="2024-10-08T08:42:00Z" w16du:dateUtc="2024-10-08T14:42:00Z">
          <w:r w:rsidR="00855B77" w:rsidDel="009101C0">
            <w:delText>on the best set of design variables</w:delText>
          </w:r>
        </w:del>
      </w:ins>
      <w:ins w:id="392" w:author="Mingear, Jacob Lee" w:date="2024-10-07T13:31:00Z" w16du:dateUtc="2024-10-07T19:31:00Z">
        <w:r w:rsidR="00855B77">
          <w:t>.</w:t>
        </w:r>
      </w:ins>
      <w:ins w:id="393" w:author="Mingear, Jacob Lee" w:date="2024-10-07T13:29:00Z" w16du:dateUtc="2024-10-07T19:29:00Z">
        <w:r w:rsidR="00855B77">
          <w:t xml:space="preserve"> </w:t>
        </w:r>
      </w:ins>
      <w:commentRangeEnd w:id="373"/>
      <w:ins w:id="394" w:author="Mingear, Jacob Lee" w:date="2024-10-07T13:31:00Z" w16du:dateUtc="2024-10-07T19:31:00Z">
        <w:r w:rsidR="00855B77">
          <w:rPr>
            <w:rStyle w:val="CommentReference"/>
          </w:rPr>
          <w:commentReference w:id="373"/>
        </w:r>
      </w:ins>
      <w:r w:rsidR="00842597">
        <w:t>Our tool</w:t>
      </w:r>
      <w:r>
        <w:t xml:space="preserve"> enables the user to customize the optimization routine as well as the model parameters to be optimized (e.g., bounds and free variables). Outputs from the calibration routine include a set of model parameters to be used in future analyses (i.e., material properties for FEA) and a thermodynamically consistent phase diagram based on calibrated model parameters. </w:t>
      </w:r>
    </w:p>
    <w:p w14:paraId="738B27D4" w14:textId="2E1FED63" w:rsidR="008D5234" w:rsidRPr="0094687A" w:rsidDel="0001175F" w:rsidRDefault="008D5234" w:rsidP="00A267DB">
      <w:pPr>
        <w:rPr>
          <w:del w:id="395" w:author="Mingear, Jacob Lee" w:date="2024-10-07T13:17:00Z" w16du:dateUtc="2024-10-07T19:17:00Z"/>
          <w:b/>
          <w:bCs/>
        </w:rPr>
      </w:pPr>
      <w:del w:id="396" w:author="Mingear, Jacob Lee" w:date="2024-10-07T13:16:00Z" w16du:dateUtc="2024-10-07T19:16:00Z">
        <w:r w:rsidDel="0001175F">
          <w:delText>We focus on</w:delText>
        </w:r>
      </w:del>
      <w:del w:id="397" w:author="Mingear, Jacob Lee" w:date="2024-10-07T13:17:00Z" w16du:dateUtc="2024-10-07T19:17:00Z">
        <w:r w:rsidDel="0001175F">
          <w:delText xml:space="preserve"> the Lagoudas</w:delText>
        </w:r>
        <w:r w:rsidR="00310D0C" w:rsidDel="0001175F">
          <w:delText xml:space="preserve"> one-dimensional</w:delText>
        </w:r>
        <w:r w:rsidDel="0001175F">
          <w:delText xml:space="preserve"> constitutive model, </w:delText>
        </w:r>
      </w:del>
      <w:del w:id="398" w:author="Mingear, Jacob Lee" w:date="2024-10-07T13:16:00Z" w16du:dateUtc="2024-10-07T19:16:00Z">
        <w:r w:rsidDel="0001175F">
          <w:delText xml:space="preserve">but </w:delText>
        </w:r>
      </w:del>
      <w:del w:id="399" w:author="Mingear, Jacob Lee" w:date="2024-10-07T13:17:00Z" w16du:dateUtc="2024-10-07T19:17:00Z">
        <w:r w:rsidDel="0001175F">
          <w:delText>one could leverage the developed framework and extend the software to consider other constitutive models, higher dimensional models (e.g., 3D models with anisotropic effects), and different loading modes (e.g., superelasticity).</w:delText>
        </w:r>
      </w:del>
    </w:p>
    <w:p w14:paraId="1102D002" w14:textId="3CDCE546" w:rsidR="00A267DB" w:rsidDel="0001175F" w:rsidRDefault="00A267DB" w:rsidP="00A267DB">
      <w:pPr>
        <w:rPr>
          <w:del w:id="400" w:author="Walgren, Patrick" w:date="2024-08-29T13:16:00Z" w16du:dateUtc="2024-08-29T19:16:00Z"/>
        </w:rPr>
      </w:pPr>
      <w:bookmarkStart w:id="401" w:name="_Hlk164063250"/>
      <w:del w:id="402" w:author="Mingear, Jacob Lee" w:date="2024-10-07T13:18:00Z" w16du:dateUtc="2024-10-07T19:18:00Z">
        <w:r w:rsidRPr="00A267DB" w:rsidDel="0001175F">
          <w:rPr>
            <w:highlight w:val="yellow"/>
          </w:rPr>
          <w:delText>For this work, due to the inherent</w:delText>
        </w:r>
      </w:del>
      <w:ins w:id="403" w:author="Walgren, Patrick" w:date="2024-08-30T09:14:00Z" w16du:dateUtc="2024-08-30T15:14:00Z">
        <w:del w:id="404" w:author="Mingear, Jacob Lee" w:date="2024-10-07T13:18:00Z" w16du:dateUtc="2024-10-07T19:18:00Z">
          <w:r w:rsidR="00BA7E95" w:rsidDel="0001175F">
            <w:rPr>
              <w:highlight w:val="yellow"/>
            </w:rPr>
            <w:delText xml:space="preserve"> material property</w:delText>
          </w:r>
        </w:del>
      </w:ins>
      <w:del w:id="405" w:author="Mingear, Jacob Lee" w:date="2024-10-07T13:18:00Z" w16du:dateUtc="2024-10-07T19:18:00Z">
        <w:r w:rsidRPr="00A267DB" w:rsidDel="0001175F">
          <w:rPr>
            <w:highlight w:val="yellow"/>
          </w:rPr>
          <w:delText xml:space="preserve"> </w:delText>
        </w:r>
      </w:del>
      <w:del w:id="406" w:author="Mingear, Jacob Lee" w:date="2024-10-07T13:23:00Z" w16du:dateUtc="2024-10-07T19:23:00Z">
        <w:r w:rsidRPr="00A267DB" w:rsidDel="0001175F">
          <w:rPr>
            <w:highlight w:val="yellow"/>
          </w:rPr>
          <w:delText>interdependence of so many material properties</w:delText>
        </w:r>
      </w:del>
      <w:ins w:id="407" w:author="Walgren, Patrick" w:date="2024-08-30T09:14:00Z" w16du:dateUtc="2024-08-30T15:14:00Z">
        <w:del w:id="408" w:author="Mingear, Jacob Lee" w:date="2024-10-07T13:23:00Z" w16du:dateUtc="2024-10-07T19:23:00Z">
          <w:r w:rsidR="00BA7E95" w:rsidDel="0001175F">
            <w:rPr>
              <w:highlight w:val="yellow"/>
            </w:rPr>
            <w:delText xml:space="preserve">interdependence of </w:delText>
          </w:r>
        </w:del>
        <w:del w:id="409" w:author="Mingear, Jacob Lee" w:date="2024-10-07T13:19:00Z" w16du:dateUtc="2024-10-07T19:19:00Z">
          <w:r w:rsidR="00BA7E95" w:rsidDel="0001175F">
            <w:rPr>
              <w:highlight w:val="yellow"/>
            </w:rPr>
            <w:delText xml:space="preserve">the Lagoudas </w:delText>
          </w:r>
        </w:del>
      </w:ins>
      <w:ins w:id="410" w:author="Walgren, Patrick" w:date="2024-08-30T09:15:00Z" w16du:dateUtc="2024-08-30T15:15:00Z">
        <w:del w:id="411" w:author="Mingear, Jacob Lee" w:date="2024-10-07T13:19:00Z" w16du:dateUtc="2024-10-07T19:19:00Z">
          <w:r w:rsidR="00BA7E95" w:rsidDel="0001175F">
            <w:rPr>
              <w:highlight w:val="yellow"/>
            </w:rPr>
            <w:delText>constitutive model</w:delText>
          </w:r>
        </w:del>
      </w:ins>
      <w:del w:id="412" w:author="Mingear, Jacob Lee" w:date="2024-10-07T13:19:00Z" w16du:dateUtc="2024-10-07T19:19:00Z">
        <w:r w:rsidRPr="00A267DB" w:rsidDel="0001175F">
          <w:rPr>
            <w:highlight w:val="yellow"/>
          </w:rPr>
          <w:delText>, and assuming that the driving facto</w:delText>
        </w:r>
        <w:r w:rsidR="00AC4E64" w:rsidDel="0001175F">
          <w:rPr>
            <w:highlight w:val="yellow"/>
          </w:rPr>
          <w:fldChar w:fldCharType="begin"/>
        </w:r>
        <w:r w:rsidR="00AC4E64" w:rsidDel="0001175F">
          <w:rPr>
            <w:highlight w:val="yellow"/>
          </w:rPr>
          <w:delInstrText xml:space="preserve"> ADDIN ZOTERO_ITEM CSL_CITATION {"citationID":"PCUm5I99","properties":{"formattedCitation":"[9]","plainCitation":"[9]","noteIndex":0},"citationItems":[{"id":3061,"uris":["http://zotero.org/users/4607708/items/TYX3FDF8"],"itemData":{"id":3061,"type":"report","event-place":"West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alloys","URL":"https://www.astm.org/e3097-17.html","author":[{"family":"ASTM","given":""}],"issued":{"date-parts":[["2017"]]}}}],"schema":"https://github.com/citation-style-language/schema/raw/master/csl-citation.json"} </w:delInstrText>
        </w:r>
        <w:r w:rsidR="00AC4E64" w:rsidDel="0001175F">
          <w:rPr>
            <w:highlight w:val="yellow"/>
          </w:rPr>
          <w:fldChar w:fldCharType="separate"/>
        </w:r>
        <w:r w:rsidR="00AC4E64" w:rsidRPr="00AC4E64" w:rsidDel="0001175F">
          <w:rPr>
            <w:rFonts w:ascii="Calibri" w:hAnsi="Calibri" w:cs="Calibri"/>
            <w:highlight w:val="yellow"/>
          </w:rPr>
          <w:delText>[9]</w:delText>
        </w:r>
        <w:r w:rsidR="00AC4E64" w:rsidDel="0001175F">
          <w:rPr>
            <w:highlight w:val="yellow"/>
          </w:rPr>
          <w:fldChar w:fldCharType="end"/>
        </w:r>
        <w:r w:rsidRPr="00A267DB" w:rsidDel="0001175F">
          <w:rPr>
            <w:highlight w:val="yellow"/>
          </w:rPr>
          <w:delText>r for calibration is</w:delText>
        </w:r>
      </w:del>
      <w:del w:id="413" w:author="Mingear, Jacob Lee" w:date="2024-10-07T13:23:00Z" w16du:dateUtc="2024-10-07T19:23:00Z">
        <w:r w:rsidRPr="00A267DB" w:rsidDel="0001175F">
          <w:rPr>
            <w:highlight w:val="yellow"/>
          </w:rPr>
          <w:delText xml:space="preserve"> proper fit of experimental data</w:delText>
        </w:r>
      </w:del>
      <w:del w:id="414" w:author="Mingear, Jacob Lee" w:date="2024-10-07T13:20:00Z" w16du:dateUtc="2024-10-07T19:20:00Z">
        <w:r w:rsidRPr="00A267DB" w:rsidDel="0001175F">
          <w:rPr>
            <w:highlight w:val="yellow"/>
          </w:rPr>
          <w:delText xml:space="preserve">, we can approach the calibration problem as a </w:delText>
        </w:r>
      </w:del>
      <w:del w:id="415" w:author="Mingear, Jacob Lee" w:date="2024-10-07T13:23:00Z" w16du:dateUtc="2024-10-07T19:23:00Z">
        <w:r w:rsidRPr="00A267DB" w:rsidDel="0001175F">
          <w:rPr>
            <w:highlight w:val="yellow"/>
          </w:rPr>
          <w:delText xml:space="preserve">numerical </w:delText>
        </w:r>
      </w:del>
      <w:ins w:id="416" w:author="Walgren, Patrick" w:date="2024-08-29T13:02:00Z" w16du:dateUtc="2024-08-29T19:02:00Z">
        <w:del w:id="417" w:author="Mingear, Jacob Lee" w:date="2024-10-07T13:23:00Z" w16du:dateUtc="2024-10-07T19:23:00Z">
          <w:r w:rsidR="00D925B3" w:rsidDel="0001175F">
            <w:rPr>
              <w:highlight w:val="yellow"/>
            </w:rPr>
            <w:delText>hybrid</w:delText>
          </w:r>
          <w:r w:rsidR="00D925B3" w:rsidRPr="00A267DB" w:rsidDel="0001175F">
            <w:rPr>
              <w:highlight w:val="yellow"/>
            </w:rPr>
            <w:delText xml:space="preserve"> </w:delText>
          </w:r>
        </w:del>
      </w:ins>
      <w:del w:id="418" w:author="Mingear, Jacob Lee" w:date="2024-10-07T13:23:00Z" w16du:dateUtc="2024-10-07T19:23:00Z">
        <w:r w:rsidRPr="00A267DB" w:rsidDel="0001175F">
          <w:rPr>
            <w:highlight w:val="yellow"/>
          </w:rPr>
          <w:delText>optimization</w:delText>
        </w:r>
      </w:del>
      <w:del w:id="419" w:author="Mingear, Jacob Lee" w:date="2024-10-07T13:20:00Z" w16du:dateUtc="2024-10-07T19:20:00Z">
        <w:r w:rsidRPr="00A267DB" w:rsidDel="0001175F">
          <w:rPr>
            <w:highlight w:val="yellow"/>
          </w:rPr>
          <w:delText xml:space="preserve"> problem</w:delText>
        </w:r>
      </w:del>
      <w:del w:id="420" w:author="Mingear, Jacob Lee" w:date="2024-10-07T13:23:00Z" w16du:dateUtc="2024-10-07T19:23:00Z">
        <w:r w:rsidRPr="00A267DB" w:rsidDel="0001175F">
          <w:rPr>
            <w:highlight w:val="yellow"/>
          </w:rPr>
          <w:delText>.</w:delText>
        </w:r>
        <w:r w:rsidDel="0001175F">
          <w:delText xml:space="preserve"> </w:delText>
        </w:r>
      </w:del>
      <w:bookmarkEnd w:id="401"/>
      <w:del w:id="421" w:author="Mingear, Jacob Lee" w:date="2024-10-07T13:21:00Z" w16du:dateUtc="2024-10-07T19:21:00Z">
        <w:r w:rsidDel="0001175F">
          <w:delText>For c</w:delText>
        </w:r>
      </w:del>
      <w:del w:id="422" w:author="Mingear, Jacob Lee" w:date="2024-10-07T13:23:00Z" w16du:dateUtc="2024-10-07T19:23:00Z">
        <w:r w:rsidDel="0001175F">
          <w:delText>onstant force thermal cycle experiments</w:delText>
        </w:r>
      </w:del>
      <w:ins w:id="423" w:author="Walgren, Patrick" w:date="2024-08-29T13:03:00Z" w16du:dateUtc="2024-08-29T19:03:00Z">
        <w:del w:id="424" w:author="Mingear, Jacob Lee" w:date="2024-10-07T13:23:00Z" w16du:dateUtc="2024-10-07T19:23:00Z">
          <w:r w:rsidR="00D925B3" w:rsidDel="0001175F">
            <w:delText xml:space="preserve"> </w:delText>
          </w:r>
        </w:del>
      </w:ins>
      <w:ins w:id="425" w:author="Walgren, Patrick" w:date="2024-09-18T10:02:00Z">
        <w:del w:id="426" w:author="Mingear, Jacob Lee" w:date="2024-10-07T13:23:00Z" w16du:dateUtc="2024-10-07T19:23:00Z">
          <w:r w:rsidR="00AC4E64" w:rsidRPr="00AC4E64" w:rsidDel="0001175F">
            <w:fldChar w:fldCharType="begin"/>
          </w:r>
          <w:r w:rsidR="00AC4E64" w:rsidRPr="00AC4E64" w:rsidDel="0001175F">
            <w:delInstrText xml:space="preserve"> ADDIN ZOTERO_ITEM CSL_CITATION {"citationID":"PCUm5I99","properties":{"formattedCitation":"[9]","plainCitation":"[9]","noteIndex":0},"citationItems":[{"id":3061,"uris":["http://zotero.org/users/4607708/items/TYX3FDF8"],"itemData":{"id":3061,"type":"report","event-place":"West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alloys","URL":"https://www.astm.org/e3097-17.html","author":[{"family":"ASTM","given":""}],"issued":{"date-parts":[["2017"]]}}}],"schema":"https://github.com/citation-style-language/schema/raw/master/csl-citation.json"} </w:delInstrText>
          </w:r>
          <w:r w:rsidR="00AC4E64" w:rsidRPr="00AC4E64" w:rsidDel="0001175F">
            <w:fldChar w:fldCharType="separate"/>
          </w:r>
          <w:r w:rsidR="00AC4E64" w:rsidRPr="00AC4E64" w:rsidDel="0001175F">
            <w:delText>[9]</w:delText>
          </w:r>
        </w:del>
      </w:ins>
      <w:ins w:id="427" w:author="Walgren, Patrick" w:date="2024-09-18T10:02:00Z" w16du:dateUtc="2024-09-18T16:02:00Z">
        <w:del w:id="428" w:author="Mingear, Jacob Lee" w:date="2024-10-07T13:23:00Z" w16du:dateUtc="2024-10-07T19:23:00Z">
          <w:r w:rsidR="00AC4E64" w:rsidRPr="00AC4E64" w:rsidDel="0001175F">
            <w:fldChar w:fldCharType="end"/>
          </w:r>
        </w:del>
      </w:ins>
      <w:del w:id="429" w:author="Mingear, Jacob Lee" w:date="2024-10-07T13:21:00Z" w16du:dateUtc="2024-10-07T19:21:00Z">
        <w:r w:rsidDel="0001175F">
          <w:delText>,</w:delText>
        </w:r>
      </w:del>
      <w:del w:id="430" w:author="Mingear, Jacob Lee" w:date="2024-10-07T13:23:00Z" w16du:dateUtc="2024-10-07T19:23:00Z">
        <w:r w:rsidDel="0001175F">
          <w:delText xml:space="preserve"> strain is measured as a function of temperature at certain stress levels. </w:delText>
        </w:r>
      </w:del>
      <w:del w:id="431" w:author="Mingear, Jacob Lee" w:date="2024-10-07T13:22:00Z" w16du:dateUtc="2024-10-07T19:22:00Z">
        <w:r w:rsidDel="0001175F">
          <w:delText>We seek a set of material properties</w:delText>
        </w:r>
      </w:del>
      <w:ins w:id="432" w:author="Walgren, Patrick" w:date="2024-06-04T20:20:00Z" w16du:dateUtc="2024-06-05T00:20:00Z">
        <w:del w:id="433" w:author="Mingear, Jacob Lee" w:date="2024-10-07T13:22:00Z" w16du:dateUtc="2024-10-07T19:22:00Z">
          <w:r w:rsidR="000C2720" w:rsidDel="0001175F">
            <w:delText xml:space="preserve"> such</w:delText>
          </w:r>
        </w:del>
      </w:ins>
      <w:del w:id="434" w:author="Mingear, Jacob Lee" w:date="2024-10-07T13:22:00Z" w16du:dateUtc="2024-10-07T19:22:00Z">
        <w:r w:rsidDel="0001175F">
          <w:delText xml:space="preserve"> that</w:delText>
        </w:r>
      </w:del>
      <w:ins w:id="435" w:author="Walgren, Patrick" w:date="2024-06-04T20:20:00Z" w16du:dateUtc="2024-06-05T00:20:00Z">
        <w:del w:id="436" w:author="Mingear, Jacob Lee" w:date="2024-10-07T13:22:00Z" w16du:dateUtc="2024-10-07T19:22:00Z">
          <w:r w:rsidR="000C2720" w:rsidDel="0001175F">
            <w:delText xml:space="preserve"> the calibrated constitutive model</w:delText>
          </w:r>
        </w:del>
      </w:ins>
      <w:del w:id="437" w:author="Mingear, Jacob Lee" w:date="2024-10-07T13:22:00Z" w16du:dateUtc="2024-10-07T19:22:00Z">
        <w:r w:rsidDel="0001175F">
          <w:delText xml:space="preserve"> best matches the experimental data over this set of experiments. This can be represented as a mathematical optimization problem.  </w:delText>
        </w:r>
      </w:del>
    </w:p>
    <w:p w14:paraId="37E4771A" w14:textId="3FEEA847" w:rsidR="0001175F" w:rsidRPr="0094687A" w:rsidRDefault="0001175F" w:rsidP="0001175F">
      <w:pPr>
        <w:rPr>
          <w:ins w:id="438" w:author="Mingear, Jacob Lee" w:date="2024-10-07T13:22:00Z" w16du:dateUtc="2024-10-07T19:22:00Z"/>
          <w:b/>
          <w:bCs/>
        </w:rPr>
      </w:pPr>
      <w:ins w:id="439" w:author="Mingear, Jacob Lee" w:date="2024-10-07T13:22:00Z" w16du:dateUtc="2024-10-07T19:22:00Z">
        <w:r w:rsidRPr="00A267DB">
          <w:rPr>
            <w:highlight w:val="yellow"/>
          </w:rPr>
          <w:t>Our tool leverages the genetic algorithm NSGA-II</w:t>
        </w:r>
        <w:r>
          <w:rPr>
            <w:highlight w:val="yellow"/>
          </w:rPr>
          <w:t xml:space="preserve"> </w:t>
        </w:r>
        <w:r>
          <w:rPr>
            <w:highlight w:val="yellow"/>
          </w:rPr>
          <w:fldChar w:fldCharType="begin"/>
        </w:r>
      </w:ins>
      <w:r w:rsidR="00036BA7">
        <w:rPr>
          <w:highlight w:val="yellow"/>
        </w:rPr>
        <w:instrText xml:space="preserve"> ADDIN ZOTERO_ITEM CSL_CITATION {"citationID":"9V31gCsb","properties":{"formattedCitation":"[24], [25]","plainCitation":"[24], [25]","noteIndex":0},"citationItems":[{"id":1584,"uris":["http://zotero.org/users/4607708/items/RIYJC9WC"],"itemData":{"id":1584,"type":"article-journal","container-title":"IEEE transactions on evolutionary computation","issue":"2","page":"182–197","source":"Google Scholar","title":"A fast and elitist multiobjective genetic algorithm: NSGA-II","title-short":"A fast and elitist multiobjective genetic algorithm","volume":"6","author":[{"family":"Deb","given":"Kalyanmoy"},{"family":"Pratap","given":"Amrit"},{"family":"Agarwal","given":"Sameer"},{"family":"Meyarivan","given":"TAMT"}],"issued":{"date-parts":[["2002"]]}}},{"id":2672,"uris":["http://zotero.org/users/4607708/items/XBHA58DW"],"itemData":{"id":2672,"type":"article-journal","container-title":"Journal of Machine Learning Research","page":"2171–2175","title":"DEAP: Evolutionary Algorithms Made Easy","volume":"13","author":[{"family":"Fortin","given":"Félix-Antoine"},{"family":"Rainville","given":"François-Michel De"},{"family":"Gardner","given":"Marc-André"},{"family":"Parizeau","given":"Marc"},{"family":"Gagné","given":"Christian"}],"issued":{"date-parts":[["2012",7]]}}}],"schema":"https://github.com/citation-style-language/schema/raw/master/csl-citation.json"} </w:instrText>
      </w:r>
      <w:ins w:id="440" w:author="Mingear, Jacob Lee" w:date="2024-10-07T13:22:00Z" w16du:dateUtc="2024-10-07T19:22:00Z">
        <w:r>
          <w:rPr>
            <w:highlight w:val="yellow"/>
          </w:rPr>
          <w:fldChar w:fldCharType="separate"/>
        </w:r>
      </w:ins>
      <w:r w:rsidR="00036BA7" w:rsidRPr="00036BA7">
        <w:rPr>
          <w:rFonts w:ascii="Calibri" w:hAnsi="Calibri" w:cs="Calibri"/>
          <w:highlight w:val="yellow"/>
        </w:rPr>
        <w:t>[24], [25]</w:t>
      </w:r>
      <w:ins w:id="441" w:author="Mingear, Jacob Lee" w:date="2024-10-07T13:22:00Z" w16du:dateUtc="2024-10-07T19:22:00Z">
        <w:r>
          <w:rPr>
            <w:highlight w:val="yellow"/>
          </w:rPr>
          <w:fldChar w:fldCharType="end"/>
        </w:r>
        <w:r w:rsidRPr="00A267DB">
          <w:rPr>
            <w:highlight w:val="yellow"/>
          </w:rPr>
          <w:t xml:space="preserve"> for the global search and then SLSQP implemented in SciPy</w:t>
        </w:r>
        <w:r>
          <w:rPr>
            <w:highlight w:val="yellow"/>
          </w:rPr>
          <w:t xml:space="preserve"> </w:t>
        </w:r>
        <w:r>
          <w:rPr>
            <w:highlight w:val="yellow"/>
          </w:rPr>
          <w:fldChar w:fldCharType="begin"/>
        </w:r>
      </w:ins>
      <w:r w:rsidR="00036BA7">
        <w:rPr>
          <w:highlight w:val="yellow"/>
        </w:rPr>
        <w:instrText xml:space="preserve"> ADDIN ZOTERO_ITEM CSL_CITATION {"citationID":"n23ijMVk","properties":{"formattedCitation":"[26]","plainCitation":"[26]","noteIndex":0},"citationItems":[{"id":3596,"uris":["http://zotero.org/users/4607708/items/C85DZUAW"],"itemData":{"id":3596,"type":"article-journal","abstract":"Abstract\n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Van Der Walt","given":"Stéfan J."},{"family":"Brett","given":"Matthew"},{"family":"Wilson","given":"Joshua"},{"family":"Millman","given":"K.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H."},{"family":"Pedregosa","given":"Fabian"},{"family":"Van Mulbregt","given":"Paul"},{"literal":"SciPy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L."},{"family":"De Miranda Cardoso","given":"José Vinícius"},{"family":"Reimer","given":"Joscha"},{"family":"Harrington","given":"Joseph"},{"family":"Rodríguez","given":"Juan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instrText>
      </w:r>
      <w:ins w:id="442" w:author="Mingear, Jacob Lee" w:date="2024-10-07T13:22:00Z" w16du:dateUtc="2024-10-07T19:22:00Z">
        <w:r>
          <w:rPr>
            <w:highlight w:val="yellow"/>
          </w:rPr>
          <w:fldChar w:fldCharType="separate"/>
        </w:r>
      </w:ins>
      <w:r w:rsidR="00036BA7" w:rsidRPr="00036BA7">
        <w:rPr>
          <w:rFonts w:ascii="Calibri" w:hAnsi="Calibri" w:cs="Calibri"/>
          <w:highlight w:val="yellow"/>
        </w:rPr>
        <w:t>[26]</w:t>
      </w:r>
      <w:ins w:id="443" w:author="Mingear, Jacob Lee" w:date="2024-10-07T13:22:00Z" w16du:dateUtc="2024-10-07T19:22:00Z">
        <w:r>
          <w:rPr>
            <w:highlight w:val="yellow"/>
          </w:rPr>
          <w:fldChar w:fldCharType="end"/>
        </w:r>
        <w:r w:rsidRPr="00A267DB">
          <w:rPr>
            <w:highlight w:val="yellow"/>
          </w:rPr>
          <w:t xml:space="preserve"> for the local search, although the tool is modular and can be modified to use other optimization algorithms.</w:t>
        </w:r>
        <w:r>
          <w:t xml:space="preserve"> </w:t>
        </w:r>
      </w:ins>
      <w:commentRangeStart w:id="444"/>
      <w:ins w:id="445" w:author="Mingear, Jacob Lee" w:date="2024-10-07T13:26:00Z" w16du:dateUtc="2024-10-07T19:26:00Z">
        <w:del w:id="446" w:author="Walgren, Patrick" w:date="2024-10-08T08:49:00Z" w16du:dateUtc="2024-10-08T14:49:00Z">
          <w:r w:rsidR="00855B77" w:rsidDel="00E765E3">
            <w:delText xml:space="preserve">This algorithm </w:delText>
          </w:r>
        </w:del>
      </w:ins>
      <w:ins w:id="447" w:author="Mingear, Jacob Lee" w:date="2024-10-07T13:27:00Z" w16du:dateUtc="2024-10-07T19:27:00Z">
        <w:del w:id="448" w:author="Walgren, Patrick" w:date="2024-10-08T08:49:00Z" w16du:dateUtc="2024-10-08T14:49:00Z">
          <w:r w:rsidR="00855B77" w:rsidDel="00E765E3">
            <w:delText>solves</w:delText>
          </w:r>
        </w:del>
      </w:ins>
      <w:ins w:id="449" w:author="Mingear, Jacob Lee" w:date="2024-10-07T13:26:00Z" w16du:dateUtc="2024-10-07T19:26:00Z">
        <w:del w:id="450" w:author="Walgren, Patrick" w:date="2024-10-08T08:49:00Z" w16du:dateUtc="2024-10-08T14:49:00Z">
          <w:r w:rsidR="00855B77" w:rsidDel="00E765E3">
            <w:delText xml:space="preserve"> the </w:delText>
          </w:r>
        </w:del>
      </w:ins>
      <w:ins w:id="451" w:author="Mingear, Jacob Lee" w:date="2024-10-07T13:28:00Z" w16du:dateUtc="2024-10-07T19:28:00Z">
        <w:del w:id="452" w:author="Walgren, Patrick" w:date="2024-10-08T08:49:00Z" w16du:dateUtc="2024-10-08T14:49:00Z">
          <w:r w:rsidR="00855B77" w:rsidDel="00E765E3">
            <w:delText>Lagoudas one-dimensional constitutive model</w:delText>
          </w:r>
        </w:del>
      </w:ins>
      <w:ins w:id="453" w:author="Mingear, Jacob Lee" w:date="2024-10-07T13:23:00Z" w16du:dateUtc="2024-10-07T19:23:00Z">
        <w:del w:id="454" w:author="Walgren, Patrick" w:date="2024-10-08T08:49:00Z" w16du:dateUtc="2024-10-08T14:49:00Z">
          <w:r w:rsidDel="00E765E3">
            <w:rPr>
              <w:highlight w:val="yellow"/>
            </w:rPr>
            <w:delText xml:space="preserve"> </w:delText>
          </w:r>
        </w:del>
      </w:ins>
      <w:ins w:id="455" w:author="Mingear, Jacob Lee" w:date="2024-10-07T13:27:00Z" w16du:dateUtc="2024-10-07T19:27:00Z">
        <w:del w:id="456" w:author="Walgren, Patrick" w:date="2024-10-08T08:49:00Z" w16du:dateUtc="2024-10-08T14:49:00Z">
          <w:r w:rsidR="00855B77" w:rsidDel="00E765E3">
            <w:rPr>
              <w:highlight w:val="yellow"/>
            </w:rPr>
            <w:delText xml:space="preserve">well as it </w:delText>
          </w:r>
        </w:del>
      </w:ins>
      <w:ins w:id="457" w:author="Mingear, Jacob Lee" w:date="2024-10-07T13:23:00Z" w16du:dateUtc="2024-10-07T19:23:00Z">
        <w:del w:id="458" w:author="Walgren, Patrick" w:date="2024-10-08T08:49:00Z" w16du:dateUtc="2024-10-08T14:49:00Z">
          <w:r w:rsidDel="00E765E3">
            <w:rPr>
              <w:highlight w:val="yellow"/>
            </w:rPr>
            <w:delText>has a high interdependence of material properties,</w:delText>
          </w:r>
        </w:del>
      </w:ins>
      <w:ins w:id="459" w:author="Mingear, Jacob Lee" w:date="2024-10-07T13:27:00Z" w16du:dateUtc="2024-10-07T19:27:00Z">
        <w:del w:id="460" w:author="Walgren, Patrick" w:date="2024-10-08T08:49:00Z" w16du:dateUtc="2024-10-08T14:49:00Z">
          <w:r w:rsidR="00855B77" w:rsidDel="00E765E3">
            <w:delText xml:space="preserve"> due to </w:delText>
          </w:r>
        </w:del>
      </w:ins>
      <w:ins w:id="461" w:author="Mingear, Jacob Lee" w:date="2024-10-07T13:23:00Z" w16du:dateUtc="2024-10-07T19:23:00Z">
        <w:del w:id="462" w:author="Walgren, Patrick" w:date="2024-10-08T08:49:00Z" w16du:dateUtc="2024-10-08T14:49:00Z">
          <w:r w:rsidDel="00E765E3">
            <w:delText xml:space="preserve">strain </w:delText>
          </w:r>
        </w:del>
      </w:ins>
      <w:ins w:id="463" w:author="Mingear, Jacob Lee" w:date="2024-10-07T13:27:00Z" w16du:dateUtc="2024-10-07T19:27:00Z">
        <w:del w:id="464" w:author="Walgren, Patrick" w:date="2024-10-08T08:49:00Z" w16du:dateUtc="2024-10-08T14:49:00Z">
          <w:r w:rsidR="00855B77" w:rsidDel="00E765E3">
            <w:delText>being</w:delText>
          </w:r>
        </w:del>
      </w:ins>
      <w:ins w:id="465" w:author="Mingear, Jacob Lee" w:date="2024-10-07T13:23:00Z" w16du:dateUtc="2024-10-07T19:23:00Z">
        <w:del w:id="466" w:author="Walgren, Patrick" w:date="2024-10-08T08:49:00Z" w16du:dateUtc="2024-10-08T14:49:00Z">
          <w:r w:rsidDel="00E765E3">
            <w:delText xml:space="preserve"> measured as a function of temperature at certain stress levels. </w:delText>
          </w:r>
        </w:del>
      </w:ins>
      <w:commentRangeEnd w:id="444"/>
      <w:del w:id="467" w:author="Walgren, Patrick" w:date="2024-10-08T08:49:00Z" w16du:dateUtc="2024-10-08T14:49:00Z">
        <w:r w:rsidR="00E765E3" w:rsidDel="00E765E3">
          <w:rPr>
            <w:rStyle w:val="CommentReference"/>
          </w:rPr>
          <w:commentReference w:id="444"/>
        </w:r>
      </w:del>
      <w:ins w:id="468" w:author="Mingear, Jacob Lee" w:date="2024-10-07T13:22:00Z" w16du:dateUtc="2024-10-07T19:22:00Z">
        <w:r>
          <w:t xml:space="preserve">For all example calibrations in this text, we specify the population size and number of generations to be 100 and at least 10, respectively for NSGA-II. We restrict SLSQP to 100 maximum iterations. Though REACT calibrates for </w:t>
        </w:r>
      </w:ins>
      <w:ins w:id="469" w:author="Mingear, Jacob Lee" w:date="2024-10-07T13:28:00Z" w16du:dateUtc="2024-10-07T19:28:00Z">
        <w:r w:rsidR="00855B77">
          <w:t>only one SMA model</w:t>
        </w:r>
      </w:ins>
      <w:ins w:id="470" w:author="Mingear, Jacob Lee" w:date="2024-10-07T13:22:00Z" w16du:dateUtc="2024-10-07T19:22:00Z">
        <w:r>
          <w:t xml:space="preserve"> at the moment, the developed framework in REACT can be expanded to consider other constitutive models, higher dimensional models (e.g., 3D models with anisotropic effects), and different loading modes (e.g., superelasticity).</w:t>
        </w:r>
      </w:ins>
    </w:p>
    <w:p w14:paraId="7472D3DC" w14:textId="0664D5BD" w:rsidR="0001175F" w:rsidDel="00E765E3" w:rsidRDefault="0001175F" w:rsidP="00A267DB">
      <w:pPr>
        <w:rPr>
          <w:ins w:id="471" w:author="Mingear, Jacob Lee" w:date="2024-10-07T13:22:00Z" w16du:dateUtc="2024-10-07T19:22:00Z"/>
          <w:del w:id="472" w:author="Walgren, Patrick" w:date="2024-10-08T08:49:00Z" w16du:dateUtc="2024-10-08T14:49:00Z"/>
        </w:rPr>
      </w:pPr>
    </w:p>
    <w:p w14:paraId="50AF47FB" w14:textId="4A7D241F" w:rsidR="00A267DB" w:rsidDel="0001175F" w:rsidRDefault="00A267DB" w:rsidP="00A267DB">
      <w:pPr>
        <w:rPr>
          <w:del w:id="473" w:author="Mingear, Jacob Lee" w:date="2024-10-07T13:22:00Z" w16du:dateUtc="2024-10-07T19:22:00Z"/>
        </w:rPr>
      </w:pPr>
      <w:bookmarkStart w:id="474" w:name="_Hlk164063272"/>
      <w:del w:id="475" w:author="Mingear, Jacob Lee" w:date="2024-10-07T13:22:00Z" w16du:dateUtc="2024-10-07T19:22:00Z">
        <w:r w:rsidRPr="00A267DB" w:rsidDel="0001175F">
          <w:rPr>
            <w:highlight w:val="yellow"/>
          </w:rPr>
          <w:delText>Our tool leverages the genetic algorithm NSGA-II</w:delText>
        </w:r>
        <w:r w:rsidR="007755B3" w:rsidDel="0001175F">
          <w:rPr>
            <w:highlight w:val="yellow"/>
          </w:rPr>
          <w:delText xml:space="preserve"> </w:delText>
        </w:r>
        <w:r w:rsidR="007755B3" w:rsidDel="0001175F">
          <w:rPr>
            <w:highlight w:val="yellow"/>
          </w:rPr>
          <w:fldChar w:fldCharType="begin"/>
        </w:r>
        <w:r w:rsidR="00080A0A" w:rsidDel="0001175F">
          <w:rPr>
            <w:highlight w:val="yellow"/>
          </w:rPr>
          <w:delInstrText xml:space="preserve"> ADDIN ZOTERO_ITEM CSL_CITATION {"citationID":"9V31gCsb","properties":{"formattedCitation":"[23], [24]","plainCitation":"[23], [24]","noteIndex":0},"citationItems":[{"id":1584,"uris":["http://zotero.org/users/4607708/items/RIYJC9WC"],"itemData":{"id":1584,"type":"article-journal","container-title":"IEEE transactions on evolutionary computation","issue":"2","page":"182–197","source":"Google Scholar","title":"A fast and elitist multiobjective genetic algorithm: NSGA-II","title-short":"A fast and elitist multiobjective genetic algorithm","volume":"6","author":[{"family":"Deb","given":"Kalyanmoy"},{"family":"Pratap","given":"Amrit"},{"family":"Agarwal","given":"Sameer"},{"family":"Meyarivan","given":"TAMT"}],"issued":{"date-parts":[["2002"]]}}},{"id":2672,"uris":["http://zotero.org/users/4607708/items/XBHA58DW"],"itemData":{"id":2672,"type":"article-journal","container-title":"Journal of Machine Learning Research","page":"2171–2175","title":"DEAP: Evolutionary Algorithms Made Easy","volume":"13","author":[{"family":"Fortin","given":"Félix-Antoine"},{"family":"Rainville","given":"François-Michel De"},{"family":"Gardner","given":"Marc-André"},{"family":"Parizeau","given":"Marc"},{"family":"Gagné","given":"Christian"}],"issued":{"date-parts":[["2012",7]]}}}],"schema":"https://github.com/citation-style-language/schema/raw/master/csl-citation.json"} </w:delInstrText>
        </w:r>
        <w:r w:rsidR="007755B3" w:rsidDel="0001175F">
          <w:rPr>
            <w:highlight w:val="yellow"/>
          </w:rPr>
          <w:fldChar w:fldCharType="separate"/>
        </w:r>
        <w:r w:rsidR="00080A0A" w:rsidRPr="00080A0A" w:rsidDel="0001175F">
          <w:rPr>
            <w:rFonts w:ascii="Calibri" w:hAnsi="Calibri" w:cs="Calibri"/>
            <w:highlight w:val="yellow"/>
          </w:rPr>
          <w:delText>[23], [24]</w:delText>
        </w:r>
        <w:r w:rsidR="007755B3" w:rsidDel="0001175F">
          <w:rPr>
            <w:highlight w:val="yellow"/>
          </w:rPr>
          <w:fldChar w:fldCharType="end"/>
        </w:r>
        <w:r w:rsidRPr="00A267DB" w:rsidDel="0001175F">
          <w:rPr>
            <w:highlight w:val="yellow"/>
          </w:rPr>
          <w:delText xml:space="preserve"> for the global search and then SLSQP implemented in SciPy</w:delText>
        </w:r>
        <w:r w:rsidR="007755B3" w:rsidDel="0001175F">
          <w:rPr>
            <w:highlight w:val="yellow"/>
          </w:rPr>
          <w:delText xml:space="preserve"> </w:delText>
        </w:r>
        <w:r w:rsidR="007755B3" w:rsidDel="0001175F">
          <w:rPr>
            <w:highlight w:val="yellow"/>
          </w:rPr>
          <w:fldChar w:fldCharType="begin"/>
        </w:r>
        <w:r w:rsidR="00080A0A" w:rsidDel="0001175F">
          <w:rPr>
            <w:highlight w:val="yellow"/>
          </w:rPr>
          <w:delInstrText xml:space="preserve"> ADDIN ZOTERO_ITEM CSL_CITATION {"citationID":"n23ijMVk","properties":{"formattedCitation":"[25]","plainCitation":"[25]","noteIndex":0},"citationItems":[{"id":3596,"uris":["http://zotero.org/users/4607708/items/C85DZUAW"],"itemData":{"id":3596,"type":"article-journal","abstract":"Abstract\n            SciPy is an open-source scientific computing library for the Python programming language. Since its initial release in 2001, SciPy has become a de facto standard for leveraging scientific algorithms in Python, with over 600 unique code contributors, thousands of dependent packages, over 100,000 dependent repositories and millions of downloads per year. In this work, we provide an overview of the capabilities and development practices of SciPy 1.0 and highlight some recent technical developments.","container-title":"Nature Methods","DOI":"10.1038/s41592-019-0686-2","ISSN":"1548-7091, 1548-7105","issue":"3","journalAbbreviation":"Nat Methods","language":"en","page":"261-272","source":"DOI.org (Crossref)","title":"SciPy 1.0: fundamental algorithms for scientific computing in Python","title-short":"SciPy 1.0","volume":"17","author":[{"family":"Virtanen","given":"Pauli"},{"family":"Gommers","given":"Ralf"},{"family":"Oliphant","given":"Travis E."},{"family":"Haberland","given":"Matt"},{"family":"Reddy","given":"Tyler"},{"family":"Cournapeau","given":"David"},{"family":"Burovski","given":"Evgeni"},{"family":"Peterson","given":"Pearu"},{"family":"Weckesser","given":"Warren"},{"family":"Bright","given":"Jonathan"},{"family":"Van Der Walt","given":"Stéfan J."},{"family":"Brett","given":"Matthew"},{"family":"Wilson","given":"Joshua"},{"family":"Millman","given":"K. Jarrod"},{"family":"Mayorov","given":"Nikolay"},{"family":"Nelson","given":"Andrew R. J."},{"family":"Jones","given":"Eric"},{"family":"Kern","given":"Robert"},{"family":"Larson","given":"Eric"},{"family":"Carey","given":"C J"},{"family":"Polat","given":"İlhan"},{"family":"Feng","given":"Yu"},{"family":"Moore","given":"Eric W."},{"family":"VanderPlas","given":"Jake"},{"family":"Laxalde","given":"Denis"},{"family":"Perktold","given":"Josef"},{"family":"Cimrman","given":"Robert"},{"family":"Henriksen","given":"Ian"},{"family":"Quintero","given":"E. A."},{"family":"Harris","given":"Charles R."},{"family":"Archibald","given":"Anne M."},{"family":"Ribeiro","given":"Antônio H."},{"family":"Pedregosa","given":"Fabian"},{"family":"Van Mulbregt","given":"Paul"},{"literal":"SciPy 1.0 Contributors"},{"family":"Vijaykumar","given":"Aditya"},{"family":"Bardelli","given":"Alessandro Pietro"},{"family":"Rothberg","given":"Alex"},{"family":"Hilboll","given":"Andreas"},{"family":"Kloeckner","given":"Andreas"},{"family":"Scopatz","given":"Anthony"},{"family":"Lee","given":"Antony"},{"family":"Rokem","given":"Ariel"},{"family":"Woods","given":"C. Nathan"},{"family":"Fulton","given":"Chad"},{"family":"Masson","given":"Charles"},{"family":"Häggström","given":"Christian"},{"family":"Fitzgerald","given":"Clark"},{"family":"Nicholson","given":"David A."},{"family":"Hagen","given":"David R."},{"family":"Pasechnik","given":"Dmitrii V."},{"family":"Olivetti","given":"Emanuele"},{"family":"Martin","given":"Eric"},{"family":"Wieser","given":"Eric"},{"family":"Silva","given":"Fabrice"},{"family":"Lenders","given":"Felix"},{"family":"Wilhelm","given":"Florian"},{"family":"Young","given":"G."},{"family":"Price","given":"Gavin A."},{"family":"Ingold","given":"Gert-Ludwig"},{"family":"Allen","given":"Gregory E."},{"family":"Lee","given":"Gregory R."},{"family":"Audren","given":"Hervé"},{"family":"Probst","given":"Irvin"},{"family":"Dietrich","given":"Jörg P."},{"family":"Silterra","given":"Jacob"},{"family":"Webber","given":"James T"},{"family":"Slavič","given":"Janko"},{"family":"Nothman","given":"Joel"},{"family":"Buchner","given":"Johannes"},{"family":"Kulick","given":"Johannes"},{"family":"Schönberger","given":"Johannes L."},{"family":"De Miranda Cardoso","given":"José Vinícius"},{"family":"Reimer","given":"Joscha"},{"family":"Harrington","given":"Joseph"},{"family":"Rodríguez","given":"Juan Luis Cano"},{"family":"Nunez-Iglesias","given":"Juan"},{"family":"Kuczynski","given":"Justin"},{"family":"Tritz","given":"Kevin"},{"family":"Thoma","given":"Martin"},{"family":"Newville","given":"Matthew"},{"family":"Kümmerer","given":"Matthias"},{"family":"Bolingbroke","given":"Maximilian"},{"family":"Tartre","given":"Michael"},{"family":"Pak","given":"Mikhail"},{"family":"Smith","given":"Nathaniel J."},{"family":"Nowaczyk","given":"Nikolai"},{"family":"Shebanov","given":"Nikolay"},{"family":"Pavlyk","given":"Oleksandr"},{"family":"Brodtkorb","given":"Per A."},{"family":"Lee","given":"Perry"},{"family":"McGibbon","given":"Robert T."},{"family":"Feldbauer","given":"Roman"},{"family":"Lewis","given":"Sam"},{"family":"Tygier","given":"Sam"},{"family":"Sievert","given":"Scott"},{"family":"Vigna","given":"Sebastiano"},{"family":"Peterson","given":"Stefan"},{"family":"More","given":"Surhud"},{"family":"Pudlik","given":"Tadeusz"},{"family":"Oshima","given":"Takuya"},{"family":"Pingel","given":"Thomas J."},{"family":"Robitaille","given":"Thomas P."},{"family":"Spura","given":"Thomas"},{"family":"Jones","given":"Thouis R."},{"family":"Cera","given":"Tim"},{"family":"Leslie","given":"Tim"},{"family":"Zito","given":"Tiziano"},{"family":"Krauss","given":"Tom"},{"family":"Upadhyay","given":"Utkarsh"},{"family":"Halchenko","given":"Yaroslav O."},{"family":"Vázquez-Baeza","given":"Yoshiki"}],"issued":{"date-parts":[["2020",3,2]]}}}],"schema":"https://github.com/citation-style-language/schema/raw/master/csl-citation.json"} </w:delInstrText>
        </w:r>
        <w:r w:rsidR="007755B3" w:rsidDel="0001175F">
          <w:rPr>
            <w:highlight w:val="yellow"/>
          </w:rPr>
          <w:fldChar w:fldCharType="separate"/>
        </w:r>
        <w:r w:rsidR="00080A0A" w:rsidRPr="00080A0A" w:rsidDel="0001175F">
          <w:rPr>
            <w:rFonts w:ascii="Calibri" w:hAnsi="Calibri" w:cs="Calibri"/>
            <w:highlight w:val="yellow"/>
          </w:rPr>
          <w:delText>[25]</w:delText>
        </w:r>
        <w:r w:rsidR="007755B3" w:rsidDel="0001175F">
          <w:rPr>
            <w:highlight w:val="yellow"/>
          </w:rPr>
          <w:fldChar w:fldCharType="end"/>
        </w:r>
        <w:r w:rsidRPr="00A267DB" w:rsidDel="0001175F">
          <w:rPr>
            <w:highlight w:val="yellow"/>
          </w:rPr>
          <w:delText xml:space="preserve"> for the local search, although the tool is modular and can be modified to use other optimization algorithms easily.</w:delText>
        </w:r>
        <w:r w:rsidDel="0001175F">
          <w:delText xml:space="preserve"> </w:delText>
        </w:r>
      </w:del>
      <w:bookmarkEnd w:id="474"/>
      <w:ins w:id="476" w:author="Walgren, Patrick" w:date="2024-06-04T20:26:00Z" w16du:dateUtc="2024-06-05T00:26:00Z">
        <w:del w:id="477" w:author="Mingear, Jacob Lee" w:date="2024-10-07T13:22:00Z" w16du:dateUtc="2024-10-07T19:22:00Z">
          <w:r w:rsidR="002F5A8B" w:rsidDel="0001175F">
            <w:delText>For all example calibrations in this</w:delText>
          </w:r>
        </w:del>
      </w:ins>
      <w:ins w:id="478" w:author="Walgren, Patrick" w:date="2024-06-04T20:27:00Z" w16du:dateUtc="2024-06-05T00:27:00Z">
        <w:del w:id="479" w:author="Mingear, Jacob Lee" w:date="2024-10-07T13:22:00Z" w16du:dateUtc="2024-10-07T19:22:00Z">
          <w:r w:rsidR="002F5A8B" w:rsidDel="0001175F">
            <w:delText xml:space="preserve"> </w:delText>
          </w:r>
        </w:del>
      </w:ins>
      <w:del w:id="480" w:author="Mingear, Jacob Lee" w:date="2024-10-07T13:22:00Z" w16du:dateUtc="2024-10-07T19:22:00Z">
        <w:r w:rsidDel="0001175F">
          <w:delText>T</w:delText>
        </w:r>
      </w:del>
      <w:ins w:id="481" w:author="Walgren, Patrick" w:date="2024-06-04T20:27:00Z" w16du:dateUtc="2024-06-05T00:27:00Z">
        <w:del w:id="482" w:author="Mingear, Jacob Lee" w:date="2024-10-07T13:22:00Z" w16du:dateUtc="2024-10-07T19:22:00Z">
          <w:r w:rsidR="002F5A8B" w:rsidDel="0001175F">
            <w:delText>t</w:delText>
          </w:r>
        </w:del>
      </w:ins>
      <w:del w:id="483" w:author="Mingear, Jacob Lee" w:date="2024-10-07T13:22:00Z" w16du:dateUtc="2024-10-07T19:22:00Z">
        <w:r w:rsidDel="0001175F">
          <w:delText xml:space="preserve">ext, </w:delText>
        </w:r>
      </w:del>
      <w:ins w:id="484" w:author="Walgren, Patrick" w:date="2024-06-04T20:27:00Z" w16du:dateUtc="2024-06-05T00:27:00Z">
        <w:del w:id="485" w:author="Mingear, Jacob Lee" w:date="2024-10-07T13:22:00Z" w16du:dateUtc="2024-10-07T19:22:00Z">
          <w:r w:rsidR="002F5A8B" w:rsidDel="0001175F">
            <w:delText xml:space="preserve">we specify the </w:delText>
          </w:r>
        </w:del>
      </w:ins>
      <w:del w:id="486" w:author="Mingear, Jacob Lee" w:date="2024-10-07T13:22:00Z" w16du:dateUtc="2024-10-07T19:22:00Z">
        <w:r w:rsidDel="0001175F">
          <w:delText>population size</w:delText>
        </w:r>
      </w:del>
      <w:ins w:id="487" w:author="Walgren, Patrick" w:date="2024-06-04T20:27:00Z" w16du:dateUtc="2024-06-05T00:27:00Z">
        <w:del w:id="488" w:author="Mingear, Jacob Lee" w:date="2024-10-07T13:22:00Z" w16du:dateUtc="2024-10-07T19:22:00Z">
          <w:r w:rsidR="002F5A8B" w:rsidDel="0001175F">
            <w:delText xml:space="preserve"> and number of generations to be 100 and at least 10, respectively for NSG</w:delText>
          </w:r>
        </w:del>
      </w:ins>
      <w:ins w:id="489" w:author="Walgren, Patrick" w:date="2024-06-04T20:28:00Z" w16du:dateUtc="2024-06-05T00:28:00Z">
        <w:del w:id="490" w:author="Mingear, Jacob Lee" w:date="2024-10-07T13:22:00Z" w16du:dateUtc="2024-10-07T19:22:00Z">
          <w:r w:rsidR="002F5A8B" w:rsidDel="0001175F">
            <w:delText>A-II</w:delText>
          </w:r>
        </w:del>
      </w:ins>
      <w:ins w:id="491" w:author="Walgren, Patrick" w:date="2024-06-04T20:27:00Z" w16du:dateUtc="2024-06-05T00:27:00Z">
        <w:del w:id="492" w:author="Mingear, Jacob Lee" w:date="2024-10-07T13:22:00Z" w16du:dateUtc="2024-10-07T19:22:00Z">
          <w:r w:rsidR="002F5A8B" w:rsidDel="0001175F">
            <w:delText>.</w:delText>
          </w:r>
        </w:del>
      </w:ins>
      <w:del w:id="493" w:author="Mingear, Jacob Lee" w:date="2024-10-07T13:22:00Z" w16du:dateUtc="2024-10-07T19:22:00Z">
        <w:r w:rsidDel="0001175F">
          <w:delText xml:space="preserve"> for NSGA-II is commonly set to 100 and the genetic algorithm is typically run for at least 10 generations, while is set to run for approximately</w:delText>
        </w:r>
      </w:del>
      <w:ins w:id="494" w:author="Walgren, Patrick" w:date="2024-06-04T20:28:00Z" w16du:dateUtc="2024-06-05T00:28:00Z">
        <w:del w:id="495" w:author="Mingear, Jacob Lee" w:date="2024-10-07T13:22:00Z" w16du:dateUtc="2024-10-07T19:22:00Z">
          <w:r w:rsidR="002F5A8B" w:rsidDel="0001175F">
            <w:delText xml:space="preserve">We </w:delText>
          </w:r>
        </w:del>
      </w:ins>
      <w:ins w:id="496" w:author="Walgren, Patrick" w:date="2024-09-18T10:02:00Z" w16du:dateUtc="2024-09-18T16:02:00Z">
        <w:del w:id="497" w:author="Mingear, Jacob Lee" w:date="2024-10-07T13:22:00Z" w16du:dateUtc="2024-10-07T19:22:00Z">
          <w:r w:rsidR="00E96C6C" w:rsidDel="0001175F">
            <w:delText>restrict</w:delText>
          </w:r>
        </w:del>
      </w:ins>
      <w:ins w:id="498" w:author="Walgren, Patrick" w:date="2024-06-04T20:28:00Z" w16du:dateUtc="2024-06-05T00:28:00Z">
        <w:del w:id="499" w:author="Mingear, Jacob Lee" w:date="2024-10-07T13:22:00Z" w16du:dateUtc="2024-10-07T19:22:00Z">
          <w:r w:rsidR="002F5A8B" w:rsidDel="0001175F">
            <w:delText xml:space="preserve"> SLSQP to</w:delText>
          </w:r>
        </w:del>
      </w:ins>
      <w:del w:id="500" w:author="Mingear, Jacob Lee" w:date="2024-10-07T13:22:00Z" w16du:dateUtc="2024-10-07T19:22:00Z">
        <w:r w:rsidDel="0001175F">
          <w:delText xml:space="preserve"> 100 maximum iterations. All optimization parameters are modifiable in the GUI. </w:delText>
        </w:r>
      </w:del>
    </w:p>
    <w:p w14:paraId="49BBEF88" w14:textId="47A2301D" w:rsidR="0001175F" w:rsidDel="00E765E3" w:rsidRDefault="0001175F" w:rsidP="00A267DB">
      <w:pPr>
        <w:rPr>
          <w:ins w:id="501" w:author="Mingear, Jacob Lee" w:date="2024-10-07T13:17:00Z" w16du:dateUtc="2024-10-07T19:17:00Z"/>
          <w:del w:id="502" w:author="Walgren, Patrick" w:date="2024-10-08T08:49:00Z" w16du:dateUtc="2024-10-08T14:49:00Z"/>
        </w:rPr>
      </w:pPr>
    </w:p>
    <w:p w14:paraId="6F13D4AD" w14:textId="77777777" w:rsidR="00A267DB" w:rsidRDefault="00A267DB" w:rsidP="007A7F3B"/>
    <w:p w14:paraId="073F18C4" w14:textId="4C44F866" w:rsidR="007A7F3B" w:rsidRPr="007A7F3B" w:rsidRDefault="009122B4" w:rsidP="007A7F3B">
      <w:pPr>
        <w:rPr>
          <w:b/>
          <w:bCs/>
        </w:rPr>
      </w:pPr>
      <w:commentRangeStart w:id="503"/>
      <w:ins w:id="504" w:author="Mingear, Jacob Lee" w:date="2024-10-07T13:36:00Z" w16du:dateUtc="2024-10-07T19:36:00Z">
        <w:del w:id="505" w:author="Walgren, Patrick" w:date="2024-10-08T08:50:00Z" w16du:dateUtc="2024-10-08T14:50:00Z">
          <w:r w:rsidDel="00E765E3">
            <w:rPr>
              <w:b/>
              <w:bCs/>
            </w:rPr>
            <w:delText>Brief of</w:delText>
          </w:r>
        </w:del>
      </w:ins>
      <w:ins w:id="506" w:author="Walgren, Patrick" w:date="2024-10-08T08:50:00Z" w16du:dateUtc="2024-10-08T14:50:00Z">
        <w:r w:rsidR="00E765E3">
          <w:rPr>
            <w:b/>
            <w:bCs/>
          </w:rPr>
          <w:t>The</w:t>
        </w:r>
      </w:ins>
      <w:ins w:id="507" w:author="Mingear, Jacob Lee" w:date="2024-10-07T13:33:00Z" w16du:dateUtc="2024-10-07T19:33:00Z">
        <w:r w:rsidR="00772F21">
          <w:rPr>
            <w:b/>
            <w:bCs/>
          </w:rPr>
          <w:t xml:space="preserve"> </w:t>
        </w:r>
      </w:ins>
      <w:ins w:id="508" w:author="Walgren, Patrick" w:date="2024-10-25T09:00:00Z" w16du:dateUtc="2024-10-25T15:00:00Z">
        <w:r w:rsidR="008361E7">
          <w:rPr>
            <w:b/>
            <w:bCs/>
          </w:rPr>
          <w:t>o</w:t>
        </w:r>
      </w:ins>
      <w:commentRangeStart w:id="509"/>
      <w:del w:id="510" w:author="Walgren, Patrick" w:date="2024-10-25T09:00:00Z" w16du:dateUtc="2024-10-25T15:00:00Z">
        <w:r w:rsidR="007A7F3B" w:rsidRPr="007A7F3B" w:rsidDel="008361E7">
          <w:rPr>
            <w:b/>
            <w:bCs/>
          </w:rPr>
          <w:delText>O</w:delText>
        </w:r>
      </w:del>
      <w:r w:rsidR="007A7F3B" w:rsidRPr="007A7F3B">
        <w:rPr>
          <w:b/>
          <w:bCs/>
        </w:rPr>
        <w:t xml:space="preserve">ne-dimensional Lagoudas SMA </w:t>
      </w:r>
      <w:ins w:id="511" w:author="Walgren, Patrick" w:date="2024-10-25T09:00:00Z" w16du:dateUtc="2024-10-25T15:00:00Z">
        <w:r w:rsidR="008361E7">
          <w:rPr>
            <w:b/>
            <w:bCs/>
          </w:rPr>
          <w:t>c</w:t>
        </w:r>
      </w:ins>
      <w:del w:id="512" w:author="Walgren, Patrick" w:date="2024-10-25T09:00:00Z" w16du:dateUtc="2024-10-25T15:00:00Z">
        <w:r w:rsidR="007A7F3B" w:rsidRPr="007A7F3B" w:rsidDel="008361E7">
          <w:rPr>
            <w:b/>
            <w:bCs/>
          </w:rPr>
          <w:delText>C</w:delText>
        </w:r>
      </w:del>
      <w:r w:rsidR="007A7F3B" w:rsidRPr="007A7F3B">
        <w:rPr>
          <w:b/>
          <w:bCs/>
        </w:rPr>
        <w:t xml:space="preserve">onstitutive </w:t>
      </w:r>
      <w:ins w:id="513" w:author="Walgren, Patrick" w:date="2024-10-25T09:00:00Z" w16du:dateUtc="2024-10-25T15:00:00Z">
        <w:r w:rsidR="008361E7">
          <w:rPr>
            <w:b/>
            <w:bCs/>
          </w:rPr>
          <w:t>m</w:t>
        </w:r>
      </w:ins>
      <w:del w:id="514" w:author="Walgren, Patrick" w:date="2024-10-25T09:00:00Z" w16du:dateUtc="2024-10-25T15:00:00Z">
        <w:r w:rsidR="007A7F3B" w:rsidRPr="007A7F3B" w:rsidDel="008361E7">
          <w:rPr>
            <w:b/>
            <w:bCs/>
          </w:rPr>
          <w:delText>M</w:delText>
        </w:r>
      </w:del>
      <w:r w:rsidR="007A7F3B" w:rsidRPr="007A7F3B">
        <w:rPr>
          <w:b/>
          <w:bCs/>
        </w:rPr>
        <w:t>odel</w:t>
      </w:r>
      <w:commentRangeEnd w:id="509"/>
      <w:r w:rsidR="006F4BB1">
        <w:rPr>
          <w:rStyle w:val="CommentReference"/>
        </w:rPr>
        <w:commentReference w:id="509"/>
      </w:r>
      <w:commentRangeEnd w:id="503"/>
      <w:r w:rsidR="00E765E3">
        <w:rPr>
          <w:rStyle w:val="CommentReference"/>
        </w:rPr>
        <w:commentReference w:id="503"/>
      </w:r>
      <w:ins w:id="515" w:author="Walgren, Patrick" w:date="2024-10-08T08:50:00Z" w16du:dateUtc="2024-10-08T14:50:00Z">
        <w:r w:rsidR="00E765E3">
          <w:rPr>
            <w:b/>
            <w:bCs/>
          </w:rPr>
          <w:t>: A brief primer</w:t>
        </w:r>
      </w:ins>
    </w:p>
    <w:p w14:paraId="28791284" w14:textId="3A9FA2C1" w:rsidR="001B2481" w:rsidRDefault="001B2481" w:rsidP="001B2481">
      <w:bookmarkStart w:id="516" w:name="_Hlk164063389"/>
      <w:bookmarkStart w:id="517" w:name="_Hlk175831488"/>
      <w:commentRangeStart w:id="518"/>
      <w:commentRangeStart w:id="519"/>
      <w:commentRangeStart w:id="520"/>
      <w:r w:rsidRPr="00A267DB">
        <w:rPr>
          <w:highlight w:val="yellow"/>
        </w:rPr>
        <w:t>The Lagoudas shape memory alloy constitutive model uses the Gibbs' free energy to derive a thermodynamically consistent relationship between stress and strain.</w:t>
      </w:r>
      <w:r>
        <w:t xml:space="preserve"> In this</w:t>
      </w:r>
      <w:commentRangeEnd w:id="518"/>
      <w:r>
        <w:rPr>
          <w:rStyle w:val="CommentReference"/>
        </w:rPr>
        <w:commentReference w:id="518"/>
      </w:r>
      <w:commentRangeEnd w:id="519"/>
      <w:r>
        <w:rPr>
          <w:rStyle w:val="CommentReference"/>
        </w:rPr>
        <w:commentReference w:id="519"/>
      </w:r>
      <w:commentRangeEnd w:id="520"/>
      <w:r>
        <w:rPr>
          <w:rStyle w:val="CommentReference"/>
        </w:rPr>
        <w:commentReference w:id="520"/>
      </w:r>
      <w:r>
        <w:t xml:space="preserve"> work, we leverage the temperature- and strain-driven implementation of this model for wider applicability in standard finite element suites. In this section, we will omit a full model derivation</w:t>
      </w:r>
      <w:r w:rsidR="006C5A35">
        <w:t xml:space="preserve"> (see Lagoudas et al. </w:t>
      </w:r>
      <w:r w:rsidR="006C5A35">
        <w:fldChar w:fldCharType="begin"/>
      </w:r>
      <w:r w:rsidR="003B6D4B">
        <w:instrText xml:space="preserve"> ADDIN ZOTERO_ITEM CSL_CITATION {"citationID":"AGRWvIpQ","properties":{"formattedCitation":"[5]","plainCitation":"[5]","noteIndex":0},"citationItems":[{"id":1124,"uris":["http://zotero.org/users/4607708/items/76LE7B32"],"itemData":{"id":1124,"type":"article-journal","container-title":"International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006C5A35">
        <w:fldChar w:fldCharType="separate"/>
      </w:r>
      <w:r w:rsidR="003B6D4B" w:rsidRPr="003B6D4B">
        <w:rPr>
          <w:rFonts w:ascii="Calibri" w:hAnsi="Calibri" w:cs="Calibri"/>
        </w:rPr>
        <w:t>[5]</w:t>
      </w:r>
      <w:r w:rsidR="006C5A35">
        <w:fldChar w:fldCharType="end"/>
      </w:r>
      <w:r w:rsidR="006C5A35">
        <w:t xml:space="preserve"> for more </w:t>
      </w:r>
      <w:r w:rsidR="006C5A35">
        <w:lastRenderedPageBreak/>
        <w:t xml:space="preserve">information) </w:t>
      </w:r>
      <w:r>
        <w:t>, but rather highlight the seventeen</w:t>
      </w:r>
      <w:r w:rsidR="006C5A35">
        <w:t xml:space="preserve"> unique but dependent</w:t>
      </w:r>
      <w:r>
        <w:t xml:space="preserve"> model parameters that need calibrated and their effects on constitutive behavior. </w:t>
      </w:r>
    </w:p>
    <w:p w14:paraId="47C82772" w14:textId="0F96D34F" w:rsidR="001B2481" w:rsidRDefault="001B2481" w:rsidP="001B2481">
      <w:pPr>
        <w:pStyle w:val="Caption"/>
        <w:keepNext/>
      </w:pPr>
      <w:r>
        <w:t xml:space="preserve">Table </w:t>
      </w:r>
      <w:fldSimple w:instr=" SEQ Table \* ARABIC ">
        <w:r w:rsidR="00063127">
          <w:rPr>
            <w:noProof/>
          </w:rPr>
          <w:t>1</w:t>
        </w:r>
      </w:fldSimple>
      <w:r>
        <w:t>:</w:t>
      </w:r>
      <w:r w:rsidRPr="007807A1">
        <w:t>The</w:t>
      </w:r>
      <w:r>
        <w:t xml:space="preserve"> one-dimensional reduction of the</w:t>
      </w:r>
      <w:r w:rsidRPr="007807A1">
        <w:t xml:space="preserve"> Lagoudas SMA constitutive model requires calibration of 17 unique but dependent parameters.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4"/>
        <w:gridCol w:w="2304"/>
        <w:gridCol w:w="1152"/>
      </w:tblGrid>
      <w:tr w:rsidR="001B2481" w14:paraId="2ACDF107" w14:textId="77777777" w:rsidTr="00CA769D">
        <w:tc>
          <w:tcPr>
            <w:tcW w:w="5184" w:type="dxa"/>
          </w:tcPr>
          <w:p w14:paraId="649E23EB" w14:textId="77777777" w:rsidR="001B2481" w:rsidRPr="001A0D06" w:rsidRDefault="001B2481" w:rsidP="00CA769D">
            <w:pPr>
              <w:rPr>
                <w:b/>
                <w:bCs/>
              </w:rPr>
            </w:pPr>
            <w:commentRangeStart w:id="521"/>
            <w:r>
              <w:rPr>
                <w:b/>
                <w:bCs/>
              </w:rPr>
              <w:t>Parameter</w:t>
            </w:r>
            <w:commentRangeEnd w:id="521"/>
            <w:r>
              <w:rPr>
                <w:rStyle w:val="CommentReference"/>
              </w:rPr>
              <w:commentReference w:id="521"/>
            </w:r>
          </w:p>
        </w:tc>
        <w:tc>
          <w:tcPr>
            <w:tcW w:w="2304" w:type="dxa"/>
            <w:vAlign w:val="center"/>
          </w:tcPr>
          <w:p w14:paraId="21D4D09B" w14:textId="77777777" w:rsidR="001B2481" w:rsidRPr="001A0D06" w:rsidRDefault="001B2481" w:rsidP="00CA769D">
            <w:pPr>
              <w:jc w:val="center"/>
              <w:rPr>
                <w:b/>
                <w:bCs/>
              </w:rPr>
            </w:pPr>
            <w:r>
              <w:rPr>
                <w:b/>
                <w:bCs/>
              </w:rPr>
              <w:t>Mathematical Symbol</w:t>
            </w:r>
          </w:p>
        </w:tc>
        <w:tc>
          <w:tcPr>
            <w:tcW w:w="1152" w:type="dxa"/>
            <w:vAlign w:val="center"/>
          </w:tcPr>
          <w:p w14:paraId="7C5382CD" w14:textId="77777777" w:rsidR="001B2481" w:rsidRPr="001A0D06" w:rsidRDefault="001B2481" w:rsidP="00CA769D">
            <w:pPr>
              <w:jc w:val="center"/>
              <w:rPr>
                <w:b/>
                <w:bCs/>
              </w:rPr>
            </w:pPr>
            <w:r>
              <w:rPr>
                <w:b/>
                <w:bCs/>
              </w:rPr>
              <w:t>Units (SI)</w:t>
            </w:r>
          </w:p>
        </w:tc>
      </w:tr>
      <w:tr w:rsidR="001B2481" w14:paraId="44B4D719" w14:textId="77777777" w:rsidTr="00CA769D">
        <w:tc>
          <w:tcPr>
            <w:tcW w:w="5184" w:type="dxa"/>
            <w:tcBorders>
              <w:bottom w:val="single" w:sz="4" w:space="0" w:color="auto"/>
            </w:tcBorders>
          </w:tcPr>
          <w:p w14:paraId="39A46B71" w14:textId="77777777" w:rsidR="001B2481" w:rsidRPr="001A0D06" w:rsidRDefault="001B2481" w:rsidP="00CA769D">
            <w:pPr>
              <w:rPr>
                <w:b/>
                <w:bCs/>
              </w:rPr>
            </w:pPr>
            <w:r>
              <w:rPr>
                <w:b/>
                <w:bCs/>
              </w:rPr>
              <w:t>Thermoelastic properties</w:t>
            </w:r>
          </w:p>
        </w:tc>
        <w:tc>
          <w:tcPr>
            <w:tcW w:w="2304" w:type="dxa"/>
            <w:tcBorders>
              <w:bottom w:val="single" w:sz="4" w:space="0" w:color="auto"/>
            </w:tcBorders>
            <w:vAlign w:val="center"/>
          </w:tcPr>
          <w:p w14:paraId="73BA95FB" w14:textId="77777777" w:rsidR="001B2481" w:rsidRDefault="001B2481" w:rsidP="00CA769D">
            <w:pPr>
              <w:jc w:val="center"/>
            </w:pPr>
          </w:p>
        </w:tc>
        <w:tc>
          <w:tcPr>
            <w:tcW w:w="1152" w:type="dxa"/>
            <w:tcBorders>
              <w:bottom w:val="single" w:sz="4" w:space="0" w:color="auto"/>
            </w:tcBorders>
            <w:vAlign w:val="center"/>
          </w:tcPr>
          <w:p w14:paraId="5818A668" w14:textId="77777777" w:rsidR="001B2481" w:rsidRDefault="001B2481" w:rsidP="00CA769D">
            <w:pPr>
              <w:jc w:val="center"/>
            </w:pPr>
          </w:p>
        </w:tc>
      </w:tr>
      <w:tr w:rsidR="001B2481" w14:paraId="292C1FF7" w14:textId="77777777" w:rsidTr="00CA769D">
        <w:tc>
          <w:tcPr>
            <w:tcW w:w="5184" w:type="dxa"/>
            <w:tcBorders>
              <w:top w:val="single" w:sz="4" w:space="0" w:color="auto"/>
            </w:tcBorders>
          </w:tcPr>
          <w:p w14:paraId="68ACA276" w14:textId="77777777" w:rsidR="001B2481" w:rsidRDefault="001B2481" w:rsidP="00CA769D">
            <w:r>
              <w:t>Elastic moduli</w:t>
            </w:r>
          </w:p>
        </w:tc>
        <w:tc>
          <w:tcPr>
            <w:tcW w:w="2304" w:type="dxa"/>
            <w:tcBorders>
              <w:top w:val="single" w:sz="4" w:space="0" w:color="auto"/>
            </w:tcBorders>
            <w:vAlign w:val="center"/>
          </w:tcPr>
          <w:p w14:paraId="41E1748A" w14:textId="77777777" w:rsidR="001B2481" w:rsidRDefault="00000000" w:rsidP="00CA769D">
            <w:pPr>
              <w:jc w:val="center"/>
            </w:pPr>
            <m:oMathPara>
              <m:oMath>
                <m:sSup>
                  <m:sSupPr>
                    <m:ctrlPr>
                      <w:rPr>
                        <w:rFonts w:ascii="Cambria Math" w:hAnsi="Cambria Math"/>
                        <w:i/>
                      </w:rPr>
                    </m:ctrlPr>
                  </m:sSupPr>
                  <m:e>
                    <m:r>
                      <w:rPr>
                        <w:rFonts w:ascii="Cambria Math" w:hAnsi="Cambria Math"/>
                      </w:rPr>
                      <m:t>E</m:t>
                    </m:r>
                  </m:e>
                  <m:sup>
                    <m:r>
                      <w:rPr>
                        <w:rFonts w:ascii="Cambria Math" w:hAnsi="Cambria Math"/>
                      </w:rPr>
                      <m:t>M</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A</m:t>
                    </m:r>
                  </m:sup>
                </m:sSup>
              </m:oMath>
            </m:oMathPara>
          </w:p>
        </w:tc>
        <w:tc>
          <w:tcPr>
            <w:tcW w:w="1152" w:type="dxa"/>
            <w:tcBorders>
              <w:top w:val="single" w:sz="4" w:space="0" w:color="auto"/>
            </w:tcBorders>
            <w:vAlign w:val="center"/>
          </w:tcPr>
          <w:p w14:paraId="0140ACA6" w14:textId="77777777" w:rsidR="001B2481" w:rsidRDefault="001B2481" w:rsidP="00CA769D">
            <w:pPr>
              <w:jc w:val="center"/>
            </w:pPr>
            <w:r>
              <w:t>Pa</w:t>
            </w:r>
          </w:p>
        </w:tc>
      </w:tr>
      <w:tr w:rsidR="001B2481" w14:paraId="4B94DEDC" w14:textId="77777777" w:rsidTr="00CA769D">
        <w:tc>
          <w:tcPr>
            <w:tcW w:w="5184" w:type="dxa"/>
          </w:tcPr>
          <w:p w14:paraId="1CD32166" w14:textId="77777777" w:rsidR="001B2481" w:rsidRDefault="001B2481" w:rsidP="00CA769D">
            <w:r>
              <w:t>Coefficient of thermal expansion</w:t>
            </w:r>
          </w:p>
        </w:tc>
        <w:tc>
          <w:tcPr>
            <w:tcW w:w="2304" w:type="dxa"/>
            <w:vAlign w:val="center"/>
          </w:tcPr>
          <w:p w14:paraId="6AB4FCCA" w14:textId="77777777" w:rsidR="001B2481" w:rsidRDefault="001B2481" w:rsidP="00CA769D">
            <w:pPr>
              <w:jc w:val="center"/>
              <w:rPr>
                <w:rFonts w:ascii="Calibri" w:eastAsia="Calibri" w:hAnsi="Calibri" w:cs="Times New Roman"/>
              </w:rPr>
            </w:pPr>
            <m:oMathPara>
              <m:oMath>
                <m:r>
                  <w:rPr>
                    <w:rFonts w:ascii="Cambria Math" w:eastAsia="Calibri" w:hAnsi="Cambria Math" w:cs="Times New Roman"/>
                  </w:rPr>
                  <m:t>α</m:t>
                </m:r>
              </m:oMath>
            </m:oMathPara>
          </w:p>
        </w:tc>
        <w:tc>
          <w:tcPr>
            <w:tcW w:w="1152" w:type="dxa"/>
            <w:vAlign w:val="center"/>
          </w:tcPr>
          <w:p w14:paraId="3C52B274" w14:textId="77777777" w:rsidR="001B2481" w:rsidRDefault="001B2481" w:rsidP="00CA769D">
            <w:pPr>
              <w:jc w:val="center"/>
            </w:pPr>
            <w:r>
              <w:t>1/K</w:t>
            </w:r>
          </w:p>
        </w:tc>
      </w:tr>
      <w:tr w:rsidR="001B2481" w14:paraId="0C9C2191" w14:textId="77777777" w:rsidTr="00CA769D">
        <w:tc>
          <w:tcPr>
            <w:tcW w:w="5184" w:type="dxa"/>
            <w:tcBorders>
              <w:bottom w:val="single" w:sz="4" w:space="0" w:color="auto"/>
            </w:tcBorders>
          </w:tcPr>
          <w:p w14:paraId="29368C25" w14:textId="77777777" w:rsidR="001B2481" w:rsidRPr="001A0D06" w:rsidRDefault="001B2481" w:rsidP="00CA769D">
            <w:pPr>
              <w:rPr>
                <w:b/>
                <w:bCs/>
              </w:rPr>
            </w:pPr>
            <w:r>
              <w:rPr>
                <w:b/>
                <w:bCs/>
              </w:rPr>
              <w:t>Transformation properties</w:t>
            </w:r>
          </w:p>
        </w:tc>
        <w:tc>
          <w:tcPr>
            <w:tcW w:w="2304" w:type="dxa"/>
            <w:tcBorders>
              <w:bottom w:val="single" w:sz="4" w:space="0" w:color="auto"/>
            </w:tcBorders>
            <w:vAlign w:val="center"/>
          </w:tcPr>
          <w:p w14:paraId="2CAB2256" w14:textId="77777777" w:rsidR="001B2481" w:rsidRDefault="001B2481" w:rsidP="00CA769D">
            <w:pPr>
              <w:jc w:val="center"/>
              <w:rPr>
                <w:rFonts w:ascii="Calibri" w:eastAsia="Calibri" w:hAnsi="Calibri" w:cs="Times New Roman"/>
              </w:rPr>
            </w:pPr>
          </w:p>
        </w:tc>
        <w:tc>
          <w:tcPr>
            <w:tcW w:w="1152" w:type="dxa"/>
            <w:tcBorders>
              <w:bottom w:val="single" w:sz="4" w:space="0" w:color="auto"/>
            </w:tcBorders>
            <w:vAlign w:val="center"/>
          </w:tcPr>
          <w:p w14:paraId="3C510E3D" w14:textId="77777777" w:rsidR="001B2481" w:rsidRDefault="001B2481" w:rsidP="00CA769D">
            <w:pPr>
              <w:jc w:val="center"/>
            </w:pPr>
          </w:p>
        </w:tc>
      </w:tr>
      <w:tr w:rsidR="001B2481" w14:paraId="6784E87C" w14:textId="77777777" w:rsidTr="00CA769D">
        <w:tc>
          <w:tcPr>
            <w:tcW w:w="5184" w:type="dxa"/>
            <w:tcBorders>
              <w:top w:val="single" w:sz="4" w:space="0" w:color="auto"/>
            </w:tcBorders>
          </w:tcPr>
          <w:p w14:paraId="5CC05E43" w14:textId="534E75B4" w:rsidR="001B2481" w:rsidRPr="001A0D06" w:rsidRDefault="001B2481" w:rsidP="00CA769D">
            <w:r>
              <w:t>Transformation temperatures</w:t>
            </w:r>
            <w:ins w:id="522" w:author="Mingear, Jacob Lee" w:date="2024-10-07T16:28:00Z" w16du:dateUtc="2024-10-07T22:28:00Z">
              <w:r w:rsidR="008C6794">
                <w:t xml:space="preserve"> (at zero-stress)</w:t>
              </w:r>
            </w:ins>
          </w:p>
        </w:tc>
        <w:tc>
          <w:tcPr>
            <w:tcW w:w="2304" w:type="dxa"/>
            <w:tcBorders>
              <w:top w:val="single" w:sz="4" w:space="0" w:color="auto"/>
            </w:tcBorders>
            <w:vAlign w:val="center"/>
          </w:tcPr>
          <w:p w14:paraId="5AED1F15" w14:textId="77777777" w:rsidR="001B2481" w:rsidRDefault="00000000" w:rsidP="00CA769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f</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f</m:t>
                    </m:r>
                  </m:sub>
                </m:sSub>
              </m:oMath>
            </m:oMathPara>
          </w:p>
        </w:tc>
        <w:tc>
          <w:tcPr>
            <w:tcW w:w="1152" w:type="dxa"/>
            <w:tcBorders>
              <w:top w:val="single" w:sz="4" w:space="0" w:color="auto"/>
            </w:tcBorders>
            <w:vAlign w:val="center"/>
          </w:tcPr>
          <w:p w14:paraId="55CE544D" w14:textId="77777777" w:rsidR="001B2481" w:rsidRDefault="001B2481" w:rsidP="00CA769D">
            <w:pPr>
              <w:jc w:val="center"/>
            </w:pPr>
            <w:r>
              <w:t>K</w:t>
            </w:r>
          </w:p>
        </w:tc>
      </w:tr>
      <w:tr w:rsidR="001B2481" w14:paraId="3AC79193" w14:textId="77777777" w:rsidTr="00CA769D">
        <w:tc>
          <w:tcPr>
            <w:tcW w:w="5184" w:type="dxa"/>
          </w:tcPr>
          <w:p w14:paraId="70D7C711" w14:textId="77777777" w:rsidR="001B2481" w:rsidRDefault="001B2481" w:rsidP="00CA769D">
            <w:r>
              <w:t>Stress-influence coefficients</w:t>
            </w:r>
          </w:p>
        </w:tc>
        <w:tc>
          <w:tcPr>
            <w:tcW w:w="2304" w:type="dxa"/>
            <w:vAlign w:val="center"/>
          </w:tcPr>
          <w:p w14:paraId="20FCD834" w14:textId="77777777" w:rsidR="001B2481" w:rsidRDefault="00000000" w:rsidP="00CA769D">
            <w:pPr>
              <w:jc w:val="center"/>
              <w:rPr>
                <w:rFonts w:ascii="Calibri" w:eastAsia="Calibri" w:hAnsi="Calibri" w:cs="Times New Roman"/>
              </w:rPr>
            </w:pPr>
            <m:oMathPara>
              <m:oMath>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M</m:t>
                    </m:r>
                  </m:sup>
                </m:sSup>
                <m:r>
                  <w:rPr>
                    <w:rFonts w:ascii="Cambria Math" w:eastAsia="Calibri" w:hAnsi="Cambria Math" w:cs="Times New Roman"/>
                  </w:rPr>
                  <m:t xml:space="preserve">, </m:t>
                </m:r>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A</m:t>
                    </m:r>
                  </m:sup>
                </m:sSup>
              </m:oMath>
            </m:oMathPara>
          </w:p>
        </w:tc>
        <w:tc>
          <w:tcPr>
            <w:tcW w:w="1152" w:type="dxa"/>
            <w:vAlign w:val="center"/>
          </w:tcPr>
          <w:p w14:paraId="1EFF14A4" w14:textId="77777777" w:rsidR="001B2481" w:rsidRDefault="001B2481" w:rsidP="00CA769D">
            <w:pPr>
              <w:jc w:val="center"/>
            </w:pPr>
            <w:r>
              <w:t>Pa/K</w:t>
            </w:r>
          </w:p>
        </w:tc>
      </w:tr>
      <w:tr w:rsidR="001B2481" w14:paraId="5F98A83B" w14:textId="77777777" w:rsidTr="00CA769D">
        <w:tc>
          <w:tcPr>
            <w:tcW w:w="5184" w:type="dxa"/>
            <w:tcBorders>
              <w:bottom w:val="single" w:sz="4" w:space="0" w:color="auto"/>
            </w:tcBorders>
          </w:tcPr>
          <w:p w14:paraId="15287E82" w14:textId="77777777" w:rsidR="001B2481" w:rsidRPr="001A0D06" w:rsidRDefault="001B2481" w:rsidP="00CA769D">
            <w:pPr>
              <w:rPr>
                <w:b/>
                <w:bCs/>
              </w:rPr>
            </w:pPr>
            <w:r>
              <w:rPr>
                <w:b/>
                <w:bCs/>
              </w:rPr>
              <w:t>Transformation strain properties</w:t>
            </w:r>
          </w:p>
        </w:tc>
        <w:tc>
          <w:tcPr>
            <w:tcW w:w="2304" w:type="dxa"/>
            <w:tcBorders>
              <w:bottom w:val="single" w:sz="4" w:space="0" w:color="auto"/>
            </w:tcBorders>
            <w:vAlign w:val="center"/>
          </w:tcPr>
          <w:p w14:paraId="4D8A0D5A" w14:textId="77777777" w:rsidR="001B2481" w:rsidRDefault="001B2481" w:rsidP="00CA769D">
            <w:pPr>
              <w:jc w:val="center"/>
              <w:rPr>
                <w:rFonts w:ascii="Calibri" w:eastAsia="Calibri" w:hAnsi="Calibri" w:cs="Times New Roman"/>
              </w:rPr>
            </w:pPr>
          </w:p>
        </w:tc>
        <w:tc>
          <w:tcPr>
            <w:tcW w:w="1152" w:type="dxa"/>
            <w:tcBorders>
              <w:bottom w:val="single" w:sz="4" w:space="0" w:color="auto"/>
            </w:tcBorders>
            <w:vAlign w:val="center"/>
          </w:tcPr>
          <w:p w14:paraId="442F2484" w14:textId="77777777" w:rsidR="001B2481" w:rsidRDefault="001B2481" w:rsidP="00CA769D">
            <w:pPr>
              <w:jc w:val="center"/>
            </w:pPr>
          </w:p>
        </w:tc>
      </w:tr>
      <w:tr w:rsidR="001B2481" w14:paraId="144D20A5" w14:textId="77777777" w:rsidTr="00CA769D">
        <w:tc>
          <w:tcPr>
            <w:tcW w:w="5184" w:type="dxa"/>
            <w:tcBorders>
              <w:top w:val="single" w:sz="4" w:space="0" w:color="auto"/>
            </w:tcBorders>
          </w:tcPr>
          <w:p w14:paraId="7E7AB5D3" w14:textId="77777777" w:rsidR="001B2481" w:rsidRPr="001A0D06" w:rsidRDefault="001B2481" w:rsidP="00CA769D">
            <w:r>
              <w:t>Minimum transformation strain</w:t>
            </w:r>
          </w:p>
        </w:tc>
        <w:tc>
          <w:tcPr>
            <w:tcW w:w="2304" w:type="dxa"/>
            <w:tcBorders>
              <w:top w:val="single" w:sz="4" w:space="0" w:color="auto"/>
            </w:tcBorders>
            <w:vAlign w:val="center"/>
          </w:tcPr>
          <w:p w14:paraId="449E4A0D" w14:textId="77777777" w:rsidR="001B2481" w:rsidRDefault="00000000" w:rsidP="00CA769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min</m:t>
                    </m:r>
                  </m:sub>
                </m:sSub>
              </m:oMath>
            </m:oMathPara>
          </w:p>
        </w:tc>
        <w:tc>
          <w:tcPr>
            <w:tcW w:w="1152" w:type="dxa"/>
            <w:tcBorders>
              <w:top w:val="single" w:sz="4" w:space="0" w:color="auto"/>
            </w:tcBorders>
            <w:vAlign w:val="center"/>
          </w:tcPr>
          <w:p w14:paraId="078BABDE" w14:textId="41E3C49B" w:rsidR="001B2481" w:rsidRDefault="001B2481" w:rsidP="00CA769D">
            <w:pPr>
              <w:jc w:val="center"/>
            </w:pPr>
            <w:r>
              <w:t>m</w:t>
            </w:r>
            <w:del w:id="523" w:author="Walgren, Patrick" w:date="2024-10-09T09:10:00Z" w16du:dateUtc="2024-10-09T15:10:00Z">
              <w:r w:rsidDel="006737EA">
                <w:delText>m</w:delText>
              </w:r>
            </w:del>
            <w:r>
              <w:t>/</w:t>
            </w:r>
            <w:del w:id="524" w:author="Walgren, Patrick" w:date="2024-10-09T09:10:00Z" w16du:dateUtc="2024-10-09T15:10:00Z">
              <w:r w:rsidDel="006737EA">
                <w:delText>m</w:delText>
              </w:r>
            </w:del>
            <w:r>
              <w:t>m</w:t>
            </w:r>
          </w:p>
        </w:tc>
      </w:tr>
      <w:tr w:rsidR="001B2481" w14:paraId="755CE7AF" w14:textId="77777777" w:rsidTr="00CA769D">
        <w:tc>
          <w:tcPr>
            <w:tcW w:w="5184" w:type="dxa"/>
          </w:tcPr>
          <w:p w14:paraId="6DEA07DF" w14:textId="77777777" w:rsidR="001B2481" w:rsidRDefault="001B2481" w:rsidP="00CA769D">
            <w:r>
              <w:t>Maximum transformation strain</w:t>
            </w:r>
          </w:p>
        </w:tc>
        <w:tc>
          <w:tcPr>
            <w:tcW w:w="2304" w:type="dxa"/>
            <w:vAlign w:val="center"/>
          </w:tcPr>
          <w:p w14:paraId="463CDD1D" w14:textId="77777777" w:rsidR="001B2481" w:rsidRDefault="00000000" w:rsidP="00CA769D">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H</m:t>
                    </m:r>
                  </m:e>
                  <m:sub>
                    <m:r>
                      <w:rPr>
                        <w:rFonts w:ascii="Cambria Math" w:eastAsia="Calibri" w:hAnsi="Cambria Math" w:cs="Times New Roman"/>
                      </w:rPr>
                      <m:t>max</m:t>
                    </m:r>
                  </m:sub>
                </m:sSub>
              </m:oMath>
            </m:oMathPara>
          </w:p>
        </w:tc>
        <w:tc>
          <w:tcPr>
            <w:tcW w:w="1152" w:type="dxa"/>
            <w:vAlign w:val="center"/>
          </w:tcPr>
          <w:p w14:paraId="27FB78FA" w14:textId="77777777" w:rsidR="001B2481" w:rsidRDefault="001B2481" w:rsidP="00CA769D">
            <w:pPr>
              <w:jc w:val="center"/>
            </w:pPr>
            <w:r>
              <w:t>m</w:t>
            </w:r>
            <w:del w:id="525" w:author="Walgren, Patrick" w:date="2024-10-09T09:10:00Z" w16du:dateUtc="2024-10-09T15:10:00Z">
              <w:r w:rsidDel="006737EA">
                <w:delText>m</w:delText>
              </w:r>
            </w:del>
            <w:r>
              <w:t>/</w:t>
            </w:r>
            <w:del w:id="526" w:author="Walgren, Patrick" w:date="2024-10-09T09:10:00Z" w16du:dateUtc="2024-10-09T15:10:00Z">
              <w:r w:rsidDel="006737EA">
                <w:delText>m</w:delText>
              </w:r>
            </w:del>
            <w:r>
              <w:t>m</w:t>
            </w:r>
          </w:p>
        </w:tc>
      </w:tr>
      <w:tr w:rsidR="001B2481" w14:paraId="2C85B9C4" w14:textId="77777777" w:rsidTr="00CA769D">
        <w:tc>
          <w:tcPr>
            <w:tcW w:w="5184" w:type="dxa"/>
          </w:tcPr>
          <w:p w14:paraId="08310EC0" w14:textId="77777777" w:rsidR="001B2481" w:rsidRDefault="001B2481" w:rsidP="00CA769D">
            <w:r>
              <w:t>Critical stress at which transformation strain manifests</w:t>
            </w:r>
          </w:p>
        </w:tc>
        <w:tc>
          <w:tcPr>
            <w:tcW w:w="2304" w:type="dxa"/>
            <w:vAlign w:val="center"/>
          </w:tcPr>
          <w:p w14:paraId="5D0F9E0F" w14:textId="77777777" w:rsidR="001B2481" w:rsidRPr="001A0D06" w:rsidRDefault="00000000" w:rsidP="00CA769D">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σ</m:t>
                    </m:r>
                  </m:e>
                  <m:sub>
                    <m:r>
                      <w:rPr>
                        <w:rFonts w:ascii="Cambria Math" w:eastAsia="Calibri" w:hAnsi="Cambria Math" w:cs="Times New Roman"/>
                        <w:vertAlign w:val="subscript"/>
                      </w:rPr>
                      <m:t>crit</m:t>
                    </m:r>
                  </m:sub>
                </m:sSub>
              </m:oMath>
            </m:oMathPara>
          </w:p>
        </w:tc>
        <w:tc>
          <w:tcPr>
            <w:tcW w:w="1152" w:type="dxa"/>
            <w:vAlign w:val="center"/>
          </w:tcPr>
          <w:p w14:paraId="3B2F9C23" w14:textId="77777777" w:rsidR="001B2481" w:rsidRDefault="001B2481" w:rsidP="00CA769D">
            <w:pPr>
              <w:jc w:val="center"/>
            </w:pPr>
            <w:r>
              <w:t>Pa</w:t>
            </w:r>
          </w:p>
        </w:tc>
      </w:tr>
      <w:tr w:rsidR="001B2481" w14:paraId="39E5C37E" w14:textId="77777777" w:rsidTr="00CA769D">
        <w:tc>
          <w:tcPr>
            <w:tcW w:w="5184" w:type="dxa"/>
          </w:tcPr>
          <w:p w14:paraId="21345FE2" w14:textId="77777777" w:rsidR="001B2481" w:rsidRDefault="001B2481" w:rsidP="00CA769D">
            <w:r>
              <w:t>Transformation strain rise time</w:t>
            </w:r>
          </w:p>
        </w:tc>
        <w:tc>
          <w:tcPr>
            <w:tcW w:w="2304" w:type="dxa"/>
            <w:vAlign w:val="center"/>
          </w:tcPr>
          <w:p w14:paraId="714F261C" w14:textId="77777777" w:rsidR="001B2481" w:rsidRDefault="001B2481" w:rsidP="00CA769D">
            <w:pPr>
              <w:jc w:val="center"/>
              <w:rPr>
                <w:rFonts w:ascii="Calibri" w:eastAsia="Calibri" w:hAnsi="Calibri" w:cs="Times New Roman"/>
                <w:vertAlign w:val="subscript"/>
              </w:rPr>
            </w:pPr>
            <m:oMathPara>
              <m:oMath>
                <m:r>
                  <w:rPr>
                    <w:rFonts w:ascii="Cambria Math" w:eastAsia="Calibri" w:hAnsi="Cambria Math" w:cs="Times New Roman"/>
                    <w:vertAlign w:val="subscript"/>
                  </w:rPr>
                  <m:t>k</m:t>
                </m:r>
              </m:oMath>
            </m:oMathPara>
          </w:p>
        </w:tc>
        <w:tc>
          <w:tcPr>
            <w:tcW w:w="1152" w:type="dxa"/>
            <w:vAlign w:val="center"/>
          </w:tcPr>
          <w:p w14:paraId="0475E52E" w14:textId="77777777" w:rsidR="001B2481" w:rsidRDefault="001B2481" w:rsidP="00CA769D">
            <w:pPr>
              <w:jc w:val="center"/>
            </w:pPr>
            <w:r>
              <w:t>1/Pa</w:t>
            </w:r>
          </w:p>
        </w:tc>
      </w:tr>
      <w:tr w:rsidR="001B2481" w14:paraId="1F1FEED8" w14:textId="77777777" w:rsidTr="00CA769D">
        <w:tc>
          <w:tcPr>
            <w:tcW w:w="5184" w:type="dxa"/>
            <w:tcBorders>
              <w:bottom w:val="single" w:sz="4" w:space="0" w:color="auto"/>
            </w:tcBorders>
          </w:tcPr>
          <w:p w14:paraId="3E8991F0" w14:textId="77777777" w:rsidR="001B2481" w:rsidRPr="001123FD" w:rsidRDefault="001B2481" w:rsidP="00CA769D">
            <w:pPr>
              <w:rPr>
                <w:b/>
                <w:bCs/>
              </w:rPr>
            </w:pPr>
            <w:r>
              <w:rPr>
                <w:b/>
                <w:bCs/>
              </w:rPr>
              <w:t>Smooth hardening properties</w:t>
            </w:r>
          </w:p>
        </w:tc>
        <w:tc>
          <w:tcPr>
            <w:tcW w:w="2304" w:type="dxa"/>
            <w:tcBorders>
              <w:bottom w:val="single" w:sz="4" w:space="0" w:color="auto"/>
            </w:tcBorders>
            <w:vAlign w:val="center"/>
          </w:tcPr>
          <w:p w14:paraId="3EB083DF" w14:textId="77777777" w:rsidR="001B2481" w:rsidRDefault="001B2481" w:rsidP="00CA769D">
            <w:pPr>
              <w:jc w:val="center"/>
              <w:rPr>
                <w:rFonts w:ascii="Calibri" w:eastAsia="Calibri" w:hAnsi="Calibri" w:cs="Times New Roman"/>
                <w:vertAlign w:val="subscript"/>
              </w:rPr>
            </w:pPr>
          </w:p>
        </w:tc>
        <w:tc>
          <w:tcPr>
            <w:tcW w:w="1152" w:type="dxa"/>
            <w:tcBorders>
              <w:bottom w:val="single" w:sz="4" w:space="0" w:color="auto"/>
            </w:tcBorders>
            <w:vAlign w:val="center"/>
          </w:tcPr>
          <w:p w14:paraId="14BFDA21" w14:textId="77777777" w:rsidR="001B2481" w:rsidRDefault="001B2481" w:rsidP="00CA769D">
            <w:pPr>
              <w:jc w:val="center"/>
            </w:pPr>
          </w:p>
        </w:tc>
      </w:tr>
      <w:tr w:rsidR="001B2481" w14:paraId="3F6A92FA" w14:textId="77777777" w:rsidTr="00CA769D">
        <w:tc>
          <w:tcPr>
            <w:tcW w:w="5184" w:type="dxa"/>
            <w:tcBorders>
              <w:top w:val="single" w:sz="4" w:space="0" w:color="auto"/>
            </w:tcBorders>
          </w:tcPr>
          <w:p w14:paraId="271A998E" w14:textId="77777777" w:rsidR="001B2481" w:rsidRPr="001123FD" w:rsidRDefault="001B2481" w:rsidP="00CA769D">
            <w:r>
              <w:t>Smooth hardening coefficients</w:t>
            </w:r>
          </w:p>
        </w:tc>
        <w:tc>
          <w:tcPr>
            <w:tcW w:w="2304" w:type="dxa"/>
            <w:tcBorders>
              <w:top w:val="single" w:sz="4" w:space="0" w:color="auto"/>
            </w:tcBorders>
            <w:vAlign w:val="center"/>
          </w:tcPr>
          <w:p w14:paraId="4281A232" w14:textId="77777777" w:rsidR="001B2481" w:rsidRDefault="00000000" w:rsidP="00CA769D">
            <w:pPr>
              <w:jc w:val="center"/>
              <w:rPr>
                <w:rFonts w:ascii="Calibri" w:eastAsia="Calibri" w:hAnsi="Calibri" w:cs="Times New Roman"/>
                <w:vertAlign w:val="subscript"/>
              </w:rPr>
            </w:pPr>
            <m:oMathPara>
              <m:oMath>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1</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2</m:t>
                    </m:r>
                  </m:sub>
                </m:sSub>
                <m:r>
                  <w:rPr>
                    <w:rFonts w:ascii="Cambria Math" w:eastAsia="Calibri" w:hAnsi="Cambria Math" w:cs="Times New Roman"/>
                    <w:vertAlign w:val="subscript"/>
                  </w:rPr>
                  <m:t xml:space="preserve">, </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3</m:t>
                    </m:r>
                  </m:sub>
                </m:sSub>
                <m:r>
                  <w:rPr>
                    <w:rFonts w:ascii="Cambria Math" w:eastAsia="Calibri" w:hAnsi="Cambria Math" w:cs="Times New Roman"/>
                    <w:vertAlign w:val="subscript"/>
                  </w:rPr>
                  <m:t>,</m:t>
                </m:r>
                <m:sSub>
                  <m:sSubPr>
                    <m:ctrlPr>
                      <w:rPr>
                        <w:rFonts w:ascii="Cambria Math" w:eastAsia="Calibri" w:hAnsi="Cambria Math" w:cs="Times New Roman"/>
                        <w:i/>
                        <w:vertAlign w:val="subscript"/>
                      </w:rPr>
                    </m:ctrlPr>
                  </m:sSubPr>
                  <m:e>
                    <m:r>
                      <w:rPr>
                        <w:rFonts w:ascii="Cambria Math" w:eastAsia="Calibri" w:hAnsi="Cambria Math" w:cs="Times New Roman"/>
                        <w:vertAlign w:val="subscript"/>
                      </w:rPr>
                      <m:t>n</m:t>
                    </m:r>
                  </m:e>
                  <m:sub>
                    <m:r>
                      <w:rPr>
                        <w:rFonts w:ascii="Cambria Math" w:eastAsia="Calibri" w:hAnsi="Cambria Math" w:cs="Times New Roman"/>
                        <w:vertAlign w:val="subscript"/>
                      </w:rPr>
                      <m:t>4</m:t>
                    </m:r>
                  </m:sub>
                </m:sSub>
              </m:oMath>
            </m:oMathPara>
          </w:p>
        </w:tc>
        <w:tc>
          <w:tcPr>
            <w:tcW w:w="1152" w:type="dxa"/>
            <w:tcBorders>
              <w:top w:val="single" w:sz="4" w:space="0" w:color="auto"/>
            </w:tcBorders>
            <w:vAlign w:val="center"/>
          </w:tcPr>
          <w:p w14:paraId="02382831" w14:textId="77777777" w:rsidR="001B2481" w:rsidRDefault="001B2481" w:rsidP="00CA769D">
            <w:pPr>
              <w:jc w:val="center"/>
            </w:pPr>
            <w:r>
              <w:t>-</w:t>
            </w:r>
          </w:p>
        </w:tc>
      </w:tr>
    </w:tbl>
    <w:p w14:paraId="76955CFB" w14:textId="77777777" w:rsidR="001B2481" w:rsidRDefault="001B2481" w:rsidP="001B2481"/>
    <w:p w14:paraId="5B1D0A0F" w14:textId="77777777" w:rsidR="001B2481" w:rsidRPr="00156251" w:rsidRDefault="001B2481" w:rsidP="001B2481">
      <w:r w:rsidRPr="00156251">
        <w:t>The Lagoudas one-dimensional constitutive model comprises four interdependent parameter groups.</w:t>
      </w:r>
    </w:p>
    <w:p w14:paraId="0417CB7A" w14:textId="0DF1E35A" w:rsidR="001B2481" w:rsidRPr="00156251" w:rsidRDefault="001B2481" w:rsidP="001B2481">
      <w:pPr>
        <w:pStyle w:val="ListParagraph"/>
        <w:numPr>
          <w:ilvl w:val="0"/>
          <w:numId w:val="6"/>
        </w:numPr>
      </w:pPr>
      <w:r>
        <w:rPr>
          <w:b/>
          <w:bCs/>
        </w:rPr>
        <w:t xml:space="preserve">Thermoelastic properties </w:t>
      </w:r>
      <w:r>
        <w:t>include the elastic moduli for each material phase (</w:t>
      </w:r>
      <m:oMath>
        <m:sSup>
          <m:sSupPr>
            <m:ctrlPr>
              <w:rPr>
                <w:rFonts w:ascii="Cambria Math" w:hAnsi="Cambria Math"/>
                <w:i/>
              </w:rPr>
            </m:ctrlPr>
          </m:sSupPr>
          <m:e>
            <m:r>
              <w:rPr>
                <w:rFonts w:ascii="Cambria Math" w:hAnsi="Cambria Math"/>
              </w:rPr>
              <m:t>E</m:t>
            </m:r>
          </m:e>
          <m:sup>
            <m:r>
              <w:rPr>
                <w:rFonts w:ascii="Cambria Math" w:hAnsi="Cambria Math"/>
              </w:rPr>
              <m:t>A</m:t>
            </m:r>
          </m:sup>
        </m:sSup>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m:t>
            </m:r>
          </m:sup>
        </m:sSup>
      </m:oMath>
      <w:r>
        <w:rPr>
          <w:rFonts w:eastAsiaTheme="minorEastAsia"/>
        </w:rPr>
        <w:t xml:space="preserve"> for austenite and martensite, respectively) and the coefficient of thermal expansion </w:t>
      </w:r>
      <m:oMath>
        <m:r>
          <w:rPr>
            <w:rFonts w:ascii="Cambria Math" w:eastAsiaTheme="minorEastAsia" w:hAnsi="Cambria Math"/>
          </w:rPr>
          <m:t>α</m:t>
        </m:r>
      </m:oMath>
      <w:r>
        <w:rPr>
          <w:rFonts w:eastAsiaTheme="minorEastAsia"/>
        </w:rPr>
        <w:t>. Note this model formulation assumes the coefficient of thermal expansion is constant with respect to material phase; this allows the use of simpler nonlinear solution methods (i.e., Convex Cutting Plane</w:t>
      </w:r>
      <w:r w:rsidR="00067A4C">
        <w:rPr>
          <w:rFonts w:eastAsiaTheme="minorEastAsia"/>
        </w:rPr>
        <w:t xml:space="preserve"> </w:t>
      </w:r>
      <w:r w:rsidR="00067A4C">
        <w:rPr>
          <w:rFonts w:eastAsiaTheme="minorEastAsia"/>
        </w:rPr>
        <w:fldChar w:fldCharType="begin"/>
      </w:r>
      <w:r w:rsidR="00036BA7">
        <w:rPr>
          <w:rFonts w:eastAsiaTheme="minorEastAsia"/>
        </w:rPr>
        <w:instrText xml:space="preserve"> ADDIN ZOTERO_ITEM CSL_CITATION {"citationID":"7fwxEd0J","properties":{"formattedCitation":"[27]","plainCitation":"[27]","noteIndex":0},"citationItems":[{"id":2665,"uris":["http://zotero.org/users/4607708/items/DCGJW78D"],"itemData":{"id":2665,"type":"chapter","collection-title":"Interdisciplinary Applied Mathematics","container-title":"Computational Inelasticity","event-place":"New York, NY","ISBN":"978-0-387-22763-4","language":"en","note":"DOI: 10.1007/0-387-22763-6_3","page":"113-153","publisher":"Springer","publisher-place":"New York, NY","source":"Springer Link","title":"Integration Algorithms for Plasticity and Viscoplasticity","URL":"https://doi.org/10.1007/0-387-22763-6_3","author":[{"family":"Simo","given":"J. C."},{"family":"Hughes","given":"T. J. R."}],"accessed":{"date-parts":[["2021",2,2]]},"issued":{"date-parts":[["1998"]]}}}],"schema":"https://github.com/citation-style-language/schema/raw/master/csl-citation.json"} </w:instrText>
      </w:r>
      <w:r w:rsidR="00067A4C">
        <w:rPr>
          <w:rFonts w:eastAsiaTheme="minorEastAsia"/>
        </w:rPr>
        <w:fldChar w:fldCharType="separate"/>
      </w:r>
      <w:r w:rsidR="00036BA7" w:rsidRPr="00036BA7">
        <w:rPr>
          <w:rFonts w:ascii="Calibri" w:hAnsi="Calibri" w:cs="Calibri"/>
        </w:rPr>
        <w:t>[27]</w:t>
      </w:r>
      <w:r w:rsidR="00067A4C">
        <w:rPr>
          <w:rFonts w:eastAsiaTheme="minorEastAsia"/>
        </w:rPr>
        <w:fldChar w:fldCharType="end"/>
      </w:r>
      <w:r>
        <w:rPr>
          <w:rFonts w:eastAsiaTheme="minorEastAsia"/>
        </w:rPr>
        <w:t>).</w:t>
      </w:r>
    </w:p>
    <w:p w14:paraId="1FE5BB9F" w14:textId="77777777" w:rsidR="001B2481" w:rsidRPr="00A15DC6" w:rsidRDefault="001B2481" w:rsidP="001B2481">
      <w:pPr>
        <w:pStyle w:val="ListParagraph"/>
        <w:numPr>
          <w:ilvl w:val="0"/>
          <w:numId w:val="6"/>
        </w:numPr>
      </w:pPr>
      <w:r>
        <w:rPr>
          <w:b/>
          <w:bCs/>
        </w:rPr>
        <w:t>Transformation properties</w:t>
      </w:r>
      <w:r>
        <w:t xml:space="preserve"> include zero-stress transformation temperatures </w:t>
      </w:r>
      <m:oMath>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M</m:t>
            </m:r>
          </m:e>
          <m:sub>
            <m:r>
              <w:rPr>
                <w:rFonts w:ascii="Cambria Math" w:eastAsia="Calibri" w:hAnsi="Cambria Math" w:cs="Times New Roman"/>
              </w:rPr>
              <m:t>f</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f</m:t>
            </m:r>
          </m:sub>
        </m:sSub>
      </m:oMath>
      <w:r>
        <w:rPr>
          <w:rFonts w:eastAsiaTheme="minorEastAsia"/>
        </w:rPr>
        <w:t xml:space="preserve"> and stress-influence coefficients </w:t>
      </w:r>
      <m:oMath>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M</m:t>
            </m:r>
          </m:sup>
        </m:sSup>
        <m:r>
          <w:rPr>
            <w:rFonts w:ascii="Cambria Math" w:eastAsia="Calibri" w:hAnsi="Cambria Math" w:cs="Times New Roman"/>
          </w:rPr>
          <m:t xml:space="preserve">, </m:t>
        </m:r>
        <m:sSup>
          <m:sSupPr>
            <m:ctrlPr>
              <w:rPr>
                <w:rFonts w:ascii="Cambria Math" w:eastAsia="Calibri" w:hAnsi="Cambria Math" w:cs="Times New Roman"/>
                <w:i/>
              </w:rPr>
            </m:ctrlPr>
          </m:sSupPr>
          <m:e>
            <m:r>
              <w:rPr>
                <w:rFonts w:ascii="Cambria Math" w:eastAsia="Calibri" w:hAnsi="Cambria Math" w:cs="Times New Roman"/>
              </w:rPr>
              <m:t>C</m:t>
            </m:r>
          </m:e>
          <m:sup>
            <m:r>
              <w:rPr>
                <w:rFonts w:ascii="Cambria Math" w:eastAsia="Calibri" w:hAnsi="Cambria Math" w:cs="Times New Roman"/>
              </w:rPr>
              <m:t>A</m:t>
            </m:r>
          </m:sup>
        </m:sSup>
      </m:oMath>
      <w:r>
        <w:rPr>
          <w:rFonts w:eastAsiaTheme="minorEastAsia"/>
        </w:rPr>
        <w:t xml:space="preserve">. Zero-stress transformation temperatures define the start and end of transformation at zero stress (denoted by the character for the material phase and the subscript for the start and end). Stress-influence coefficients define how transformation temperatures change with respect to stress and are assumed to be constant with respect to material phase; the slope of the stress-temperature phase diagram at the </w:t>
      </w:r>
      <w:r>
        <w:rPr>
          <w:rFonts w:eastAsiaTheme="minorEastAsia"/>
          <w:i/>
          <w:iCs/>
        </w:rPr>
        <w:t>calibration stress</w:t>
      </w:r>
      <w:r>
        <w:rPr>
          <w:rStyle w:val="FootnoteReference"/>
          <w:rFonts w:eastAsiaTheme="minorEastAsia"/>
          <w:i/>
          <w:iCs/>
        </w:rPr>
        <w:footnoteReference w:id="3"/>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cal</m:t>
            </m:r>
          </m:sub>
        </m:sSub>
      </m:oMath>
      <w:r>
        <w:rPr>
          <w:rFonts w:eastAsiaTheme="minorEastAsia"/>
        </w:rPr>
        <w:t xml:space="preserve"> gives these two values. </w:t>
      </w:r>
    </w:p>
    <w:p w14:paraId="4B5B945C" w14:textId="77777777" w:rsidR="001B2481" w:rsidRPr="00B6396C" w:rsidRDefault="001B2481" w:rsidP="001B2481">
      <w:pPr>
        <w:pStyle w:val="ListParagraph"/>
        <w:numPr>
          <w:ilvl w:val="0"/>
          <w:numId w:val="6"/>
        </w:numPr>
      </w:pPr>
      <w:r>
        <w:rPr>
          <w:b/>
          <w:bCs/>
        </w:rPr>
        <w:t>Transformation strain properties</w:t>
      </w:r>
      <w:r>
        <w:t xml:space="preserve"> define the evolution of transformation strain with respect to stress and are crucial to understand if the material exhibits sufficient transformation strain at the design stress. The transformation strain is approximated as an asymptotic exponential function, where </w:t>
      </w:r>
      <m:oMath>
        <m:sSub>
          <m:sSubPr>
            <m:ctrlPr>
              <w:rPr>
                <w:rFonts w:ascii="Cambria Math" w:hAnsi="Cambria Math"/>
                <w:i/>
              </w:rPr>
            </m:ctrlPr>
          </m:sSubPr>
          <m:e>
            <m:r>
              <w:rPr>
                <w:rFonts w:ascii="Cambria Math" w:hAnsi="Cambria Math"/>
              </w:rPr>
              <m:t>H</m:t>
            </m:r>
          </m:e>
          <m:sub>
            <m:r>
              <w:rPr>
                <w:rFonts w:ascii="Cambria Math" w:hAnsi="Cambria Math"/>
              </w:rPr>
              <m:t>min</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max</m:t>
            </m:r>
          </m:sub>
        </m:sSub>
      </m:oMath>
      <w:r>
        <w:rPr>
          <w:rFonts w:eastAsiaTheme="minorEastAsia"/>
        </w:rPr>
        <w:t xml:space="preserve"> are the minimum and maximum transformation strain,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crit</m:t>
            </m:r>
          </m:sub>
        </m:sSub>
      </m:oMath>
      <w:r>
        <w:rPr>
          <w:rFonts w:eastAsiaTheme="minorEastAsia"/>
        </w:rPr>
        <w:t xml:space="preserve"> defines the critical stress at which transformation strain manifests, and </w:t>
      </w:r>
      <m:oMath>
        <m:r>
          <w:rPr>
            <w:rFonts w:ascii="Cambria Math" w:eastAsiaTheme="minorEastAsia" w:hAnsi="Cambria Math"/>
          </w:rPr>
          <m:t>k</m:t>
        </m:r>
      </m:oMath>
      <w:r>
        <w:rPr>
          <w:rFonts w:eastAsiaTheme="minorEastAsia"/>
        </w:rPr>
        <w:t xml:space="preserve"> is the </w:t>
      </w:r>
      <w:r>
        <w:rPr>
          <w:rFonts w:eastAsiaTheme="minorEastAsia"/>
          <w:i/>
          <w:iCs/>
        </w:rPr>
        <w:t>rise time</w:t>
      </w:r>
      <w:r>
        <w:rPr>
          <w:rFonts w:eastAsiaTheme="minorEastAsia"/>
        </w:rPr>
        <w:t xml:space="preserve">, or how quickly the </w:t>
      </w:r>
      <w:r>
        <w:t xml:space="preserve">transformation strain increases from </w:t>
      </w:r>
      <m:oMath>
        <m:sSub>
          <m:sSubPr>
            <m:ctrlPr>
              <w:rPr>
                <w:rFonts w:ascii="Cambria Math" w:hAnsi="Cambria Math"/>
                <w:i/>
              </w:rPr>
            </m:ctrlPr>
          </m:sSubPr>
          <m:e>
            <m:r>
              <w:rPr>
                <w:rFonts w:ascii="Cambria Math" w:hAnsi="Cambria Math"/>
              </w:rPr>
              <m:t>H</m:t>
            </m:r>
          </m:e>
          <m:sub>
            <m:r>
              <w:rPr>
                <w:rFonts w:ascii="Cambria Math" w:hAnsi="Cambria Math"/>
              </w:rPr>
              <m:t>min</m:t>
            </m:r>
          </m:sub>
        </m:sSub>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max</m:t>
            </m:r>
          </m:sub>
        </m:sSub>
      </m:oMath>
      <w:r>
        <w:rPr>
          <w:rFonts w:eastAsiaTheme="minorEastAsia"/>
        </w:rPr>
        <w:t xml:space="preserve">. </w:t>
      </w:r>
    </w:p>
    <w:p w14:paraId="13575FD9" w14:textId="4C77D2BF" w:rsidR="001B2481" w:rsidRPr="00156251" w:rsidRDefault="001B2481" w:rsidP="001B2481">
      <w:pPr>
        <w:pStyle w:val="ListParagraph"/>
        <w:numPr>
          <w:ilvl w:val="0"/>
          <w:numId w:val="6"/>
        </w:numPr>
      </w:pPr>
      <w:r>
        <w:rPr>
          <w:b/>
          <w:bCs/>
        </w:rPr>
        <w:lastRenderedPageBreak/>
        <w:t xml:space="preserve">Smooth hardening </w:t>
      </w:r>
      <w:del w:id="535" w:author="Walgren, Patrick" w:date="2024-10-09T08:20:00Z" w16du:dateUtc="2024-10-09T14:20:00Z">
        <w:r w:rsidDel="00446705">
          <w:rPr>
            <w:b/>
            <w:bCs/>
          </w:rPr>
          <w:delText>properties</w:delText>
        </w:r>
        <w:r w:rsidDel="00446705">
          <w:delText xml:space="preserve"> </w:delText>
        </w:r>
      </w:del>
      <w:ins w:id="536" w:author="Walgren, Patrick" w:date="2024-10-09T08:20:00Z" w16du:dateUtc="2024-10-09T14:20:00Z">
        <w:r w:rsidR="00446705">
          <w:rPr>
            <w:b/>
            <w:bCs/>
          </w:rPr>
          <w:t>coefficients</w:t>
        </w:r>
        <w:r w:rsidR="00446705">
          <w:t xml:space="preserve"> (</w:t>
        </w:r>
      </w:ins>
      <m:oMath>
        <m:sSub>
          <m:sSubPr>
            <m:ctrlPr>
              <w:ins w:id="537" w:author="Walgren, Patrick" w:date="2024-10-09T08:20:00Z" w16du:dateUtc="2024-10-09T14:20:00Z">
                <w:rPr>
                  <w:rFonts w:ascii="Cambria Math" w:hAnsi="Cambria Math"/>
                  <w:i/>
                </w:rPr>
              </w:ins>
            </m:ctrlPr>
          </m:sSubPr>
          <m:e>
            <m:r>
              <w:ins w:id="538" w:author="Walgren, Patrick" w:date="2024-10-09T08:20:00Z" w16du:dateUtc="2024-10-09T14:20:00Z">
                <w:rPr>
                  <w:rFonts w:ascii="Cambria Math" w:hAnsi="Cambria Math"/>
                </w:rPr>
                <m:t>n</m:t>
              </w:ins>
            </m:r>
          </m:e>
          <m:sub>
            <m:r>
              <w:ins w:id="539" w:author="Walgren, Patrick" w:date="2024-10-09T08:20:00Z" w16du:dateUtc="2024-10-09T14:20:00Z">
                <w:rPr>
                  <w:rFonts w:ascii="Cambria Math" w:hAnsi="Cambria Math"/>
                </w:rPr>
                <m:t>1</m:t>
              </w:ins>
            </m:r>
          </m:sub>
        </m:sSub>
        <m:r>
          <w:ins w:id="540" w:author="Walgren, Patrick" w:date="2024-10-09T08:20:00Z" w16du:dateUtc="2024-10-09T14:20:00Z">
            <w:rPr>
              <w:rFonts w:ascii="Cambria Math" w:hAnsi="Cambria Math"/>
            </w:rPr>
            <m:t xml:space="preserve">, </m:t>
          </w:ins>
        </m:r>
        <m:sSub>
          <m:sSubPr>
            <m:ctrlPr>
              <w:ins w:id="541" w:author="Walgren, Patrick" w:date="2024-10-09T08:20:00Z" w16du:dateUtc="2024-10-09T14:20:00Z">
                <w:rPr>
                  <w:rFonts w:ascii="Cambria Math" w:hAnsi="Cambria Math"/>
                  <w:i/>
                </w:rPr>
              </w:ins>
            </m:ctrlPr>
          </m:sSubPr>
          <m:e>
            <m:r>
              <w:ins w:id="542" w:author="Walgren, Patrick" w:date="2024-10-09T08:20:00Z" w16du:dateUtc="2024-10-09T14:20:00Z">
                <w:rPr>
                  <w:rFonts w:ascii="Cambria Math" w:hAnsi="Cambria Math"/>
                </w:rPr>
                <m:t>n</m:t>
              </w:ins>
            </m:r>
          </m:e>
          <m:sub>
            <m:r>
              <w:ins w:id="543" w:author="Walgren, Patrick" w:date="2024-10-09T08:20:00Z" w16du:dateUtc="2024-10-09T14:20:00Z">
                <w:rPr>
                  <w:rFonts w:ascii="Cambria Math" w:hAnsi="Cambria Math"/>
                </w:rPr>
                <m:t>2</m:t>
              </w:ins>
            </m:r>
          </m:sub>
        </m:sSub>
        <m:r>
          <w:ins w:id="544" w:author="Walgren, Patrick" w:date="2024-10-09T08:20:00Z" w16du:dateUtc="2024-10-09T14:20:00Z">
            <w:rPr>
              <w:rFonts w:ascii="Cambria Math" w:hAnsi="Cambria Math"/>
            </w:rPr>
            <m:t xml:space="preserve">, </m:t>
          </w:ins>
        </m:r>
        <m:sSub>
          <m:sSubPr>
            <m:ctrlPr>
              <w:ins w:id="545" w:author="Walgren, Patrick" w:date="2024-10-09T08:20:00Z" w16du:dateUtc="2024-10-09T14:20:00Z">
                <w:rPr>
                  <w:rFonts w:ascii="Cambria Math" w:hAnsi="Cambria Math"/>
                  <w:i/>
                </w:rPr>
              </w:ins>
            </m:ctrlPr>
          </m:sSubPr>
          <m:e>
            <m:r>
              <w:ins w:id="546" w:author="Walgren, Patrick" w:date="2024-10-09T08:20:00Z" w16du:dateUtc="2024-10-09T14:20:00Z">
                <w:rPr>
                  <w:rFonts w:ascii="Cambria Math" w:hAnsi="Cambria Math"/>
                </w:rPr>
                <m:t>n</m:t>
              </w:ins>
            </m:r>
          </m:e>
          <m:sub>
            <m:r>
              <w:ins w:id="547" w:author="Walgren, Patrick" w:date="2024-10-09T08:20:00Z" w16du:dateUtc="2024-10-09T14:20:00Z">
                <w:rPr>
                  <w:rFonts w:ascii="Cambria Math" w:hAnsi="Cambria Math"/>
                </w:rPr>
                <m:t>3</m:t>
              </w:ins>
            </m:r>
          </m:sub>
        </m:sSub>
        <m:r>
          <w:ins w:id="548" w:author="Walgren, Patrick" w:date="2024-10-09T08:20:00Z" w16du:dateUtc="2024-10-09T14:20:00Z">
            <w:rPr>
              <w:rFonts w:ascii="Cambria Math" w:hAnsi="Cambria Math"/>
            </w:rPr>
            <m:t xml:space="preserve">, </m:t>
          </w:ins>
        </m:r>
        <m:sSub>
          <m:sSubPr>
            <m:ctrlPr>
              <w:ins w:id="549" w:author="Walgren, Patrick" w:date="2024-10-09T08:20:00Z" w16du:dateUtc="2024-10-09T14:20:00Z">
                <w:rPr>
                  <w:rFonts w:ascii="Cambria Math" w:hAnsi="Cambria Math"/>
                  <w:i/>
                </w:rPr>
              </w:ins>
            </m:ctrlPr>
          </m:sSubPr>
          <m:e>
            <m:r>
              <w:ins w:id="550" w:author="Walgren, Patrick" w:date="2024-10-09T08:20:00Z" w16du:dateUtc="2024-10-09T14:20:00Z">
                <w:rPr>
                  <w:rFonts w:ascii="Cambria Math" w:hAnsi="Cambria Math"/>
                </w:rPr>
                <m:t>n</m:t>
              </w:ins>
            </m:r>
          </m:e>
          <m:sub>
            <m:r>
              <w:ins w:id="551" w:author="Walgren, Patrick" w:date="2024-10-09T08:20:00Z" w16du:dateUtc="2024-10-09T14:20:00Z">
                <w:rPr>
                  <w:rFonts w:ascii="Cambria Math" w:hAnsi="Cambria Math"/>
                </w:rPr>
                <m:t>4</m:t>
              </w:ins>
            </m:r>
          </m:sub>
        </m:sSub>
      </m:oMath>
      <w:ins w:id="552" w:author="Walgren, Patrick" w:date="2024-10-09T08:20:00Z" w16du:dateUtc="2024-10-09T14:20:00Z">
        <w:r w:rsidR="00446705">
          <w:rPr>
            <w:rFonts w:eastAsiaTheme="minorEastAsia"/>
          </w:rPr>
          <w:t>)</w:t>
        </w:r>
        <w:r w:rsidR="00446705">
          <w:t xml:space="preserve"> </w:t>
        </w:r>
      </w:ins>
      <w:r>
        <w:t xml:space="preserve">define the smoothness of the transition between elastic response and transformation, or vice versa. They are </w:t>
      </w:r>
      <w:del w:id="553" w:author="Walgren, Patrick" w:date="2024-10-09T08:20:00Z" w16du:dateUtc="2024-10-09T14:20:00Z">
        <w:r w:rsidDel="00446705">
          <w:delText xml:space="preserve">numerical values </w:delText>
        </w:r>
      </w:del>
      <w:r>
        <w:t>bounded between 0 and 1</w:t>
      </w:r>
      <w:r w:rsidR="00550CA1">
        <w:t xml:space="preserve"> and are ordered from one to four, corresponding to a hot-to-cold actuation loop (i.e., </w:t>
      </w:r>
      <m:oMath>
        <m:sSub>
          <m:sSubPr>
            <m:ctrlPr>
              <w:rPr>
                <w:rFonts w:ascii="Cambria Math" w:hAnsi="Cambria Math"/>
                <w:i/>
              </w:rPr>
            </m:ctrlPr>
          </m:sSubPr>
          <m:e>
            <m:r>
              <w:rPr>
                <w:rFonts w:ascii="Cambria Math" w:hAnsi="Cambria Math"/>
              </w:rPr>
              <m:t>M</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f</m:t>
            </m:r>
          </m:sub>
        </m:sSub>
      </m:oMath>
      <w:r w:rsidR="00550CA1">
        <w:rPr>
          <w:rFonts w:eastAsiaTheme="minorEastAsia"/>
        </w:rPr>
        <w:t>).</w:t>
      </w:r>
      <w:r>
        <w:t xml:space="preserve"> </w:t>
      </w:r>
    </w:p>
    <w:p w14:paraId="1A04B3D1" w14:textId="1BD31483" w:rsidR="001B2481" w:rsidRPr="00711EAD" w:rsidRDefault="001B2481" w:rsidP="001B2481">
      <w:pPr>
        <w:rPr>
          <w:color w:val="FF0000"/>
        </w:rPr>
      </w:pPr>
      <w:r w:rsidRPr="00A267DB">
        <w:rPr>
          <w:highlight w:val="yellow"/>
        </w:rPr>
        <w:t>As mentioned earlier, the seventeen material properties that define shape memory alloy constitutive response are unique but interdependent.</w:t>
      </w:r>
      <w:r>
        <w:t xml:space="preserve"> For example, a change in smooth hardening coefficient will cause a change in the corresponding zero-stress transformation temperature. </w:t>
      </w:r>
      <w:commentRangeStart w:id="554"/>
      <w:commentRangeStart w:id="555"/>
      <w:r>
        <w:t xml:space="preserve">Herein lies a crucial nuance of calibrating the Lagoudas constitutive model: the model defines the transformation temperatures as the point at which transformation begins (i.e., the state where the transformation criteria are activated), rather than the tangent (which is the definition used in ASTM </w:t>
      </w:r>
      <w:r w:rsidRPr="009C2BEC">
        <w:rPr>
          <w:rFonts w:ascii="Calibri" w:hAnsi="Calibri" w:cs="Calibri"/>
        </w:rPr>
        <w:t>E3097</w:t>
      </w:r>
      <w:commentRangeEnd w:id="554"/>
      <w:r>
        <w:rPr>
          <w:rStyle w:val="CommentReference"/>
        </w:rPr>
        <w:commentReference w:id="554"/>
      </w:r>
      <w:commentRangeEnd w:id="555"/>
      <w:r>
        <w:rPr>
          <w:rStyle w:val="CommentReference"/>
        </w:rPr>
        <w:commentReference w:id="555"/>
      </w:r>
      <w:r>
        <w:t xml:space="preserve">) </w:t>
      </w:r>
      <w:r>
        <w:fldChar w:fldCharType="begin"/>
      </w:r>
      <w:r w:rsidR="003B6D4B">
        <w:instrText xml:space="preserve"> ADDIN ZOTERO_ITEM CSL_CITATION {"citationID":"wnnH6pqH","properties":{"formattedCitation":"[11]","plainCitation":"[11]","noteIndex":0},"citationItems":[{"id":3061,"uris":["http://zotero.org/users/4607708/items/TYX3FDF8"],"itemData":{"id":3061,"type":"report","event-place":"West Conshohocken, PA","number":"E3097-17","publisher":"ASTM International","publisher-place":"West Conshohocken, PA","source":"Google Scholar","title":"Standard test method for mechanical uniaxial constant force thermal cycling of shape memory alloys","URL":"https://www.astm.org/e3097-17.html","author":[{"family":"ASTM","given":""}],"issued":{"date-parts":[["2017"]]}}}],"schema":"https://github.com/citation-style-language/schema/raw/master/csl-citation.json"} </w:instrText>
      </w:r>
      <w:r>
        <w:fldChar w:fldCharType="separate"/>
      </w:r>
      <w:r w:rsidR="003B6D4B" w:rsidRPr="003B6D4B">
        <w:rPr>
          <w:rFonts w:ascii="Calibri" w:hAnsi="Calibri" w:cs="Calibri"/>
        </w:rPr>
        <w:t>[11]</w:t>
      </w:r>
      <w:r>
        <w:fldChar w:fldCharType="end"/>
      </w:r>
      <w:r>
        <w:t xml:space="preserve">. </w:t>
      </w:r>
    </w:p>
    <w:p w14:paraId="4173244E" w14:textId="26697757" w:rsidR="001B2481" w:rsidRDefault="001B2481" w:rsidP="001B2481">
      <w:commentRangeStart w:id="556"/>
      <w:r w:rsidRPr="00CA769D">
        <w:rPr>
          <w:highlight w:val="yellow"/>
        </w:rPr>
        <w:t>Many other material properties are interdependent</w:t>
      </w:r>
      <w:r w:rsidRPr="00F453AD">
        <w:rPr>
          <w:highlight w:val="yellow"/>
        </w:rPr>
        <w:t xml:space="preserve">; </w:t>
      </w:r>
      <w:r>
        <w:rPr>
          <w:highlight w:val="yellow"/>
        </w:rPr>
        <w:t>a change in</w:t>
      </w:r>
      <w:r w:rsidRPr="00F453AD">
        <w:rPr>
          <w:highlight w:val="yellow"/>
        </w:rPr>
        <w:t xml:space="preserve"> transformation strain properties will </w:t>
      </w:r>
      <w:r>
        <w:rPr>
          <w:highlight w:val="yellow"/>
        </w:rPr>
        <w:t>be reflected in</w:t>
      </w:r>
      <w:r w:rsidRPr="00F453AD">
        <w:rPr>
          <w:highlight w:val="yellow"/>
        </w:rPr>
        <w:t xml:space="preserve"> both the strain-temperature response </w:t>
      </w:r>
      <w:r w:rsidRPr="00A267DB">
        <w:rPr>
          <w:highlight w:val="yellow"/>
        </w:rPr>
        <w:t>and the shape of the transformation surfaces</w:t>
      </w:r>
      <w:commentRangeEnd w:id="556"/>
      <w:r>
        <w:rPr>
          <w:rStyle w:val="CommentReference"/>
        </w:rPr>
        <w:commentReference w:id="556"/>
      </w:r>
      <w:r w:rsidRPr="00A267DB">
        <w:rPr>
          <w:highlight w:val="yellow"/>
        </w:rPr>
        <w:t>.</w:t>
      </w:r>
      <w:r>
        <w:t xml:space="preserve"> While the stress-influence coefficients are single numbers for each phase, they are only one part of the </w:t>
      </w:r>
      <w:commentRangeStart w:id="557"/>
      <w:r>
        <w:t>mathematical expression to define the transformation surface in stress-temperature space</w:t>
      </w:r>
      <w:commentRangeEnd w:id="557"/>
      <w:r>
        <w:rPr>
          <w:rStyle w:val="CommentReference"/>
        </w:rPr>
        <w:commentReference w:id="557"/>
      </w:r>
      <w:r w:rsidR="00A64E12">
        <w:t xml:space="preserve"> (see Lagoudas et al. for more information </w:t>
      </w:r>
      <w:r w:rsidR="00A64E12">
        <w:fldChar w:fldCharType="begin"/>
      </w:r>
      <w:r w:rsidR="003B6D4B">
        <w:instrText xml:space="preserve"> ADDIN ZOTERO_ITEM CSL_CITATION {"citationID":"ruNJgxBb","properties":{"formattedCitation":"[5]","plainCitation":"[5]","noteIndex":0},"citationItems":[{"id":1124,"uris":["http://zotero.org/users/4607708/items/76LE7B32"],"itemData":{"id":1124,"type":"article-journal","container-title":"International Journal of Plasticity","page":"155–183","title":"Constitutive Model for the Numerical Analysis of Phase Transformation in Polycrystalline Shape Memory Alloys","volume":"32–33","author":[{"family":"Lagoudas","given":"D."},{"family":"Hartl","given":"D."},{"family":"Chemisky","given":"Y."},{"family":"Machado","given":"L."},{"family":"Popov","given":"P."}],"issued":{"date-parts":[["2012"]]}}}],"schema":"https://github.com/citation-style-language/schema/raw/master/csl-citation.json"} </w:instrText>
      </w:r>
      <w:r w:rsidR="00A64E12">
        <w:fldChar w:fldCharType="separate"/>
      </w:r>
      <w:r w:rsidR="003B6D4B" w:rsidRPr="003B6D4B">
        <w:rPr>
          <w:rFonts w:ascii="Calibri" w:hAnsi="Calibri" w:cs="Calibri"/>
        </w:rPr>
        <w:t>[5]</w:t>
      </w:r>
      <w:r w:rsidR="00A64E12">
        <w:fldChar w:fldCharType="end"/>
      </w:r>
      <w:r w:rsidR="00A64E12">
        <w:t>)</w:t>
      </w:r>
      <w:r>
        <w:t xml:space="preserve">. </w:t>
      </w:r>
      <w:r w:rsidRPr="00CB0A86">
        <w:t>For these reasons, calibration must leverage numerical optimization to ensure a robust fit of experimental data.</w:t>
      </w:r>
    </w:p>
    <w:bookmarkEnd w:id="516"/>
    <w:bookmarkEnd w:id="517"/>
    <w:p w14:paraId="659F63E8" w14:textId="77777777" w:rsidR="007A7F3B" w:rsidDel="00912DFD" w:rsidRDefault="007A7F3B" w:rsidP="007A7F3B">
      <w:pPr>
        <w:rPr>
          <w:del w:id="558" w:author="Walgren, Patrick" w:date="2024-08-29T15:45:00Z" w16du:dateUtc="2024-08-29T21:45:00Z"/>
          <w:b/>
          <w:bCs/>
        </w:rPr>
      </w:pPr>
      <w:r w:rsidRPr="007A7F3B">
        <w:rPr>
          <w:b/>
          <w:bCs/>
        </w:rPr>
        <w:t>Calibration via numerical optimization</w:t>
      </w:r>
    </w:p>
    <w:p w14:paraId="03062572" w14:textId="77777777" w:rsidR="00912DFD" w:rsidRPr="007A7F3B" w:rsidRDefault="00912DFD" w:rsidP="007A7F3B">
      <w:pPr>
        <w:rPr>
          <w:ins w:id="559" w:author="Walgren, Patrick" w:date="2024-10-08T08:51:00Z" w16du:dateUtc="2024-10-08T14:51:00Z"/>
          <w:b/>
          <w:bCs/>
        </w:rPr>
      </w:pPr>
    </w:p>
    <w:p w14:paraId="377D5178" w14:textId="16AE03A2" w:rsidR="007A7F3B" w:rsidDel="001B2481" w:rsidRDefault="00705800" w:rsidP="007A7F3B">
      <w:pPr>
        <w:rPr>
          <w:del w:id="560" w:author="Walgren, Patrick" w:date="2024-08-29T15:45:00Z" w16du:dateUtc="2024-08-29T21:45:00Z"/>
        </w:rPr>
      </w:pPr>
      <w:moveToRangeStart w:id="561" w:author="Mingear, Jacob Lee" w:date="2024-10-07T13:46:00Z" w:name="move179201189"/>
      <w:commentRangeStart w:id="562"/>
      <w:commentRangeStart w:id="563"/>
      <w:moveTo w:id="564" w:author="Mingear, Jacob Lee" w:date="2024-10-07T13:46:00Z" w16du:dateUtc="2024-10-07T19:46:00Z">
        <w:del w:id="565" w:author="Mingear, Jacob Lee" w:date="2024-10-07T13:46:00Z" w16du:dateUtc="2024-10-07T19:46:00Z">
          <w:r w:rsidDel="00705800">
            <w:delText>In past work, m</w:delText>
          </w:r>
        </w:del>
      </w:moveTo>
      <w:ins w:id="566" w:author="Mingear, Jacob Lee" w:date="2024-10-07T13:46:00Z" w16du:dateUtc="2024-10-07T19:46:00Z">
        <w:r>
          <w:t>M</w:t>
        </w:r>
      </w:ins>
      <w:moveTo w:id="567" w:author="Mingear, Jacob Lee" w:date="2024-10-07T13:46:00Z" w16du:dateUtc="2024-10-07T19:46:00Z">
        <w:r>
          <w:t xml:space="preserve">anually </w:t>
        </w:r>
        <w:del w:id="568" w:author="Mingear, Jacob Lee" w:date="2024-10-07T13:46:00Z" w16du:dateUtc="2024-10-07T19:46:00Z">
          <w:r w:rsidDel="00705800">
            <w:delText>updating</w:delText>
          </w:r>
        </w:del>
      </w:moveTo>
      <w:ins w:id="569" w:author="Mingear, Jacob Lee" w:date="2024-10-07T13:46:00Z" w16du:dateUtc="2024-10-07T19:46:00Z">
        <w:del w:id="570" w:author="Walgren, Patrick" w:date="2024-10-08T08:53:00Z" w16du:dateUtc="2024-10-08T14:53:00Z">
          <w:r w:rsidDel="00311362">
            <w:delText>tweaking</w:delText>
          </w:r>
        </w:del>
      </w:ins>
      <w:ins w:id="571" w:author="Walgren, Patrick" w:date="2024-10-08T08:53:00Z" w16du:dateUtc="2024-10-08T14:53:00Z">
        <w:r w:rsidR="00311362">
          <w:t>updating</w:t>
        </w:r>
      </w:ins>
      <w:moveTo w:id="572" w:author="Mingear, Jacob Lee" w:date="2024-10-07T13:46:00Z" w16du:dateUtc="2024-10-07T19:46:00Z">
        <w:r>
          <w:t xml:space="preserve"> </w:t>
        </w:r>
      </w:moveTo>
      <w:ins w:id="573" w:author="Mingear, Jacob Lee" w:date="2024-10-07T13:47:00Z" w16du:dateUtc="2024-10-07T19:47:00Z">
        <w:r>
          <w:t>the</w:t>
        </w:r>
        <w:del w:id="574" w:author="Walgren, Patrick" w:date="2024-10-08T08:55:00Z" w16du:dateUtc="2024-10-08T14:55:00Z">
          <w:r w:rsidDel="00311362">
            <w:delText xml:space="preserve"> above</w:delText>
          </w:r>
        </w:del>
        <w:r>
          <w:t xml:space="preserve"> 17</w:t>
        </w:r>
      </w:ins>
      <w:ins w:id="575" w:author="Walgren, Patrick" w:date="2024-10-08T08:55:00Z" w16du:dateUtc="2024-10-08T14:55:00Z">
        <w:r w:rsidR="00311362">
          <w:t xml:space="preserve"> model</w:t>
        </w:r>
      </w:ins>
      <w:ins w:id="576" w:author="Mingear, Jacob Lee" w:date="2024-10-07T13:47:00Z" w16du:dateUtc="2024-10-07T19:47:00Z">
        <w:r>
          <w:t xml:space="preserve"> parameters to find a best fit </w:t>
        </w:r>
      </w:ins>
      <w:ins w:id="577" w:author="Mingear, Jacob Lee" w:date="2024-10-07T13:48:00Z" w16du:dateUtc="2024-10-07T19:48:00Z">
        <w:r>
          <w:t xml:space="preserve">to experimental data </w:t>
        </w:r>
      </w:ins>
      <w:moveTo w:id="578" w:author="Mingear, Jacob Lee" w:date="2024-10-07T13:46:00Z" w16du:dateUtc="2024-10-07T19:46:00Z">
        <w:del w:id="579" w:author="Walgren, Patrick" w:date="2024-10-08T08:53:00Z" w16du:dateUtc="2024-10-08T14:53:00Z">
          <w:r w:rsidDel="00311362">
            <w:delText>s</w:delText>
          </w:r>
        </w:del>
        <w:del w:id="580" w:author="Mingear, Jacob Lee" w:date="2024-10-07T13:47:00Z" w16du:dateUtc="2024-10-07T19:47:00Z">
          <w:r w:rsidDel="00705800">
            <w:delText xml:space="preserve">mooth hardness coefficients, transformation temperatures, and stress-influence temperatures to best fit experimental data has been the most </w:delText>
          </w:r>
        </w:del>
      </w:moveTo>
      <w:ins w:id="581" w:author="Mingear, Jacob Lee" w:date="2024-10-07T13:47:00Z" w16du:dateUtc="2024-10-07T19:47:00Z">
        <w:r>
          <w:t xml:space="preserve">is a </w:t>
        </w:r>
      </w:ins>
      <w:ins w:id="582" w:author="Mingear, Jacob Lee" w:date="2024-10-07T13:48:00Z" w16du:dateUtc="2024-10-07T19:48:00Z">
        <w:r>
          <w:t xml:space="preserve">tedious and </w:t>
        </w:r>
      </w:ins>
      <w:moveTo w:id="583" w:author="Mingear, Jacob Lee" w:date="2024-10-07T13:46:00Z" w16du:dateUtc="2024-10-07T19:46:00Z">
        <w:r>
          <w:t>time-intensive</w:t>
        </w:r>
      </w:moveTo>
      <w:ins w:id="584" w:author="Mingear, Jacob Lee" w:date="2024-10-07T13:48:00Z" w16du:dateUtc="2024-10-07T19:48:00Z">
        <w:r>
          <w:t xml:space="preserve"> process.</w:t>
        </w:r>
        <w:del w:id="585" w:author="Walgren, Patrick" w:date="2024-10-08T08:53:00Z" w16du:dateUtc="2024-10-08T14:53:00Z">
          <w:r w:rsidDel="00311362">
            <w:delText xml:space="preserve"> </w:delText>
          </w:r>
        </w:del>
      </w:ins>
      <w:moveTo w:id="586" w:author="Mingear, Jacob Lee" w:date="2024-10-07T13:46:00Z" w16du:dateUtc="2024-10-07T19:46:00Z">
        <w:r>
          <w:t xml:space="preserve"> </w:t>
        </w:r>
        <w:commentRangeStart w:id="587"/>
        <w:del w:id="588" w:author="Mingear, Jacob Lee" w:date="2024-10-07T13:47:00Z" w16du:dateUtc="2024-10-07T19:47:00Z">
          <w:r w:rsidDel="00705800">
            <w:delText>part of calibrat</w:delText>
          </w:r>
        </w:del>
      </w:moveTo>
      <w:ins w:id="589" w:author="Walgren, Patrick" w:date="2024-10-08T08:53:00Z" w16du:dateUtc="2024-10-08T14:53:00Z">
        <w:r w:rsidR="00311362">
          <w:t>T</w:t>
        </w:r>
      </w:ins>
      <w:moveTo w:id="590" w:author="Mingear, Jacob Lee" w:date="2024-10-07T13:46:00Z" w16du:dateUtc="2024-10-07T19:46:00Z">
        <w:del w:id="591" w:author="Mingear, Jacob Lee" w:date="2024-10-07T13:47:00Z" w16du:dateUtc="2024-10-07T19:47:00Z">
          <w:r w:rsidDel="00705800">
            <w:delText>ion</w:delText>
          </w:r>
        </w:del>
        <w:del w:id="592" w:author="Walgren, Patrick" w:date="2024-10-08T08:53:00Z" w16du:dateUtc="2024-10-08T14:53:00Z">
          <w:r w:rsidDel="00311362">
            <w:delText>.</w:delText>
          </w:r>
          <w:commentRangeEnd w:id="562"/>
          <w:r w:rsidDel="00311362">
            <w:rPr>
              <w:rStyle w:val="CommentReference"/>
            </w:rPr>
            <w:commentReference w:id="562"/>
          </w:r>
          <w:commentRangeEnd w:id="563"/>
          <w:r w:rsidDel="00311362">
            <w:rPr>
              <w:rStyle w:val="CommentReference"/>
            </w:rPr>
            <w:commentReference w:id="563"/>
          </w:r>
        </w:del>
      </w:moveTo>
      <w:moveToRangeEnd w:id="561"/>
      <w:del w:id="593" w:author="Walgren, Patrick" w:date="2024-10-08T08:53:00Z" w16du:dateUtc="2024-10-08T14:53:00Z">
        <w:r w:rsidDel="00311362">
          <w:delText xml:space="preserve"> </w:delText>
        </w:r>
      </w:del>
      <w:ins w:id="594" w:author="Mingear, Jacob Lee" w:date="2024-10-07T13:49:00Z" w16du:dateUtc="2024-10-07T19:49:00Z">
        <w:del w:id="595" w:author="Walgren, Patrick" w:date="2024-10-08T08:53:00Z" w16du:dateUtc="2024-10-08T14:53:00Z">
          <w:r w:rsidDel="00311362">
            <w:delText>T</w:delText>
          </w:r>
        </w:del>
        <w:r>
          <w:t xml:space="preserve">he REACT </w:t>
        </w:r>
      </w:ins>
      <w:del w:id="596" w:author="Mingear, Jacob Lee" w:date="2024-10-07T13:49:00Z" w16du:dateUtc="2024-10-07T19:49:00Z">
        <w:r w:rsidR="007A7F3B" w:rsidRPr="00870A17" w:rsidDel="00705800">
          <w:rPr>
            <w:highlight w:val="yellow"/>
          </w:rPr>
          <w:delText xml:space="preserve">The current implementation of the </w:delText>
        </w:r>
      </w:del>
      <w:del w:id="597" w:author="Mingear, Jacob Lee" w:date="2024-10-07T13:39:00Z" w16du:dateUtc="2024-10-07T19:39:00Z">
        <w:r w:rsidR="007A7F3B" w:rsidRPr="00870A17" w:rsidDel="009122B4">
          <w:rPr>
            <w:highlight w:val="yellow"/>
          </w:rPr>
          <w:delText>tool</w:delText>
        </w:r>
      </w:del>
      <w:ins w:id="598" w:author="Mingear, Jacob Lee" w:date="2024-10-07T13:39:00Z" w16du:dateUtc="2024-10-07T19:39:00Z">
        <w:r w:rsidR="009122B4">
          <w:rPr>
            <w:highlight w:val="yellow"/>
          </w:rPr>
          <w:t>model calibration module</w:t>
        </w:r>
      </w:ins>
      <w:del w:id="599" w:author="Walgren, Patrick" w:date="2024-10-08T08:54:00Z" w16du:dateUtc="2024-10-08T14:54:00Z">
        <w:r w:rsidR="007A7F3B" w:rsidRPr="00870A17" w:rsidDel="00311362">
          <w:rPr>
            <w:highlight w:val="yellow"/>
          </w:rPr>
          <w:delText xml:space="preserve">, </w:delText>
        </w:r>
      </w:del>
      <w:del w:id="600" w:author="Mingear, Jacob Lee" w:date="2024-10-07T13:40:00Z" w16du:dateUtc="2024-10-07T19:40:00Z">
        <w:r w:rsidR="007A7F3B" w:rsidRPr="00870A17" w:rsidDel="00B858B8">
          <w:rPr>
            <w:highlight w:val="yellow"/>
          </w:rPr>
          <w:delText xml:space="preserve">in a GUI-based format, </w:delText>
        </w:r>
      </w:del>
      <w:ins w:id="601" w:author="Mingear, Jacob Lee" w:date="2024-10-07T13:49:00Z" w16du:dateUtc="2024-10-07T19:49:00Z">
        <w:r>
          <w:rPr>
            <w:highlight w:val="yellow"/>
          </w:rPr>
          <w:t xml:space="preserve"> instead </w:t>
        </w:r>
      </w:ins>
      <w:del w:id="602" w:author="Mingear, Jacob Lee" w:date="2024-10-07T13:49:00Z" w16du:dateUtc="2024-10-07T19:49:00Z">
        <w:r w:rsidR="007A7F3B" w:rsidRPr="00870A17" w:rsidDel="00705800">
          <w:rPr>
            <w:highlight w:val="yellow"/>
          </w:rPr>
          <w:delText xml:space="preserve">allows </w:delText>
        </w:r>
      </w:del>
      <w:ins w:id="603" w:author="Mingear, Jacob Lee" w:date="2024-10-07T13:49:00Z" w16du:dateUtc="2024-10-07T19:49:00Z">
        <w:r>
          <w:rPr>
            <w:highlight w:val="yellow"/>
          </w:rPr>
          <w:t>uses numerical optimization to find the be</w:t>
        </w:r>
      </w:ins>
      <w:ins w:id="604" w:author="Mingear, Jacob Lee" w:date="2024-10-07T13:50:00Z" w16du:dateUtc="2024-10-07T19:50:00Z">
        <w:r>
          <w:rPr>
            <w:highlight w:val="yellow"/>
          </w:rPr>
          <w:t>st fit. Further,</w:t>
        </w:r>
      </w:ins>
      <w:ins w:id="605" w:author="Mingear, Jacob Lee" w:date="2024-10-07T13:49:00Z" w16du:dateUtc="2024-10-07T19:49:00Z">
        <w:r w:rsidRPr="00870A17">
          <w:rPr>
            <w:highlight w:val="yellow"/>
          </w:rPr>
          <w:t xml:space="preserve"> </w:t>
        </w:r>
      </w:ins>
      <w:r w:rsidR="007A7F3B" w:rsidRPr="00870A17">
        <w:rPr>
          <w:highlight w:val="yellow"/>
        </w:rPr>
        <w:t xml:space="preserve">the </w:t>
      </w:r>
      <w:del w:id="606" w:author="Mingear, Jacob Lee" w:date="2024-10-07T13:50:00Z" w16du:dateUtc="2024-10-07T19:50:00Z">
        <w:r w:rsidR="007A7F3B" w:rsidRPr="00870A17" w:rsidDel="00705800">
          <w:rPr>
            <w:highlight w:val="yellow"/>
          </w:rPr>
          <w:delText>SMA designer</w:delText>
        </w:r>
      </w:del>
      <w:ins w:id="607" w:author="Mingear, Jacob Lee" w:date="2024-10-07T13:50:00Z" w16du:dateUtc="2024-10-07T19:50:00Z">
        <w:r>
          <w:rPr>
            <w:highlight w:val="yellow"/>
          </w:rPr>
          <w:t>user</w:t>
        </w:r>
      </w:ins>
      <w:del w:id="608" w:author="Walgren, Patrick" w:date="2024-10-08T08:56:00Z" w16du:dateUtc="2024-10-08T14:56:00Z">
        <w:r w:rsidR="007A7F3B" w:rsidRPr="00870A17" w:rsidDel="00311362">
          <w:rPr>
            <w:highlight w:val="yellow"/>
          </w:rPr>
          <w:delText xml:space="preserve"> </w:delText>
        </w:r>
      </w:del>
      <w:del w:id="609" w:author="Mingear, Jacob Lee" w:date="2024-10-07T13:50:00Z" w16du:dateUtc="2024-10-07T19:50:00Z">
        <w:r w:rsidR="007A7F3B" w:rsidRPr="00870A17" w:rsidDel="00705800">
          <w:rPr>
            <w:highlight w:val="yellow"/>
          </w:rPr>
          <w:delText xml:space="preserve">to </w:delText>
        </w:r>
      </w:del>
      <w:ins w:id="610" w:author="Mingear, Jacob Lee" w:date="2024-10-07T13:50:00Z" w16du:dateUtc="2024-10-07T19:50:00Z">
        <w:r>
          <w:rPr>
            <w:highlight w:val="yellow"/>
          </w:rPr>
          <w:t xml:space="preserve"> can </w:t>
        </w:r>
        <w:del w:id="611" w:author="Walgren, Patrick" w:date="2024-10-08T08:56:00Z" w16du:dateUtc="2024-10-08T14:56:00Z">
          <w:r w:rsidDel="00311362">
            <w:rPr>
              <w:highlight w:val="yellow"/>
            </w:rPr>
            <w:delText xml:space="preserve">additionally </w:delText>
          </w:r>
        </w:del>
      </w:ins>
      <w:r w:rsidR="007A7F3B" w:rsidRPr="00870A17">
        <w:rPr>
          <w:highlight w:val="yellow"/>
        </w:rPr>
        <w:t xml:space="preserve">specify </w:t>
      </w:r>
      <w:del w:id="612" w:author="Mingear, Jacob Lee" w:date="2024-10-07T13:50:00Z" w16du:dateUtc="2024-10-07T19:50:00Z">
        <w:r w:rsidR="007A7F3B" w:rsidRPr="00870A17" w:rsidDel="00705800">
          <w:rPr>
            <w:highlight w:val="yellow"/>
          </w:rPr>
          <w:delText xml:space="preserve">both optimization parameters and </w:delText>
        </w:r>
      </w:del>
      <w:r w:rsidR="007A7F3B" w:rsidRPr="00870A17">
        <w:rPr>
          <w:highlight w:val="yellow"/>
        </w:rPr>
        <w:t>material property bounds</w:t>
      </w:r>
      <w:ins w:id="613" w:author="Walgren, Patrick" w:date="2024-10-08T08:56:00Z" w16du:dateUtc="2024-10-08T14:56:00Z">
        <w:r w:rsidR="00311362">
          <w:rPr>
            <w:highlight w:val="yellow"/>
          </w:rPr>
          <w:t xml:space="preserve"> or </w:t>
        </w:r>
      </w:ins>
      <w:ins w:id="614" w:author="Mingear, Jacob Lee" w:date="2024-10-07T13:51:00Z" w16du:dateUtc="2024-10-07T19:51:00Z">
        <w:del w:id="615" w:author="Walgren, Patrick" w:date="2024-10-08T08:56:00Z" w16du:dateUtc="2024-10-08T14:56:00Z">
          <w:r w:rsidDel="00311362">
            <w:rPr>
              <w:highlight w:val="yellow"/>
            </w:rPr>
            <w:delText xml:space="preserve">, </w:delText>
          </w:r>
        </w:del>
      </w:ins>
      <w:del w:id="616" w:author="Walgren, Patrick" w:date="2024-10-08T08:56:00Z" w16du:dateUtc="2024-10-08T14:56:00Z">
        <w:r w:rsidR="007A7F3B" w:rsidRPr="00870A17" w:rsidDel="00311362">
          <w:rPr>
            <w:highlight w:val="yellow"/>
          </w:rPr>
          <w:delText xml:space="preserve"> and </w:delText>
        </w:r>
      </w:del>
      <w:ins w:id="617" w:author="Mingear, Jacob Lee" w:date="2024-10-07T13:51:00Z" w16du:dateUtc="2024-10-07T19:51:00Z">
        <w:del w:id="618" w:author="Walgren, Patrick" w:date="2024-10-08T08:56:00Z" w16du:dateUtc="2024-10-08T14:56:00Z">
          <w:r w:rsidDel="00311362">
            <w:rPr>
              <w:highlight w:val="yellow"/>
            </w:rPr>
            <w:delText xml:space="preserve">lock-in known </w:delText>
          </w:r>
        </w:del>
      </w:ins>
      <w:del w:id="619" w:author="Walgren, Patrick" w:date="2024-10-08T08:56:00Z" w16du:dateUtc="2024-10-08T14:56:00Z">
        <w:r w:rsidR="007A7F3B" w:rsidRPr="00870A17" w:rsidDel="00311362">
          <w:rPr>
            <w:highlight w:val="yellow"/>
          </w:rPr>
          <w:delText>values</w:delText>
        </w:r>
      </w:del>
      <w:ins w:id="620" w:author="Walgren, Patrick" w:date="2024-10-08T08:56:00Z" w16du:dateUtc="2024-10-08T14:56:00Z">
        <w:r w:rsidR="00311362">
          <w:rPr>
            <w:highlight w:val="yellow"/>
          </w:rPr>
          <w:t>property values</w:t>
        </w:r>
      </w:ins>
      <w:ins w:id="621" w:author="Mingear, Jacob Lee" w:date="2024-10-07T13:51:00Z" w16du:dateUtc="2024-10-07T19:51:00Z">
        <w:del w:id="622" w:author="Walgren, Patrick" w:date="2024-10-08T08:56:00Z" w16du:dateUtc="2024-10-08T14:56:00Z">
          <w:r w:rsidDel="00311362">
            <w:rPr>
              <w:highlight w:val="yellow"/>
            </w:rPr>
            <w:delText>, and even tweak the</w:delText>
          </w:r>
        </w:del>
      </w:ins>
      <w:ins w:id="623" w:author="Mingear, Jacob Lee" w:date="2024-10-07T13:50:00Z" w16du:dateUtc="2024-10-07T19:50:00Z">
        <w:del w:id="624" w:author="Walgren, Patrick" w:date="2024-10-08T08:56:00Z" w16du:dateUtc="2024-10-08T14:56:00Z">
          <w:r w:rsidRPr="00705800" w:rsidDel="00311362">
            <w:rPr>
              <w:highlight w:val="yellow"/>
            </w:rPr>
            <w:delText xml:space="preserve"> </w:delText>
          </w:r>
          <w:r w:rsidRPr="00870A17" w:rsidDel="00311362">
            <w:rPr>
              <w:highlight w:val="yellow"/>
            </w:rPr>
            <w:delText xml:space="preserve">optimization parameters </w:delText>
          </w:r>
        </w:del>
      </w:ins>
      <w:ins w:id="625" w:author="Mingear, Jacob Lee" w:date="2024-10-07T13:51:00Z" w16du:dateUtc="2024-10-07T19:51:00Z">
        <w:del w:id="626" w:author="Walgren, Patrick" w:date="2024-10-08T08:56:00Z" w16du:dateUtc="2024-10-08T14:56:00Z">
          <w:r w:rsidDel="00311362">
            <w:rPr>
              <w:highlight w:val="yellow"/>
            </w:rPr>
            <w:delText>themselves</w:delText>
          </w:r>
        </w:del>
      </w:ins>
      <w:commentRangeEnd w:id="587"/>
      <w:del w:id="627" w:author="Walgren, Patrick" w:date="2024-10-08T08:56:00Z" w16du:dateUtc="2024-10-08T14:56:00Z">
        <w:r w:rsidR="00311362" w:rsidDel="00311362">
          <w:rPr>
            <w:rStyle w:val="CommentReference"/>
          </w:rPr>
          <w:commentReference w:id="587"/>
        </w:r>
      </w:del>
      <w:r w:rsidR="007A7F3B" w:rsidRPr="00870A17">
        <w:rPr>
          <w:highlight w:val="yellow"/>
        </w:rPr>
        <w:t>.</w:t>
      </w:r>
      <w:r w:rsidR="00B33422">
        <w:t xml:space="preserve"> </w:t>
      </w:r>
      <w:commentRangeStart w:id="628"/>
      <w:commentRangeStart w:id="629"/>
      <w:del w:id="630" w:author="Mingear, Jacob Lee" w:date="2024-10-07T13:51:00Z" w16du:dateUtc="2024-10-07T19:51:00Z">
        <w:r w:rsidR="00CB0A86" w:rsidRPr="00CB0A86" w:rsidDel="00705800">
          <w:delText xml:space="preserve">If </w:delText>
        </w:r>
        <w:commentRangeStart w:id="631"/>
        <w:r w:rsidR="00CB0A86" w:rsidRPr="00CB0A86" w:rsidDel="00705800">
          <w:delText>the SMA designer</w:delText>
        </w:r>
        <w:commentRangeEnd w:id="631"/>
        <w:r w:rsidR="00CB0A86" w:rsidDel="00705800">
          <w:rPr>
            <w:rStyle w:val="CommentReference"/>
          </w:rPr>
          <w:commentReference w:id="631"/>
        </w:r>
        <w:r w:rsidR="00CB0A86" w:rsidRPr="00CB0A86" w:rsidDel="00705800">
          <w:delText xml:space="preserve"> has p</w:delText>
        </w:r>
      </w:del>
      <w:ins w:id="632" w:author="Mingear, Jacob Lee" w:date="2024-10-07T13:51:00Z" w16du:dateUtc="2024-10-07T19:51:00Z">
        <w:r>
          <w:t>P</w:t>
        </w:r>
      </w:ins>
      <w:r w:rsidR="00CB0A86" w:rsidRPr="00CB0A86">
        <w:t xml:space="preserve">rior knowledge of certain properties (e.g., Young’s moduli from tensile tests), </w:t>
      </w:r>
      <w:del w:id="633" w:author="Mingear, Jacob Lee" w:date="2024-10-07T13:51:00Z" w16du:dateUtc="2024-10-07T19:51:00Z">
        <w:r w:rsidR="00CB0A86" w:rsidRPr="00CB0A86" w:rsidDel="00705800">
          <w:delText xml:space="preserve">they can define these properties and the optimization </w:delText>
        </w:r>
      </w:del>
      <w:r w:rsidR="00CB0A86" w:rsidRPr="00CB0A86">
        <w:t xml:space="preserve">will </w:t>
      </w:r>
      <w:ins w:id="634" w:author="Mingear, Jacob Lee" w:date="2024-10-07T13:51:00Z" w16du:dateUtc="2024-10-07T19:51:00Z">
        <w:r>
          <w:t xml:space="preserve">greatly </w:t>
        </w:r>
      </w:ins>
      <w:r w:rsidR="00CB0A86" w:rsidRPr="00CB0A86">
        <w:t>minimize error between model prediction and experiment by varying all other material properties</w:t>
      </w:r>
      <w:commentRangeEnd w:id="628"/>
      <w:r w:rsidR="00311362">
        <w:rPr>
          <w:rStyle w:val="CommentReference"/>
        </w:rPr>
        <w:commentReference w:id="628"/>
      </w:r>
      <w:commentRangeEnd w:id="629"/>
      <w:r w:rsidR="00311362">
        <w:rPr>
          <w:rStyle w:val="CommentReference"/>
        </w:rPr>
        <w:commentReference w:id="629"/>
      </w:r>
      <w:r w:rsidR="00CB0A86" w:rsidRPr="00CB0A86">
        <w:t>.</w:t>
      </w:r>
      <w:moveFromRangeStart w:id="635" w:author="Mingear, Jacob Lee" w:date="2024-10-07T13:46:00Z" w:name="move179201189"/>
      <w:moveFrom w:id="636" w:author="Mingear, Jacob Lee" w:date="2024-10-07T13:46:00Z" w16du:dateUtc="2024-10-07T19:46:00Z">
        <w:r w:rsidR="006F4465" w:rsidDel="00705800">
          <w:t xml:space="preserve"> </w:t>
        </w:r>
        <w:commentRangeStart w:id="637"/>
        <w:commentRangeStart w:id="638"/>
        <w:r w:rsidR="006F4465" w:rsidDel="00705800">
          <w:t>In past work, manually updating smooth hardness coefficients, transformation temperatures, and stress-influence temperatures to best fit experimental data has been the most time-intensive part of calibration.</w:t>
        </w:r>
        <w:commentRangeEnd w:id="637"/>
        <w:r w:rsidR="006F4465" w:rsidDel="00705800">
          <w:rPr>
            <w:rStyle w:val="CommentReference"/>
          </w:rPr>
          <w:commentReference w:id="637"/>
        </w:r>
        <w:commentRangeEnd w:id="638"/>
        <w:r w:rsidR="006F4465" w:rsidDel="00705800">
          <w:rPr>
            <w:rStyle w:val="CommentReference"/>
          </w:rPr>
          <w:commentReference w:id="638"/>
        </w:r>
      </w:moveFrom>
      <w:moveFromRangeEnd w:id="635"/>
      <w:r w:rsidR="006F4465">
        <w:rPr>
          <w:color w:val="FF0000"/>
        </w:rPr>
        <w:t xml:space="preserve"> </w:t>
      </w:r>
      <w:del w:id="639" w:author="Mingear, Jacob Lee" w:date="2024-10-07T13:52:00Z" w16du:dateUtc="2024-10-07T19:52:00Z">
        <w:r w:rsidR="006F4465" w:rsidDel="00705800">
          <w:delText>O</w:delText>
        </w:r>
        <w:r w:rsidR="007A7F3B" w:rsidDel="00705800">
          <w:delText xml:space="preserve">ur GUI allows the designer greater flexibility than previous methods </w:delText>
        </w:r>
        <w:commentRangeStart w:id="640"/>
        <w:r w:rsidR="007A7F3B" w:rsidDel="00705800">
          <w:delText>and</w:delText>
        </w:r>
        <w:commentRangeEnd w:id="640"/>
        <w:r w:rsidR="00CB0A86" w:rsidDel="00705800">
          <w:rPr>
            <w:rStyle w:val="CommentReference"/>
          </w:rPr>
          <w:commentReference w:id="640"/>
        </w:r>
        <w:r w:rsidR="00B33422" w:rsidDel="00705800">
          <w:delText xml:space="preserve"> </w:delText>
        </w:r>
        <w:r w:rsidR="007A7F3B" w:rsidDel="00705800">
          <w:delText>helps speed the iterative calibration process.</w:delText>
        </w:r>
      </w:del>
      <w:bookmarkStart w:id="641" w:name="_Hlk164063918"/>
      <w:r>
        <w:t xml:space="preserve"> </w:t>
      </w:r>
      <w:ins w:id="642" w:author="Walgren, Patrick" w:date="2024-06-08T08:00:00Z" w16du:dateUtc="2024-06-08T12:00:00Z">
        <w:r w:rsidR="00871254" w:rsidRPr="00871254">
          <w:t xml:space="preserve">Depending on the size of the </w:t>
        </w:r>
        <w:del w:id="643" w:author="Mingear, Jacob Lee" w:date="2024-10-07T13:57:00Z" w16du:dateUtc="2024-10-07T19:57:00Z">
          <w:r w:rsidR="00871254" w:rsidRPr="00871254" w:rsidDel="00705800">
            <w:delText>optimization</w:delText>
          </w:r>
        </w:del>
      </w:ins>
      <w:ins w:id="644" w:author="Mingear, Jacob Lee" w:date="2024-10-07T13:57:00Z" w16du:dateUtc="2024-10-07T19:57:00Z">
        <w:r>
          <w:t>dataset</w:t>
        </w:r>
      </w:ins>
      <w:ins w:id="645" w:author="Walgren, Patrick" w:date="2024-06-08T08:00:00Z" w16du:dateUtc="2024-06-08T12:00:00Z">
        <w:r w:rsidR="00871254" w:rsidRPr="00871254">
          <w:t xml:space="preserve">, each calibration </w:t>
        </w:r>
      </w:ins>
      <w:ins w:id="646" w:author="Walgren, Patrick" w:date="2024-10-08T08:54:00Z" w16du:dateUtc="2024-10-08T14:54:00Z">
        <w:r w:rsidR="00311362">
          <w:t>process</w:t>
        </w:r>
      </w:ins>
      <w:ins w:id="647" w:author="Walgren, Patrick" w:date="2024-06-08T08:00:00Z" w16du:dateUtc="2024-06-08T12:00:00Z">
        <w:r w:rsidR="00871254" w:rsidRPr="00871254">
          <w:t xml:space="preserve"> can execute in less than 10 minutes, and</w:t>
        </w:r>
      </w:ins>
      <w:ins w:id="648" w:author="Mingear, Jacob Lee" w:date="2024-10-07T13:57:00Z" w16du:dateUtc="2024-10-07T19:57:00Z">
        <w:r>
          <w:t xml:space="preserve"> even</w:t>
        </w:r>
      </w:ins>
      <w:ins w:id="649" w:author="Walgren, Patrick" w:date="2024-06-08T08:00:00Z" w16du:dateUtc="2024-06-08T12:00:00Z">
        <w:r w:rsidR="00871254" w:rsidRPr="00871254">
          <w:t xml:space="preserve"> those who are not innately familiar with the Lagoudas SMA constitutive model can easily digest the results.</w:t>
        </w:r>
        <w:r w:rsidR="00871254">
          <w:t xml:space="preserve"> </w:t>
        </w:r>
      </w:ins>
      <w:del w:id="650" w:author="Walgren, Patrick" w:date="2024-06-08T08:00:00Z" w16du:dateUtc="2024-06-08T12:00:00Z">
        <w:r w:rsidR="007A7F3B" w:rsidRPr="00870A17" w:rsidDel="00871254">
          <w:rPr>
            <w:highlight w:val="yellow"/>
          </w:rPr>
          <w:delText>Each calibration routine can be executed in less than 10 minutes, depending on the size of the optimization, and the results are easily digestible for those who are not innately familiar with the Lagoudas SMA constitutive model.</w:delText>
        </w:r>
        <w:r w:rsidR="00B33422" w:rsidDel="00871254">
          <w:delText xml:space="preserve"> </w:delText>
        </w:r>
      </w:del>
      <w:bookmarkEnd w:id="641"/>
      <w:r w:rsidR="007A7F3B">
        <w:t>In this way, our tool provides a high-throughput, low-barrier-to-entry calibration method</w:t>
      </w:r>
      <w:ins w:id="651" w:author="Walgren, Patrick" w:date="2024-10-25T09:01:00Z" w16du:dateUtc="2024-10-25T15:01:00Z">
        <w:r w:rsidR="008361E7">
          <w:t>.</w:t>
        </w:r>
      </w:ins>
      <w:del w:id="652" w:author="Walgren, Patrick" w:date="2024-10-25T09:01:00Z" w16du:dateUtc="2024-10-25T15:01:00Z">
        <w:r w:rsidR="007A7F3B" w:rsidDel="008361E7">
          <w:delText xml:space="preserve"> that we hope to increase</w:delText>
        </w:r>
      </w:del>
      <w:ins w:id="653" w:author="Mingear, Jacob Lee" w:date="2024-10-07T13:58:00Z" w16du:dateUtc="2024-10-07T19:58:00Z">
        <w:del w:id="654" w:author="Walgren, Patrick" w:date="2024-10-25T09:01:00Z" w16du:dateUtc="2024-10-25T15:01:00Z">
          <w:r w:rsidR="000F0D84" w:rsidDel="008361E7">
            <w:delText xml:space="preserve"> the</w:delText>
          </w:r>
        </w:del>
      </w:ins>
      <w:del w:id="655" w:author="Walgren, Patrick" w:date="2024-10-25T09:01:00Z" w16du:dateUtc="2024-10-25T15:01:00Z">
        <w:r w:rsidR="007A7F3B" w:rsidDel="008361E7">
          <w:delText xml:space="preserve"> use </w:delText>
        </w:r>
      </w:del>
      <w:ins w:id="656" w:author="Mingear, Jacob Lee" w:date="2024-10-07T13:58:00Z" w16du:dateUtc="2024-10-07T19:58:00Z">
        <w:del w:id="657" w:author="Walgren, Patrick" w:date="2024-10-25T09:01:00Z" w16du:dateUtc="2024-10-25T15:01:00Z">
          <w:r w:rsidR="000F0D84" w:rsidDel="008361E7">
            <w:delText xml:space="preserve">adoption </w:delText>
          </w:r>
        </w:del>
      </w:ins>
      <w:del w:id="658" w:author="Walgren, Patrick" w:date="2024-10-25T09:01:00Z" w16du:dateUtc="2024-10-25T15:01:00Z">
        <w:r w:rsidR="007A7F3B" w:rsidDel="008361E7">
          <w:delText>of SMAs</w:delText>
        </w:r>
      </w:del>
      <w:ins w:id="659" w:author="Mingear, Jacob Lee" w:date="2024-10-07T13:58:00Z" w16du:dateUtc="2024-10-07T19:58:00Z">
        <w:del w:id="660" w:author="Walgren, Patrick" w:date="2024-10-25T09:01:00Z" w16du:dateUtc="2024-10-25T15:01:00Z">
          <w:r w:rsidR="000F0D84" w:rsidDel="008361E7">
            <w:delText xml:space="preserve"> solutions</w:delText>
          </w:r>
        </w:del>
      </w:ins>
      <w:del w:id="661" w:author="Walgren, Patrick" w:date="2024-10-25T09:01:00Z" w16du:dateUtc="2024-10-25T15:01:00Z">
        <w:r w:rsidR="007A7F3B" w:rsidDel="008361E7">
          <w:delText xml:space="preserve"> in practice. </w:delText>
        </w:r>
      </w:del>
    </w:p>
    <w:p w14:paraId="5DAB4BA6" w14:textId="77974426" w:rsidR="007A7F3B" w:rsidDel="008361E7" w:rsidRDefault="007A7F3B" w:rsidP="007A7F3B">
      <w:pPr>
        <w:rPr>
          <w:del w:id="662" w:author="Walgren, Patrick" w:date="2024-10-25T09:01:00Z" w16du:dateUtc="2024-10-25T15:01:00Z"/>
        </w:rPr>
      </w:pPr>
    </w:p>
    <w:p w14:paraId="5DD3EA05" w14:textId="77777777" w:rsidR="007A7F3B" w:rsidRDefault="007A7F3B" w:rsidP="007A7F3B"/>
    <w:p w14:paraId="04C35B07" w14:textId="77777777" w:rsidR="007A7F3B" w:rsidRDefault="007A7F3B" w:rsidP="007A7F3B">
      <w:r w:rsidRPr="007A7F3B">
        <w:rPr>
          <w:b/>
          <w:bCs/>
        </w:rPr>
        <w:t>Implementation example</w:t>
      </w:r>
    </w:p>
    <w:p w14:paraId="5587DBAE" w14:textId="148C64AB" w:rsidR="007A7F3B" w:rsidRDefault="00C16F3B" w:rsidP="007A7F3B">
      <w:r>
        <w:t xml:space="preserve">To show the utility of SMA-REACT, we </w:t>
      </w:r>
      <w:del w:id="663" w:author="Walgren, Patrick" w:date="2024-10-25T09:02:00Z" w16du:dateUtc="2024-10-25T15:02:00Z">
        <w:r w:rsidDel="007656BB">
          <w:delText>discuss a sample dataset and calibrate the Lagoudas SMA constitutive model both analytically and numerically using the GUI</w:delText>
        </w:r>
      </w:del>
      <w:ins w:id="664" w:author="Walgren, Patrick" w:date="2024-10-25T09:02:00Z" w16du:dateUtc="2024-10-25T15:02:00Z">
        <w:r w:rsidR="007656BB">
          <w:t>will calibrate a constitutive model to best fit data from literature</w:t>
        </w:r>
      </w:ins>
      <w:r>
        <w:t xml:space="preserve">. </w:t>
      </w:r>
      <w:ins w:id="665" w:author="Walgren, Patrick" w:date="2024-10-25T09:05:00Z" w16du:dateUtc="2024-10-25T15:05:00Z">
        <w:r w:rsidR="007656BB">
          <w:t>We first identify</w:t>
        </w:r>
      </w:ins>
      <w:del w:id="666" w:author="Walgren, Patrick" w:date="2024-10-25T09:04:00Z" w16du:dateUtc="2024-10-25T15:04:00Z">
        <w:r w:rsidDel="007656BB">
          <w:delText xml:space="preserve">We </w:delText>
        </w:r>
      </w:del>
      <w:del w:id="667" w:author="Walgren, Patrick" w:date="2024-10-25T09:05:00Z" w16du:dateUtc="2024-10-25T15:05:00Z">
        <w:r w:rsidDel="007656BB">
          <w:delText xml:space="preserve">detail an iterative </w:delText>
        </w:r>
      </w:del>
      <w:del w:id="668" w:author="Walgren, Patrick" w:date="2024-10-25T09:04:00Z" w16du:dateUtc="2024-10-25T15:04:00Z">
        <w:r w:rsidDel="007656BB">
          <w:delText>tuning process to refine the calibration</w:delText>
        </w:r>
      </w:del>
      <w:del w:id="669" w:author="Walgren, Patrick" w:date="2024-10-25T09:05:00Z" w16du:dateUtc="2024-10-25T15:05:00Z">
        <w:r w:rsidDel="007656BB">
          <w:delText xml:space="preserve">, </w:delText>
        </w:r>
      </w:del>
      <w:del w:id="670" w:author="Walgren, Patrick" w:date="2024-10-25T09:04:00Z" w16du:dateUtc="2024-10-25T15:04:00Z">
        <w:r w:rsidDel="007656BB">
          <w:delText>demonstrating the ease of the GUI</w:delText>
        </w:r>
      </w:del>
      <w:ins w:id="671" w:author="Walgren, Patrick" w:date="2024-10-25T09:04:00Z" w16du:dateUtc="2024-10-25T15:04:00Z">
        <w:r w:rsidR="007656BB">
          <w:t xml:space="preserve"> the critical material property bounds from experimental data, the</w:t>
        </w:r>
      </w:ins>
      <w:ins w:id="672" w:author="Walgren, Patrick" w:date="2024-10-25T09:05:00Z" w16du:dateUtc="2024-10-25T15:05:00Z">
        <w:r w:rsidR="007656BB">
          <w:t xml:space="preserve">n iteratively update these bounds and others based on the optimization solution. Calibration best practices are discussed, and the ease of using our GUI tool </w:t>
        </w:r>
      </w:ins>
      <w:ins w:id="673" w:author="Walgren, Patrick" w:date="2024-10-25T09:06:00Z" w16du:dateUtc="2024-10-25T15:06:00Z">
        <w:r w:rsidR="007656BB">
          <w:t>is displayed.</w:t>
        </w:r>
      </w:ins>
      <w:del w:id="674" w:author="Walgren, Patrick" w:date="2024-10-25T09:04:00Z" w16du:dateUtc="2024-10-25T15:04:00Z">
        <w:r w:rsidDel="007656BB">
          <w:delText>.</w:delText>
        </w:r>
      </w:del>
    </w:p>
    <w:p w14:paraId="58038EA2" w14:textId="77777777" w:rsidR="007A7F3B" w:rsidRDefault="007A7F3B" w:rsidP="007A7F3B">
      <w:pPr>
        <w:rPr>
          <w:b/>
          <w:bCs/>
        </w:rPr>
      </w:pPr>
      <w:r w:rsidRPr="007A7F3B">
        <w:rPr>
          <w:b/>
          <w:bCs/>
        </w:rPr>
        <w:t>Experimental data</w:t>
      </w:r>
    </w:p>
    <w:p w14:paraId="50DD002A" w14:textId="77777777" w:rsidR="0078218E" w:rsidRDefault="0078218E" w:rsidP="0078218E">
      <w:pPr>
        <w:keepNext/>
        <w:jc w:val="center"/>
      </w:pPr>
      <w:r w:rsidRPr="0078218E">
        <w:rPr>
          <w:b/>
          <w:bCs/>
          <w:noProof/>
        </w:rPr>
        <w:lastRenderedPageBreak/>
        <w:drawing>
          <wp:inline distT="0" distB="0" distL="0" distR="0" wp14:anchorId="416E23E5" wp14:editId="3963F12B">
            <wp:extent cx="2375616" cy="2878537"/>
            <wp:effectExtent l="0" t="0" r="5715" b="0"/>
            <wp:docPr id="125" name="Google Shape;125;p5"/>
            <wp:cNvGraphicFramePr/>
            <a:graphic xmlns:a="http://schemas.openxmlformats.org/drawingml/2006/main">
              <a:graphicData uri="http://schemas.openxmlformats.org/drawingml/2006/picture">
                <pic:pic xmlns:pic="http://schemas.openxmlformats.org/drawingml/2006/picture">
                  <pic:nvPicPr>
                    <pic:cNvPr id="125" name="Google Shape;125;p5"/>
                    <pic:cNvPicPr preferRelativeResize="0"/>
                  </pic:nvPicPr>
                  <pic:blipFill rotWithShape="1">
                    <a:blip r:embed="rId14">
                      <a:alphaModFix/>
                    </a:blip>
                    <a:srcRect/>
                    <a:stretch/>
                  </pic:blipFill>
                  <pic:spPr>
                    <a:xfrm>
                      <a:off x="0" y="0"/>
                      <a:ext cx="2375616" cy="2878537"/>
                    </a:xfrm>
                    <a:prstGeom prst="rect">
                      <a:avLst/>
                    </a:prstGeom>
                    <a:noFill/>
                    <a:ln>
                      <a:noFill/>
                    </a:ln>
                  </pic:spPr>
                </pic:pic>
              </a:graphicData>
            </a:graphic>
          </wp:inline>
        </w:drawing>
      </w:r>
    </w:p>
    <w:p w14:paraId="02E04C8C" w14:textId="72C73B6D" w:rsidR="0078218E" w:rsidRPr="007A7F3B" w:rsidRDefault="0078218E" w:rsidP="0078218E">
      <w:pPr>
        <w:pStyle w:val="Caption"/>
        <w:rPr>
          <w:b/>
          <w:bCs/>
        </w:rPr>
      </w:pPr>
      <w:r>
        <w:t xml:space="preserve">Figure </w:t>
      </w:r>
      <w:fldSimple w:instr=" SEQ Figure \* ARABIC ">
        <w:ins w:id="675" w:author="Walgren, Patrick" w:date="2024-10-25T09:49:00Z" w16du:dateUtc="2024-10-25T15:49:00Z">
          <w:r w:rsidR="001F0EF0">
            <w:rPr>
              <w:noProof/>
            </w:rPr>
            <w:t>3</w:t>
          </w:r>
        </w:ins>
        <w:ins w:id="676" w:author="Mingear, Jacob Lee" w:date="2024-10-07T17:03:00Z" w16du:dateUtc="2024-10-07T23:03:00Z">
          <w:del w:id="677" w:author="Walgren, Patrick" w:date="2024-10-25T09:49:00Z" w16du:dateUtc="2024-10-25T15:49:00Z">
            <w:r w:rsidR="00204FB2" w:rsidDel="001F0EF0">
              <w:rPr>
                <w:noProof/>
              </w:rPr>
              <w:delText>3</w:delText>
            </w:r>
          </w:del>
        </w:ins>
        <w:del w:id="678" w:author="Walgren, Patrick" w:date="2024-10-25T09:49:00Z" w16du:dateUtc="2024-10-25T15:49:00Z">
          <w:r w:rsidR="00A96E3A" w:rsidDel="001F0EF0">
            <w:rPr>
              <w:noProof/>
            </w:rPr>
            <w:delText>4</w:delText>
          </w:r>
        </w:del>
      </w:fldSimple>
      <w:r>
        <w:t xml:space="preserve">: To demonstrate the utility of SMA-REACT, we will calibrate a constitutive model to fit published experimental data </w:t>
      </w:r>
      <w:r>
        <w:fldChar w:fldCharType="begin"/>
      </w:r>
      <w:r w:rsidR="00036BA7">
        <w:instrText xml:space="preserve"> ADDIN ZOTERO_ITEM CSL_CITATION {"citationID":"b0UIwJlX","properties":{"formattedCitation":"[28]","plainCitation":"[28]","noteIndex":0},"citationItems":[{"id":3524,"uris":["http://zotero.org/users/4607708/items/59K7KB96"],"itemData":{"id":3524,"type":"article-journal","abstract":"A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fldChar w:fldCharType="separate"/>
      </w:r>
      <w:r w:rsidR="00036BA7" w:rsidRPr="00036BA7">
        <w:rPr>
          <w:rFonts w:ascii="Calibri" w:hAnsi="Calibri" w:cs="Calibri"/>
        </w:rPr>
        <w:t>[28]</w:t>
      </w:r>
      <w:r>
        <w:fldChar w:fldCharType="end"/>
      </w:r>
      <w:r>
        <w:t>.</w:t>
      </w:r>
    </w:p>
    <w:p w14:paraId="79CD63A1" w14:textId="6FCBDD6F" w:rsidR="00920C7C" w:rsidDel="00C16F3B" w:rsidRDefault="00476B8C" w:rsidP="00920C7C">
      <w:pPr>
        <w:rPr>
          <w:del w:id="679" w:author="Walgren, Patrick" w:date="2024-08-29T15:56:00Z" w16du:dateUtc="2024-08-29T21:56:00Z"/>
        </w:rPr>
      </w:pPr>
      <w:bookmarkStart w:id="680" w:name="_Hlk164411725"/>
      <w:commentRangeStart w:id="681"/>
      <w:r w:rsidRPr="00A81DBD">
        <w:rPr>
          <w:highlight w:val="yellow"/>
        </w:rPr>
        <w:t xml:space="preserve">To calibrate an accurate SMA constitutive model to capture actuator </w:t>
      </w:r>
      <w:commentRangeStart w:id="682"/>
      <w:r w:rsidRPr="00A81DBD">
        <w:rPr>
          <w:highlight w:val="yellow"/>
        </w:rPr>
        <w:t>behavior,</w:t>
      </w:r>
      <w:ins w:id="683" w:author="Mingear, Jacob Lee" w:date="2024-10-07T15:52:00Z" w16du:dateUtc="2024-10-07T21:52:00Z">
        <w:del w:id="684" w:author="Walgren, Patrick" w:date="2024-10-08T09:03:00Z" w16du:dateUtc="2024-10-08T15:03:00Z">
          <w:r w:rsidR="00C96A73" w:rsidDel="007D3023">
            <w:rPr>
              <w:highlight w:val="yellow"/>
            </w:rPr>
            <w:delText xml:space="preserve"> an</w:delText>
          </w:r>
        </w:del>
      </w:ins>
      <w:r w:rsidRPr="00A81DBD">
        <w:rPr>
          <w:highlight w:val="yellow"/>
        </w:rPr>
        <w:t xml:space="preserve"> </w:t>
      </w:r>
      <w:r w:rsidRPr="00A81DBD">
        <w:rPr>
          <w:i/>
          <w:iCs/>
          <w:highlight w:val="yellow"/>
        </w:rPr>
        <w:t>n</w:t>
      </w:r>
      <w:r w:rsidRPr="00A81DBD">
        <w:rPr>
          <w:highlight w:val="yellow"/>
        </w:rPr>
        <w:t xml:space="preserve"> </w:t>
      </w:r>
      <w:ins w:id="685" w:author="Mingear, Jacob Lee" w:date="2024-10-07T15:52:00Z" w16du:dateUtc="2024-10-07T21:52:00Z">
        <w:del w:id="686" w:author="Walgren, Patrick" w:date="2024-10-08T09:03:00Z" w16du:dateUtc="2024-10-08T15:03:00Z">
          <w:r w:rsidR="00C96A73" w:rsidDel="007D3023">
            <w:rPr>
              <w:highlight w:val="yellow"/>
            </w:rPr>
            <w:delText xml:space="preserve">number of </w:delText>
          </w:r>
        </w:del>
      </w:ins>
      <w:del w:id="687" w:author="Mingear, Jacob Lee" w:date="2024-10-07T15:52:00Z" w16du:dateUtc="2024-10-07T21:52:00Z">
        <w:r w:rsidRPr="00A81DBD" w:rsidDel="00C96A73">
          <w:rPr>
            <w:highlight w:val="yellow"/>
          </w:rPr>
          <w:delText>isobaric (</w:delText>
        </w:r>
      </w:del>
      <w:r w:rsidRPr="00A81DBD">
        <w:rPr>
          <w:highlight w:val="yellow"/>
        </w:rPr>
        <w:t>constant force thermal cycling</w:t>
      </w:r>
      <w:del w:id="688" w:author="Mingear, Jacob Lee" w:date="2024-10-07T15:52:00Z" w16du:dateUtc="2024-10-07T21:52:00Z">
        <w:r w:rsidRPr="00A81DBD" w:rsidDel="00C96A73">
          <w:rPr>
            <w:highlight w:val="yellow"/>
          </w:rPr>
          <w:delText>)</w:delText>
        </w:r>
      </w:del>
      <w:r w:rsidRPr="00A81DBD">
        <w:rPr>
          <w:highlight w:val="yellow"/>
        </w:rPr>
        <w:t xml:space="preserve"> tests</w:t>
      </w:r>
      <w:ins w:id="689" w:author="Mingear, Jacob Lee" w:date="2024-10-07T15:52:00Z" w16du:dateUtc="2024-10-07T21:52:00Z">
        <w:r w:rsidR="00C96A73">
          <w:rPr>
            <w:highlight w:val="yellow"/>
          </w:rPr>
          <w:t xml:space="preserve"> are needed</w:t>
        </w:r>
      </w:ins>
      <w:r w:rsidRPr="00A81DBD">
        <w:rPr>
          <w:highlight w:val="yellow"/>
        </w:rPr>
        <w:t xml:space="preserve">, </w:t>
      </w:r>
      <w:commentRangeStart w:id="690"/>
      <w:commentRangeStart w:id="691"/>
      <w:r w:rsidRPr="00A81DBD">
        <w:rPr>
          <w:highlight w:val="yellow"/>
        </w:rPr>
        <w:t xml:space="preserve">where </w:t>
      </w:r>
      <w:r w:rsidRPr="00A81DBD">
        <w:rPr>
          <w:i/>
          <w:iCs/>
          <w:highlight w:val="yellow"/>
        </w:rPr>
        <w:t xml:space="preserve">n </w:t>
      </w:r>
      <w:r w:rsidRPr="00A81DBD">
        <w:rPr>
          <w:highlight w:val="yellow"/>
        </w:rPr>
        <w:t>is preferably greater than 4</w:t>
      </w:r>
      <w:commentRangeEnd w:id="682"/>
      <w:r w:rsidR="007D3023">
        <w:rPr>
          <w:rStyle w:val="CommentReference"/>
        </w:rPr>
        <w:commentReference w:id="682"/>
      </w:r>
      <w:ins w:id="692" w:author="Mingear, Jacob Lee" w:date="2024-10-07T15:53:00Z" w16du:dateUtc="2024-10-07T21:53:00Z">
        <w:r w:rsidR="00C96A73">
          <w:rPr>
            <w:highlight w:val="yellow"/>
          </w:rPr>
          <w:t>.</w:t>
        </w:r>
      </w:ins>
      <w:del w:id="693" w:author="Mingear, Jacob Lee" w:date="2024-10-07T15:53:00Z" w16du:dateUtc="2024-10-07T21:53:00Z">
        <w:r w:rsidRPr="00A81DBD" w:rsidDel="00C96A73">
          <w:rPr>
            <w:highlight w:val="yellow"/>
          </w:rPr>
          <w:delText>,</w:delText>
        </w:r>
      </w:del>
      <w:r w:rsidRPr="00A81DBD">
        <w:rPr>
          <w:highlight w:val="yellow"/>
        </w:rPr>
        <w:t xml:space="preserve"> </w:t>
      </w:r>
      <w:del w:id="694" w:author="Mingear, Jacob Lee" w:date="2024-10-07T15:53:00Z" w16du:dateUtc="2024-10-07T21:53:00Z">
        <w:r w:rsidRPr="00A81DBD" w:rsidDel="00C96A73">
          <w:rPr>
            <w:highlight w:val="yellow"/>
          </w:rPr>
          <w:delText>are required</w:delText>
        </w:r>
        <w:bookmarkEnd w:id="680"/>
        <w:r w:rsidDel="00C96A73">
          <w:delText xml:space="preserve">. </w:delText>
        </w:r>
      </w:del>
      <w:r>
        <w:t>Each test requires stress-strain-temperature histories.</w:t>
      </w:r>
      <w:ins w:id="695" w:author="Mingear, Jacob Lee" w:date="2024-10-07T15:58:00Z" w16du:dateUtc="2024-10-07T21:58:00Z">
        <w:r w:rsidR="00C96A73">
          <w:t xml:space="preserve"> </w:t>
        </w:r>
      </w:ins>
      <w:commentRangeStart w:id="696"/>
      <w:r>
        <w:t xml:space="preserve"> </w:t>
      </w:r>
      <w:commentRangeEnd w:id="690"/>
      <w:r w:rsidR="00854464">
        <w:rPr>
          <w:rStyle w:val="CommentReference"/>
        </w:rPr>
        <w:commentReference w:id="690"/>
      </w:r>
      <w:commentRangeEnd w:id="691"/>
      <w:r w:rsidR="00A64E12">
        <w:rPr>
          <w:rStyle w:val="CommentReference"/>
        </w:rPr>
        <w:commentReference w:id="691"/>
      </w:r>
      <w:commentRangeEnd w:id="681"/>
      <w:r w:rsidR="00CA3054">
        <w:rPr>
          <w:rStyle w:val="CommentReference"/>
        </w:rPr>
        <w:commentReference w:id="681"/>
      </w:r>
      <w:r>
        <w:t>We us</w:t>
      </w:r>
      <w:r w:rsidR="00920C7C">
        <w:t xml:space="preserve">e </w:t>
      </w:r>
      <w:ins w:id="697" w:author="Walgren, Patrick" w:date="2024-10-08T09:01:00Z" w16du:dateUtc="2024-10-08T15:01:00Z">
        <w:r w:rsidR="007D3023">
          <w:t xml:space="preserve">an </w:t>
        </w:r>
      </w:ins>
      <w:r w:rsidR="00920C7C">
        <w:t>experimental data</w:t>
      </w:r>
      <w:ins w:id="698" w:author="Mingear, Jacob Lee" w:date="2024-10-07T16:00:00Z" w16du:dateUtc="2024-10-07T22:00:00Z">
        <w:r w:rsidR="00C96A73">
          <w:t>set</w:t>
        </w:r>
      </w:ins>
      <w:r w:rsidR="00920C7C">
        <w:t xml:space="preserve"> </w:t>
      </w:r>
      <w:del w:id="699" w:author="Walgren, Patrick" w:date="2024-10-08T09:01:00Z" w16du:dateUtc="2024-10-08T15:01:00Z">
        <w:r w:rsidR="00920C7C" w:rsidDel="007D3023">
          <w:delText xml:space="preserve">of </w:delText>
        </w:r>
      </w:del>
      <w:ins w:id="700" w:author="Walgren, Patrick" w:date="2024-10-08T09:01:00Z" w16du:dateUtc="2024-10-08T15:01:00Z">
        <w:r w:rsidR="007D3023">
          <w:t xml:space="preserve">for </w:t>
        </w:r>
      </w:ins>
      <w:r w:rsidR="00920C7C">
        <w:t xml:space="preserve">a </w:t>
      </w:r>
      <w:r w:rsidR="00920C7C" w:rsidRPr="00920C7C">
        <w:t>Ni50.5Ti27.2Hf22.3</w:t>
      </w:r>
      <w:r w:rsidR="00920C7C">
        <w:t xml:space="preserve"> alloy from Bigelow et al</w:t>
      </w:r>
      <w:r w:rsidR="008C2023">
        <w:t xml:space="preserve"> </w:t>
      </w:r>
      <w:r w:rsidR="008C2023">
        <w:fldChar w:fldCharType="begin"/>
      </w:r>
      <w:r w:rsidR="00036BA7">
        <w:instrText xml:space="preserve"> ADDIN ZOTERO_ITEM CSL_CITATION {"citationID":"xlR6gUKt","properties":{"formattedCitation":"[28]","plainCitation":"[28]","noteIndex":0},"citationItems":[{"id":3524,"uris":["http://zotero.org/users/4607708/items/59K7KB96"],"itemData":{"id":3524,"type":"article-journal","abstract":"A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8C2023">
        <w:fldChar w:fldCharType="separate"/>
      </w:r>
      <w:r w:rsidR="00036BA7" w:rsidRPr="00036BA7">
        <w:rPr>
          <w:rFonts w:ascii="Calibri" w:hAnsi="Calibri" w:cs="Calibri"/>
        </w:rPr>
        <w:t>[28]</w:t>
      </w:r>
      <w:r w:rsidR="008C2023">
        <w:fldChar w:fldCharType="end"/>
      </w:r>
      <w:del w:id="701" w:author="Mingear, Jacob Lee" w:date="2024-10-07T15:54:00Z" w16du:dateUtc="2024-10-07T21:54:00Z">
        <w:r w:rsidR="00920C7C" w:rsidDel="00C96A73">
          <w:delText>.</w:delText>
        </w:r>
      </w:del>
      <w:ins w:id="702" w:author="Walgren, Patrick" w:date="2024-10-08T09:02:00Z" w16du:dateUtc="2024-10-08T15:02:00Z">
        <w:r w:rsidR="007D3023">
          <w:t>.</w:t>
        </w:r>
      </w:ins>
      <w:del w:id="703" w:author="Walgren, Patrick" w:date="2024-10-08T09:02:00Z" w16du:dateUtc="2024-10-08T15:02:00Z">
        <w:r w:rsidR="00920C7C" w:rsidDel="007D3023">
          <w:delText xml:space="preserve"> </w:delText>
        </w:r>
      </w:del>
      <w:ins w:id="704" w:author="Walgren, Patrick" w:date="2024-06-08T08:02:00Z" w16du:dateUtc="2024-06-08T12:02:00Z">
        <w:del w:id="705" w:author="Mingear, Jacob Lee" w:date="2024-10-07T15:54:00Z" w16du:dateUtc="2024-10-07T21:54:00Z">
          <w:r w:rsidR="00842010" w:rsidRPr="00842010" w:rsidDel="00C96A73">
            <w:delText>NiTiHf is a relevant material system, with many members of the SMA community exploring Hf additions for high-temperature performance</w:delText>
          </w:r>
        </w:del>
      </w:ins>
      <w:del w:id="706" w:author="Mingear, Jacob Lee" w:date="2024-10-07T15:54:00Z" w16du:dateUtc="2024-10-07T21:54:00Z">
        <w:r w:rsidR="00920C7C" w:rsidDel="00C96A73">
          <w:delText xml:space="preserve">This </w:delText>
        </w:r>
      </w:del>
      <w:del w:id="707" w:author="Walgren, Patrick" w:date="2024-06-08T08:02:00Z" w16du:dateUtc="2024-06-08T12:02:00Z">
        <w:r w:rsidR="00920C7C" w:rsidDel="00842010">
          <w:delText>dataset is chosen because NiTiHf is a relevant material system, with many members of the SMA community exploring Hf additions for high-temperature perfor</w:delText>
        </w:r>
      </w:del>
      <w:del w:id="708" w:author="Mingear, Jacob Lee" w:date="2024-10-07T15:55:00Z" w16du:dateUtc="2024-10-07T21:55:00Z">
        <w:r w:rsidR="00920C7C" w:rsidDel="00C96A73">
          <w:delText>mance</w:delText>
        </w:r>
        <w:r w:rsidR="00B75EF4" w:rsidDel="00C96A73">
          <w:delText xml:space="preserve"> </w:delText>
        </w:r>
        <w:r w:rsidR="00B75EF4" w:rsidDel="00C96A73">
          <w:fldChar w:fldCharType="begin"/>
        </w:r>
        <w:r w:rsidR="00067A4C" w:rsidDel="00C96A73">
          <w:delInstrText xml:space="preserve"> ADDIN ZOTERO_ITEM CSL_CITATION {"citationID":"FosWdOLW","properties":{"formattedCitation":"[27], [28], [29]","plainCitation":"[27], [28], [29]","noteIndex":0},"citationItems":[{"id":3524,"uris":["http://zotero.org/users/4607708/items/59K7KB96"],"itemData":{"id":3524,"type":"article-journal","abstract":"A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J."}],"issued":{"date-parts":[["2022",3,1]]}}},{"id":3062,"uris":["http://zotero.org/users/4607708/items/ZVS8XTJW"],"itemData":{"id":3062,"type":"article-journal","abstract":"Development of melting and processing techniques for NiTiHf high-temperature shape memory alloys at the laboratory scale has resulted in pronounced success and repeatability for actuation purposes. Even the Ni-rich NiTiHf formulations, which are more challenging from a compositional control standpoint since small changes in chemistry can result in large transformation temperature variations, are reproducibly processed at the laboratory scale. Since properties of the slightly Ni-rich NiTiHf alloys have proved promising, large-scale production of such alloys now requires renewed attention. In this work, several melting techniques were used to process NiTi-20Hf (at.%), ranging from vacuum induction melting to plasma arc melting, with heats ranging in size from 0.4 to 250 kg with a target composition of Ni50.3Ti29.7Hf20 (at.%). All cast ingots were subsequently hot extruded into bar. The resulting chemistries, microstructures, and inclusion types and sizes were evaluated as a function of melting technique. Finally, the thermophysical, mechanical and functional properties were measured for a number of material heats that varied in size and primary processing technique. The results indicated that various melting techniques could result in alloys with slightly different end compositions that can affect the mechanical and functional properties. Some of the compositional changes are inherent to the melting process, such as formation of carbides, Ni loss, and other attributes that can be adjusted or minimized by optimizing melting practices. Finally, alloy properties were correlated to the actual compositions of each heat, through corrections based on differential scanning calorimetry measurements, indicating that most scatter in properties can be explained by slight chemistry variations.","container-title":"Shape Memory and Superelasticity","DOI":"10.1007/s40830-020-00306-x","ISSN":"2199-3858","issue":"1","journalAbbreviation":"Shap. Mem. Superelasticity","language":"en","page":"109-165","source":"Springer Link","title":"Processing and Scalability of NiTiHf High-Temperature Shape Memory Alloys","volume":"7","author":[{"family":"Benafan","given":"O."},{"family":"Bigelow","given":"G. S."},{"family":"Garg","given":"A."},{"family":"Noebe","given":"R. D."},{"family":"Gaydosh","given":"D. J."},{"family":"Rogers","given":"R. B."}],"issued":{"date-parts":[["2021",3,1]]}}},{"id":1225,"uris":["http://zotero.org/users/4607708/items/KMQXPBFL"],"itemData":{"id":1225,"type":"article-journal","container-title":"Acta Materialia","issue":"12","page":"2203–2208","title":"A method to enhance cyclic reversibility of NiTiHf high temperature shape memory alloys","volume":"54","author":[{"family":"Kockar","given":"B."},{"family":"Karaman","given":"I."},{"family":"Kim","given":"J.I."},{"family":"Chumlyakov","given":"Y."}],"issued":{"date-parts":[["2006"]]}}}],"schema":"https://github.com/citation-style-language/schema/raw/master/csl-citation.json"} </w:delInstrText>
        </w:r>
        <w:r w:rsidR="00B75EF4" w:rsidDel="00C96A73">
          <w:fldChar w:fldCharType="separate"/>
        </w:r>
        <w:r w:rsidR="00067A4C" w:rsidRPr="00067A4C" w:rsidDel="00C96A73">
          <w:rPr>
            <w:rFonts w:ascii="Calibri" w:hAnsi="Calibri" w:cs="Calibri"/>
          </w:rPr>
          <w:delText>[27], [28], [29]</w:delText>
        </w:r>
        <w:r w:rsidR="00B75EF4" w:rsidDel="00C96A73">
          <w:fldChar w:fldCharType="end"/>
        </w:r>
        <w:r w:rsidR="00B75EF4" w:rsidDel="00C96A73">
          <w:delText>.</w:delText>
        </w:r>
      </w:del>
      <w:r w:rsidR="00B75EF4">
        <w:t xml:space="preserve"> </w:t>
      </w:r>
      <w:commentRangeEnd w:id="696"/>
      <w:r w:rsidR="007D3023">
        <w:rPr>
          <w:rStyle w:val="CommentReference"/>
        </w:rPr>
        <w:commentReference w:id="696"/>
      </w:r>
      <w:r w:rsidR="00920C7C">
        <w:t xml:space="preserve">The </w:t>
      </w:r>
      <w:del w:id="709" w:author="Mingear, Jacob Lee" w:date="2024-10-07T16:01:00Z" w16du:dateUtc="2024-10-07T22:01:00Z">
        <w:r w:rsidR="00920C7C" w:rsidDel="00C96A73">
          <w:delText>quality and quantity of data (</w:delText>
        </w:r>
      </w:del>
      <w:ins w:id="710" w:author="Walgren, Patrick" w:date="2024-06-08T08:03:00Z" w16du:dateUtc="2024-06-08T12:03:00Z">
        <w:del w:id="711" w:author="Mingear, Jacob Lee" w:date="2024-10-07T16:01:00Z" w16du:dateUtc="2024-10-07T22:01:00Z">
          <w:r w:rsidR="00B82778" w:rsidDel="00C96A73">
            <w:delText xml:space="preserve">i.e., </w:delText>
          </w:r>
        </w:del>
      </w:ins>
      <w:r w:rsidR="00920C7C">
        <w:t>six different constant force</w:t>
      </w:r>
      <w:ins w:id="712" w:author="Mingear, Jacob Lee" w:date="2024-10-07T16:02:00Z" w16du:dateUtc="2024-10-07T22:02:00Z">
        <w:r w:rsidR="00C96A73">
          <w:t xml:space="preserve"> cycles</w:t>
        </w:r>
        <w:del w:id="713" w:author="Walgren, Patrick" w:date="2024-10-08T09:00:00Z" w16du:dateUtc="2024-10-08T15:00:00Z">
          <w:r w:rsidR="00C96A73" w:rsidDel="00311362">
            <w:delText>,</w:delText>
          </w:r>
        </w:del>
      </w:ins>
      <w:del w:id="714" w:author="Mingear, Jacob Lee" w:date="2024-10-07T16:02:00Z" w16du:dateUtc="2024-10-07T22:02:00Z">
        <w:r w:rsidR="00920C7C" w:rsidDel="00C96A73">
          <w:delText xml:space="preserve"> thermal cycling tests were performed</w:delText>
        </w:r>
      </w:del>
      <w:ins w:id="715" w:author="Walgren, Patrick" w:date="2024-06-08T08:03:00Z" w16du:dateUtc="2024-06-08T12:03:00Z">
        <w:del w:id="716" w:author="Mingear, Jacob Lee" w:date="2024-10-07T16:02:00Z" w16du:dateUtc="2024-10-07T22:02:00Z">
          <w:r w:rsidR="00B82778" w:rsidDel="00C96A73">
            <w:delText>es</w:delText>
          </w:r>
        </w:del>
      </w:ins>
      <w:del w:id="717" w:author="Mingear, Jacob Lee" w:date="2024-10-07T16:02:00Z" w16du:dateUtc="2024-10-07T22:02:00Z">
        <w:r w:rsidR="00920C7C" w:rsidDel="00C96A73">
          <w:delText>)</w:delText>
        </w:r>
      </w:del>
      <w:r w:rsidR="00920C7C">
        <w:t>, non-zero coefficients of thermal expansion, and nonlinear relationship between applied stress and transformation strain make this data set a</w:t>
      </w:r>
      <w:ins w:id="718" w:author="Mingear, Jacob Lee" w:date="2024-10-07T16:02:00Z" w16du:dateUtc="2024-10-07T22:02:00Z">
        <w:r w:rsidR="000D266F">
          <w:t xml:space="preserve"> great </w:t>
        </w:r>
      </w:ins>
      <w:del w:id="719" w:author="Mingear, Jacob Lee" w:date="2024-10-07T16:02:00Z" w16du:dateUtc="2024-10-07T22:02:00Z">
        <w:r w:rsidR="00920C7C" w:rsidDel="000D266F">
          <w:delText>n ideal</w:delText>
        </w:r>
        <w:r w:rsidR="00296361" w:rsidDel="000D266F">
          <w:delText xml:space="preserve"> </w:delText>
        </w:r>
      </w:del>
      <w:r w:rsidR="00296361">
        <w:t>calibration</w:t>
      </w:r>
      <w:r w:rsidR="00920C7C">
        <w:t xml:space="preserve"> example.</w:t>
      </w:r>
      <w:del w:id="720" w:author="Walgren, Patrick" w:date="2024-10-09T08:27:00Z" w16du:dateUtc="2024-10-09T14:27:00Z">
        <w:r w:rsidR="00920C7C" w:rsidDel="00446705">
          <w:delText xml:space="preserve"> </w:delText>
        </w:r>
      </w:del>
      <w:ins w:id="721" w:author="Mingear, Jacob Lee" w:date="2024-10-07T16:31:00Z" w16du:dateUtc="2024-10-07T22:31:00Z">
        <w:del w:id="722" w:author="Walgren, Patrick" w:date="2024-10-09T08:27:00Z" w16du:dateUtc="2024-10-09T14:27:00Z">
          <w:r w:rsidR="008C6794" w:rsidDel="00446705">
            <w:delText>A starting po</w:delText>
          </w:r>
        </w:del>
      </w:ins>
      <w:ins w:id="723" w:author="Mingear, Jacob Lee" w:date="2024-10-07T16:32:00Z" w16du:dateUtc="2024-10-07T22:32:00Z">
        <w:del w:id="724" w:author="Walgren, Patrick" w:date="2024-10-09T08:27:00Z" w16du:dateUtc="2024-10-09T14:27:00Z">
          <w:r w:rsidR="008C6794" w:rsidDel="00446705">
            <w:delText xml:space="preserve">int that identifies some educated guesses of select </w:delText>
          </w:r>
        </w:del>
      </w:ins>
      <w:ins w:id="725" w:author="Mingear, Jacob Lee" w:date="2024-10-07T16:33:00Z" w16du:dateUtc="2024-10-07T22:33:00Z">
        <w:del w:id="726" w:author="Walgren, Patrick" w:date="2024-10-09T08:27:00Z" w16du:dateUtc="2024-10-09T14:27:00Z">
          <w:r w:rsidR="008C6794" w:rsidDel="00446705">
            <w:delText>p</w:delText>
          </w:r>
        </w:del>
      </w:ins>
      <w:ins w:id="727" w:author="Mingear, Jacob Lee" w:date="2024-10-07T16:32:00Z" w16du:dateUtc="2024-10-07T22:32:00Z">
        <w:del w:id="728" w:author="Walgren, Patrick" w:date="2024-10-09T08:27:00Z" w16du:dateUtc="2024-10-09T14:27:00Z">
          <w:r w:rsidR="008C6794" w:rsidDel="00446705">
            <w:delText xml:space="preserve">arameters are needed to </w:delText>
          </w:r>
        </w:del>
      </w:ins>
      <w:ins w:id="729" w:author="Mingear, Jacob Lee" w:date="2024-10-07T16:33:00Z" w16du:dateUtc="2024-10-07T22:33:00Z">
        <w:del w:id="730" w:author="Walgren, Patrick" w:date="2024-10-09T08:27:00Z" w16du:dateUtc="2024-10-09T14:27:00Z">
          <w:r w:rsidR="008C6794" w:rsidDel="00446705">
            <w:delText xml:space="preserve">enable REACT to perform </w:delText>
          </w:r>
        </w:del>
      </w:ins>
      <w:ins w:id="731" w:author="Mingear, Jacob Lee" w:date="2024-10-07T16:32:00Z" w16du:dateUtc="2024-10-07T22:32:00Z">
        <w:del w:id="732" w:author="Walgren, Patrick" w:date="2024-10-09T08:27:00Z" w16du:dateUtc="2024-10-09T14:27:00Z">
          <w:r w:rsidR="008C6794" w:rsidDel="00446705">
            <w:delText>a timely calibration</w:delText>
          </w:r>
        </w:del>
      </w:ins>
      <w:ins w:id="733" w:author="Mingear, Jacob Lee" w:date="2024-10-07T16:33:00Z" w16du:dateUtc="2024-10-07T22:33:00Z">
        <w:del w:id="734" w:author="Walgren, Patrick" w:date="2024-10-09T08:27:00Z" w16du:dateUtc="2024-10-09T14:27:00Z">
          <w:r w:rsidR="008C6794" w:rsidDel="00446705">
            <w:delText xml:space="preserve"> via global optimization</w:delText>
          </w:r>
        </w:del>
      </w:ins>
      <w:ins w:id="735" w:author="Walgren, Patrick" w:date="2024-10-09T08:27:00Z" w16du:dateUtc="2024-10-09T14:27:00Z">
        <w:r w:rsidR="00446705">
          <w:t xml:space="preserve"> </w:t>
        </w:r>
        <w:r w:rsidR="00446705" w:rsidRPr="00446705">
          <w:rPr>
            <w:color w:val="FF0000"/>
            <w:rPrChange w:id="736" w:author="Walgren, Patrick" w:date="2024-10-09T08:27:00Z" w16du:dateUtc="2024-10-09T14:27:00Z">
              <w:rPr/>
            </w:rPrChange>
          </w:rPr>
          <w:t>Add a tie-in sentence here.</w:t>
        </w:r>
      </w:ins>
      <w:ins w:id="737" w:author="Mingear, Jacob Lee" w:date="2024-10-07T16:32:00Z" w16du:dateUtc="2024-10-07T22:32:00Z">
        <w:del w:id="738" w:author="Walgren, Patrick" w:date="2024-10-09T08:27:00Z" w16du:dateUtc="2024-10-09T14:27:00Z">
          <w:r w:rsidR="008C6794" w:rsidDel="00446705">
            <w:delText>.</w:delText>
          </w:r>
        </w:del>
      </w:ins>
      <w:ins w:id="739" w:author="Mingear, Jacob Lee" w:date="2024-10-07T16:33:00Z" w16du:dateUtc="2024-10-07T22:33:00Z">
        <w:del w:id="740" w:author="Walgren, Patrick" w:date="2024-10-09T08:27:00Z" w16du:dateUtc="2024-10-09T14:27:00Z">
          <w:r w:rsidR="008C6794" w:rsidDel="00446705">
            <w:delText xml:space="preserve"> </w:delText>
          </w:r>
        </w:del>
      </w:ins>
      <w:ins w:id="741" w:author="Walgren, Patrick" w:date="2024-09-18T10:19:00Z" w16du:dateUtc="2024-09-18T16:19:00Z">
        <w:del w:id="742" w:author="Mingear, Jacob Lee" w:date="2024-10-07T16:27:00Z" w16du:dateUtc="2024-10-07T22:27:00Z">
          <w:r w:rsidR="00296361" w:rsidDel="00C34440">
            <w:delText>We will f</w:delText>
          </w:r>
        </w:del>
        <w:del w:id="743" w:author="Mingear, Jacob Lee" w:date="2024-10-07T16:34:00Z" w16du:dateUtc="2024-10-07T22:34:00Z">
          <w:r w:rsidR="00296361" w:rsidDel="008C6794">
            <w:delText xml:space="preserve">irst </w:delText>
          </w:r>
        </w:del>
        <w:del w:id="744" w:author="Mingear, Jacob Lee" w:date="2024-10-07T16:30:00Z" w16du:dateUtc="2024-10-07T22:30:00Z">
          <w:r w:rsidR="00296361" w:rsidDel="008C6794">
            <w:delText>calibrate</w:delText>
          </w:r>
        </w:del>
        <w:del w:id="745" w:author="Mingear, Jacob Lee" w:date="2024-10-07T16:34:00Z" w16du:dateUtc="2024-10-07T22:34:00Z">
          <w:r w:rsidR="00296361" w:rsidDel="008C6794">
            <w:delText xml:space="preserve"> the constitutive model via the conventional approach (i.e., sequential calibration of</w:delText>
          </w:r>
        </w:del>
      </w:ins>
      <w:ins w:id="746" w:author="Walgren, Patrick" w:date="2024-09-18T10:20:00Z" w16du:dateUtc="2024-09-18T16:20:00Z">
        <w:del w:id="747" w:author="Mingear, Jacob Lee" w:date="2024-10-07T16:34:00Z" w16du:dateUtc="2024-10-07T22:34:00Z">
          <w:r w:rsidR="00296361" w:rsidDel="008C6794">
            <w:delText xml:space="preserve"> parameter groups) and then highlight the utility of SMA-REACT</w:delText>
          </w:r>
          <w:r w:rsidR="00331F65" w:rsidDel="008C6794">
            <w:delText xml:space="preserve"> with a series of calibrations via global optimization.</w:delText>
          </w:r>
        </w:del>
      </w:ins>
    </w:p>
    <w:p w14:paraId="2DFE8FD9" w14:textId="77777777" w:rsidR="00920C7C" w:rsidRPr="00476B8C" w:rsidRDefault="00920C7C">
      <w:pPr>
        <w:pPrChange w:id="748" w:author="Walgren, Patrick" w:date="2024-08-29T15:56:00Z" w16du:dateUtc="2024-08-29T21:56:00Z">
          <w:pPr>
            <w:pStyle w:val="ListParagraph"/>
          </w:pPr>
        </w:pPrChange>
      </w:pPr>
    </w:p>
    <w:p w14:paraId="261020F8" w14:textId="67D94B7E" w:rsidR="007A7F3B" w:rsidRDefault="008C6794" w:rsidP="007A7F3B">
      <w:pPr>
        <w:rPr>
          <w:b/>
          <w:bCs/>
        </w:rPr>
      </w:pPr>
      <w:commentRangeStart w:id="749"/>
      <w:commentRangeStart w:id="750"/>
      <w:ins w:id="751" w:author="Mingear, Jacob Lee" w:date="2024-10-07T16:34:00Z" w16du:dateUtc="2024-10-07T22:34:00Z">
        <w:del w:id="752" w:author="Walgren, Patrick" w:date="2024-10-09T08:26:00Z" w16du:dateUtc="2024-10-09T14:26:00Z">
          <w:r w:rsidDel="00446705">
            <w:rPr>
              <w:b/>
              <w:bCs/>
            </w:rPr>
            <w:delText>Identifying Starting Points</w:delText>
          </w:r>
        </w:del>
      </w:ins>
      <w:commentRangeStart w:id="753"/>
      <w:commentRangeStart w:id="754"/>
      <w:commentRangeStart w:id="755"/>
      <w:del w:id="756" w:author="Walgren, Patrick" w:date="2024-10-09T08:26:00Z" w16du:dateUtc="2024-10-09T14:26:00Z">
        <w:r w:rsidR="007A7F3B" w:rsidRPr="007A7F3B" w:rsidDel="00446705">
          <w:rPr>
            <w:b/>
            <w:bCs/>
          </w:rPr>
          <w:delText>Conventional calibration procedure</w:delText>
        </w:r>
        <w:commentRangeEnd w:id="753"/>
        <w:r w:rsidR="00F04AA5" w:rsidDel="00446705">
          <w:rPr>
            <w:rStyle w:val="CommentReference"/>
          </w:rPr>
          <w:commentReference w:id="753"/>
        </w:r>
        <w:commentRangeEnd w:id="754"/>
        <w:commentRangeEnd w:id="755"/>
        <w:r w:rsidR="00CF156C" w:rsidDel="00446705">
          <w:rPr>
            <w:rStyle w:val="CommentReference"/>
          </w:rPr>
          <w:commentReference w:id="754"/>
        </w:r>
        <w:r w:rsidR="00B8340B" w:rsidDel="00446705">
          <w:rPr>
            <w:rStyle w:val="CommentReference"/>
          </w:rPr>
          <w:commentReference w:id="755"/>
        </w:r>
        <w:commentRangeEnd w:id="749"/>
        <w:r w:rsidR="00C52DD1" w:rsidDel="00446705">
          <w:rPr>
            <w:rStyle w:val="CommentReference"/>
          </w:rPr>
          <w:commentReference w:id="749"/>
        </w:r>
        <w:commentRangeEnd w:id="750"/>
        <w:r w:rsidR="000F000E" w:rsidDel="00446705">
          <w:rPr>
            <w:rStyle w:val="CommentReference"/>
          </w:rPr>
          <w:commentReference w:id="750"/>
        </w:r>
      </w:del>
      <w:ins w:id="757" w:author="Walgren, Patrick" w:date="2024-10-09T08:29:00Z" w16du:dateUtc="2024-10-09T14:29:00Z">
        <w:r w:rsidR="00BA44D3">
          <w:rPr>
            <w:b/>
            <w:bCs/>
          </w:rPr>
          <w:t>Identifying material property bounds</w:t>
        </w:r>
      </w:ins>
    </w:p>
    <w:p w14:paraId="33E996BE" w14:textId="217ABD9B" w:rsidR="00476B8C" w:rsidDel="00446705" w:rsidRDefault="00476B8C" w:rsidP="007A7F3B">
      <w:pPr>
        <w:rPr>
          <w:del w:id="758" w:author="Walgren, Patrick" w:date="2024-10-09T08:25:00Z" w16du:dateUtc="2024-10-09T14:25:00Z"/>
        </w:rPr>
      </w:pPr>
      <w:bookmarkStart w:id="759" w:name="_Hlk164411746"/>
      <w:del w:id="760" w:author="Walgren, Patrick" w:date="2024-06-08T08:04:00Z" w16du:dateUtc="2024-06-08T12:04:00Z">
        <w:r w:rsidRPr="00A81DBD" w:rsidDel="00B8340B">
          <w:rPr>
            <w:highlight w:val="yellow"/>
          </w:rPr>
          <w:delText>Calibration of t</w:delText>
        </w:r>
      </w:del>
      <w:del w:id="761" w:author="Walgren, Patrick" w:date="2024-10-09T08:25:00Z" w16du:dateUtc="2024-10-09T14:25:00Z">
        <w:r w:rsidRPr="00A81DBD" w:rsidDel="00446705">
          <w:rPr>
            <w:highlight w:val="yellow"/>
          </w:rPr>
          <w:delText>he</w:delText>
        </w:r>
      </w:del>
      <w:ins w:id="762" w:author="Mingear, Jacob Lee" w:date="2024-10-07T16:34:00Z" w16du:dateUtc="2024-10-07T22:34:00Z">
        <w:del w:id="763" w:author="Walgren, Patrick" w:date="2024-10-09T08:25:00Z" w16du:dateUtc="2024-10-09T14:25:00Z">
          <w:r w:rsidR="008C6794" w:rsidDel="00446705">
            <w:rPr>
              <w:highlight w:val="yellow"/>
            </w:rPr>
            <w:delText>re are</w:delText>
          </w:r>
        </w:del>
      </w:ins>
      <w:del w:id="764" w:author="Walgren, Patrick" w:date="2024-10-09T08:25:00Z" w16du:dateUtc="2024-10-09T14:25:00Z">
        <w:r w:rsidRPr="00A81DBD" w:rsidDel="00446705">
          <w:rPr>
            <w:highlight w:val="yellow"/>
          </w:rPr>
          <w:delText xml:space="preserve"> 17 unknown parameters that define the Lagoudas SMA constitutive model</w:delText>
        </w:r>
      </w:del>
      <w:ins w:id="765" w:author="Mingear, Jacob Lee" w:date="2024-10-07T16:34:00Z" w16du:dateUtc="2024-10-07T22:34:00Z">
        <w:del w:id="766" w:author="Walgren, Patrick" w:date="2024-10-09T08:25:00Z" w16du:dateUtc="2024-10-09T14:25:00Z">
          <w:r w:rsidR="008C6794" w:rsidDel="00446705">
            <w:rPr>
              <w:highlight w:val="yellow"/>
            </w:rPr>
            <w:delText>.</w:delText>
          </w:r>
        </w:del>
      </w:ins>
      <w:del w:id="767" w:author="Walgren, Patrick" w:date="2024-10-09T08:25:00Z" w16du:dateUtc="2024-10-09T14:25:00Z">
        <w:r w:rsidRPr="00A81DBD" w:rsidDel="00446705">
          <w:rPr>
            <w:highlight w:val="yellow"/>
          </w:rPr>
          <w:delText xml:space="preserve"> </w:delText>
        </w:r>
      </w:del>
      <w:ins w:id="768" w:author="Mingear, Jacob Lee" w:date="2024-10-07T16:35:00Z" w16du:dateUtc="2024-10-07T22:35:00Z">
        <w:del w:id="769" w:author="Walgren, Patrick" w:date="2024-10-09T08:25:00Z" w16du:dateUtc="2024-10-09T14:25:00Z">
          <w:r w:rsidR="008C6794" w:rsidDel="00446705">
            <w:rPr>
              <w:highlight w:val="yellow"/>
            </w:rPr>
            <w:delText>Giving an educated guess to some of these parameters, (</w:delText>
          </w:r>
          <w:r w:rsidR="008C6794" w:rsidRPr="00A81DBD" w:rsidDel="00446705">
            <w:rPr>
              <w:highlight w:val="yellow"/>
            </w:rPr>
            <w:delText xml:space="preserve">transformation temperatures, thermoelastic properties </w:delText>
          </w:r>
          <w:r w:rsidR="008C6794" w:rsidDel="00446705">
            <w:rPr>
              <w:highlight w:val="yellow"/>
            </w:rPr>
            <w:delText>) can result in a more accurate and timely</w:delText>
          </w:r>
        </w:del>
      </w:ins>
      <w:ins w:id="770" w:author="Mingear, Jacob Lee" w:date="2024-10-07T16:36:00Z" w16du:dateUtc="2024-10-07T22:36:00Z">
        <w:del w:id="771" w:author="Walgren, Patrick" w:date="2024-10-09T08:25:00Z" w16du:dateUtc="2024-10-09T14:25:00Z">
          <w:r w:rsidR="008C6794" w:rsidDel="00446705">
            <w:rPr>
              <w:highlight w:val="yellow"/>
            </w:rPr>
            <w:delText xml:space="preserve"> </w:delText>
          </w:r>
        </w:del>
      </w:ins>
      <w:ins w:id="772" w:author="Mingear, Jacob Lee" w:date="2024-10-07T16:35:00Z" w16du:dateUtc="2024-10-07T22:35:00Z">
        <w:del w:id="773" w:author="Walgren, Patrick" w:date="2024-10-09T08:25:00Z" w16du:dateUtc="2024-10-09T14:25:00Z">
          <w:r w:rsidR="008C6794" w:rsidDel="00446705">
            <w:rPr>
              <w:highlight w:val="yellow"/>
            </w:rPr>
            <w:delText xml:space="preserve">model calibration. </w:delText>
          </w:r>
        </w:del>
      </w:ins>
      <w:del w:id="774" w:author="Walgren, Patrick" w:date="2024-10-09T08:25:00Z" w16du:dateUtc="2024-10-09T14:25:00Z">
        <w:r w:rsidRPr="00A81DBD" w:rsidDel="00446705">
          <w:rPr>
            <w:highlight w:val="yellow"/>
          </w:rPr>
          <w:delText>can be calibrated without a global optimization strategy by estimating parameter groups (e.g., transformation temperatures, thermoelastic properties, etc.) sequentially</w:delText>
        </w:r>
        <w:bookmarkEnd w:id="759"/>
        <w:r w:rsidRPr="00A81DBD" w:rsidDel="00446705">
          <w:rPr>
            <w:highlight w:val="yellow"/>
          </w:rPr>
          <w:delText>.</w:delText>
        </w:r>
        <w:r w:rsidDel="00446705">
          <w:delText xml:space="preserve"> However, due to the nonlinearities present in the model with respect to the current transformation strain (H_cur) and smooth hardening coefficients (n_i), optimization, or nonlinear curve fitting, is still required. Herein, we will discuss one method to find these parameters without using a global optimization strategy, as this method can serve as a good baseline with which to compare the optimized calibration. </w:delText>
        </w:r>
      </w:del>
    </w:p>
    <w:p w14:paraId="2EB356F1" w14:textId="7CC8B6ED" w:rsidR="007F4161" w:rsidDel="00446705" w:rsidRDefault="007F4161" w:rsidP="007A7F3B">
      <w:pPr>
        <w:rPr>
          <w:del w:id="775" w:author="Walgren, Patrick" w:date="2024-10-09T08:25:00Z" w16du:dateUtc="2024-10-09T14:25:00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96E3A" w:rsidRPr="008C1E1D" w:rsidDel="00446705" w14:paraId="4501804F" w14:textId="30F1F5E4" w:rsidTr="00A96E3A">
        <w:trPr>
          <w:del w:id="776" w:author="Walgren, Patrick" w:date="2024-10-09T08:25:00Z"/>
        </w:trPr>
        <w:tc>
          <w:tcPr>
            <w:tcW w:w="4675" w:type="dxa"/>
          </w:tcPr>
          <w:p w14:paraId="0C6054A6" w14:textId="54319AFC" w:rsidR="00A96E3A" w:rsidRPr="00B23A19" w:rsidDel="00446705" w:rsidRDefault="00A96E3A" w:rsidP="00A96E3A">
            <w:pPr>
              <w:keepNext/>
              <w:rPr>
                <w:del w:id="777" w:author="Walgren, Patrick" w:date="2024-10-09T08:25:00Z" w16du:dateUtc="2024-10-09T14:25:00Z"/>
                <w:i/>
              </w:rPr>
            </w:pPr>
            <w:commentRangeStart w:id="778"/>
            <w:commentRangeStart w:id="779"/>
            <w:del w:id="780" w:author="Walgren, Patrick" w:date="2024-10-09T08:25:00Z" w16du:dateUtc="2024-10-09T14:25:00Z">
              <w:r w:rsidRPr="00B23A19" w:rsidDel="00446705">
                <w:rPr>
                  <w:i/>
                  <w:noProof/>
                </w:rPr>
                <w:drawing>
                  <wp:inline distT="0" distB="0" distL="0" distR="0" wp14:anchorId="0A6D26BF" wp14:editId="3D665BF9">
                    <wp:extent cx="2743206" cy="2743206"/>
                    <wp:effectExtent l="0" t="0" r="0" b="0"/>
                    <wp:docPr id="2207656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65635" name="Picture 22076563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commentRangeEnd w:id="778"/>
              <w:r w:rsidR="00BE0AE7" w:rsidRPr="008C1E1D" w:rsidDel="00446705">
                <w:rPr>
                  <w:rStyle w:val="CommentReference"/>
                  <w:i/>
                  <w:sz w:val="22"/>
                  <w:szCs w:val="22"/>
                  <w:rPrChange w:id="781" w:author="Walgren, Patrick" w:date="2024-10-10T16:48:00Z" w16du:dateUtc="2024-10-10T22:48:00Z">
                    <w:rPr>
                      <w:rStyle w:val="CommentReference"/>
                    </w:rPr>
                  </w:rPrChange>
                </w:rPr>
                <w:commentReference w:id="778"/>
              </w:r>
              <w:commentRangeEnd w:id="779"/>
              <w:r w:rsidR="00C52DD1" w:rsidRPr="008C1E1D" w:rsidDel="00446705">
                <w:rPr>
                  <w:rStyle w:val="CommentReference"/>
                  <w:i/>
                  <w:sz w:val="22"/>
                  <w:szCs w:val="22"/>
                  <w:rPrChange w:id="782" w:author="Walgren, Patrick" w:date="2024-10-10T16:48:00Z" w16du:dateUtc="2024-10-10T22:48:00Z">
                    <w:rPr>
                      <w:rStyle w:val="CommentReference"/>
                    </w:rPr>
                  </w:rPrChange>
                </w:rPr>
                <w:commentReference w:id="779"/>
              </w:r>
            </w:del>
          </w:p>
          <w:p w14:paraId="669C2232" w14:textId="24179DD0" w:rsidR="00A96E3A" w:rsidRPr="00B23A19" w:rsidDel="00446705" w:rsidRDefault="006577A5" w:rsidP="00A96E3A">
            <w:pPr>
              <w:pStyle w:val="Caption"/>
              <w:rPr>
                <w:del w:id="783" w:author="Walgren, Patrick" w:date="2024-10-09T08:25:00Z" w16du:dateUtc="2024-10-09T14:25:00Z"/>
                <w:i w:val="0"/>
                <w:iCs w:val="0"/>
                <w:sz w:val="22"/>
                <w:szCs w:val="22"/>
              </w:rPr>
            </w:pPr>
            <w:del w:id="784" w:author="Walgren, Patrick" w:date="2024-10-09T08:25:00Z" w16du:dateUtc="2024-10-09T14:25:00Z">
              <w:r w:rsidRPr="008C1E1D" w:rsidDel="00446705">
                <w:rPr>
                  <w:sz w:val="22"/>
                  <w:szCs w:val="22"/>
                  <w:rPrChange w:id="785" w:author="Walgren, Patrick" w:date="2024-10-10T16:48:00Z" w16du:dateUtc="2024-10-10T22:48:00Z">
                    <w:rPr/>
                  </w:rPrChange>
                </w:rPr>
                <w:delText>a)</w:delText>
              </w:r>
              <w:r w:rsidR="00A96E3A" w:rsidRPr="008C1E1D" w:rsidDel="00446705">
                <w:rPr>
                  <w:sz w:val="22"/>
                  <w:szCs w:val="22"/>
                  <w:rPrChange w:id="786" w:author="Walgren, Patrick" w:date="2024-10-10T16:48:00Z" w16du:dateUtc="2024-10-10T22:48:00Z">
                    <w:rPr/>
                  </w:rPrChange>
                </w:rPr>
                <w:delText xml:space="preserve"> Constant-stress force cycling data for five distinct stress levels.</w:delText>
              </w:r>
            </w:del>
          </w:p>
          <w:p w14:paraId="2BFCB77C" w14:textId="390E0842" w:rsidR="00A96E3A" w:rsidRPr="00B23A19" w:rsidDel="00446705" w:rsidRDefault="00A96E3A" w:rsidP="007A7F3B">
            <w:pPr>
              <w:rPr>
                <w:del w:id="787" w:author="Walgren, Patrick" w:date="2024-10-09T08:25:00Z" w16du:dateUtc="2024-10-09T14:25:00Z"/>
                <w:i/>
              </w:rPr>
            </w:pPr>
          </w:p>
        </w:tc>
        <w:tc>
          <w:tcPr>
            <w:tcW w:w="4675" w:type="dxa"/>
          </w:tcPr>
          <w:p w14:paraId="23007480" w14:textId="42393FC6" w:rsidR="00A96E3A" w:rsidRPr="00B23A19" w:rsidDel="00446705" w:rsidRDefault="00A96E3A" w:rsidP="00A96E3A">
            <w:pPr>
              <w:keepNext/>
              <w:rPr>
                <w:del w:id="788" w:author="Walgren, Patrick" w:date="2024-10-09T08:25:00Z" w16du:dateUtc="2024-10-09T14:25:00Z"/>
                <w:i/>
              </w:rPr>
            </w:pPr>
            <w:del w:id="789" w:author="Walgren, Patrick" w:date="2024-10-09T08:25:00Z" w16du:dateUtc="2024-10-09T14:25:00Z">
              <w:r w:rsidRPr="00B23A19" w:rsidDel="00446705">
                <w:rPr>
                  <w:i/>
                  <w:noProof/>
                </w:rPr>
                <w:drawing>
                  <wp:inline distT="0" distB="0" distL="0" distR="0" wp14:anchorId="3FCF712F" wp14:editId="4F95B5A5">
                    <wp:extent cx="2743206" cy="2743206"/>
                    <wp:effectExtent l="0" t="0" r="0" b="0"/>
                    <wp:docPr id="5576160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16029" name="Picture 55761602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del>
          </w:p>
          <w:p w14:paraId="638209B8" w14:textId="6657CE84" w:rsidR="00A96E3A" w:rsidRPr="00B23A19" w:rsidDel="00446705" w:rsidRDefault="006577A5" w:rsidP="00A96E3A">
            <w:pPr>
              <w:pStyle w:val="Caption"/>
              <w:rPr>
                <w:del w:id="790" w:author="Walgren, Patrick" w:date="2024-10-09T08:25:00Z" w16du:dateUtc="2024-10-09T14:25:00Z"/>
                <w:i w:val="0"/>
                <w:iCs w:val="0"/>
                <w:sz w:val="22"/>
                <w:szCs w:val="22"/>
              </w:rPr>
            </w:pPr>
            <w:del w:id="791" w:author="Walgren, Patrick" w:date="2024-10-09T08:25:00Z" w16du:dateUtc="2024-10-09T14:25:00Z">
              <w:r w:rsidRPr="008C1E1D" w:rsidDel="00446705">
                <w:rPr>
                  <w:sz w:val="22"/>
                  <w:szCs w:val="22"/>
                  <w:rPrChange w:id="792" w:author="Walgren, Patrick" w:date="2024-10-10T16:48:00Z" w16du:dateUtc="2024-10-10T22:48:00Z">
                    <w:rPr/>
                  </w:rPrChange>
                </w:rPr>
                <w:delText>b)</w:delText>
              </w:r>
              <w:r w:rsidR="00A96E3A" w:rsidRPr="008C1E1D" w:rsidDel="00446705">
                <w:rPr>
                  <w:sz w:val="22"/>
                  <w:szCs w:val="22"/>
                  <w:rPrChange w:id="793" w:author="Walgren, Patrick" w:date="2024-10-10T16:48:00Z" w16du:dateUtc="2024-10-10T22:48:00Z">
                    <w:rPr/>
                  </w:rPrChange>
                </w:rPr>
                <w:delText xml:space="preserve"> Zero-stress transformation temperatures and stress-influence coefficients at the calibration stress are extracted directly from CFTC data.</w:delText>
              </w:r>
            </w:del>
          </w:p>
          <w:p w14:paraId="1917E6E4" w14:textId="519A8BCC" w:rsidR="00A96E3A" w:rsidRPr="00B23A19" w:rsidDel="00446705" w:rsidRDefault="00A96E3A" w:rsidP="007A7F3B">
            <w:pPr>
              <w:rPr>
                <w:del w:id="794" w:author="Walgren, Patrick" w:date="2024-10-09T08:25:00Z" w16du:dateUtc="2024-10-09T14:25:00Z"/>
                <w:i/>
              </w:rPr>
            </w:pPr>
          </w:p>
        </w:tc>
      </w:tr>
      <w:tr w:rsidR="00A96E3A" w:rsidRPr="008C1E1D" w:rsidDel="00446705" w14:paraId="28B2EF44" w14:textId="38540214" w:rsidTr="00A96E3A">
        <w:trPr>
          <w:del w:id="795" w:author="Walgren, Patrick" w:date="2024-10-09T08:25:00Z"/>
        </w:trPr>
        <w:tc>
          <w:tcPr>
            <w:tcW w:w="4675" w:type="dxa"/>
          </w:tcPr>
          <w:p w14:paraId="05359547" w14:textId="04591450" w:rsidR="00204FB2" w:rsidRPr="00B23A19" w:rsidDel="00446705" w:rsidRDefault="00A96E3A" w:rsidP="00204FB2">
            <w:pPr>
              <w:keepNext/>
              <w:rPr>
                <w:ins w:id="796" w:author="Mingear, Jacob Lee" w:date="2024-10-07T17:03:00Z" w16du:dateUtc="2024-10-07T23:03:00Z"/>
                <w:del w:id="797" w:author="Walgren, Patrick" w:date="2024-10-09T08:25:00Z" w16du:dateUtc="2024-10-09T14:25:00Z"/>
                <w:i/>
              </w:rPr>
            </w:pPr>
            <w:del w:id="798" w:author="Walgren, Patrick" w:date="2024-10-09T08:25:00Z" w16du:dateUtc="2024-10-09T14:25:00Z">
              <w:r w:rsidRPr="00B23A19" w:rsidDel="00446705">
                <w:rPr>
                  <w:i/>
                  <w:noProof/>
                </w:rPr>
                <w:drawing>
                  <wp:inline distT="0" distB="0" distL="0" distR="0" wp14:anchorId="615400C3" wp14:editId="6C353095">
                    <wp:extent cx="2743206" cy="2743206"/>
                    <wp:effectExtent l="0" t="0" r="0" b="0"/>
                    <wp:docPr id="764892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92304" name="Picture 76489230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del>
          </w:p>
          <w:p w14:paraId="542B7A71" w14:textId="686D0086" w:rsidR="00A96E3A" w:rsidRPr="00B23A19" w:rsidDel="00446705" w:rsidRDefault="00A96E3A">
            <w:pPr>
              <w:pStyle w:val="Caption"/>
              <w:rPr>
                <w:del w:id="799" w:author="Walgren, Patrick" w:date="2024-10-09T08:25:00Z" w16du:dateUtc="2024-10-09T14:25:00Z"/>
              </w:rPr>
              <w:pPrChange w:id="800" w:author="Mingear, Jacob Lee" w:date="2024-10-07T17:03:00Z" w16du:dateUtc="2024-10-07T23:03:00Z">
                <w:pPr>
                  <w:keepNext/>
                </w:pPr>
              </w:pPrChange>
            </w:pPr>
          </w:p>
          <w:p w14:paraId="65A43B7A" w14:textId="55D1226F" w:rsidR="00A96E3A" w:rsidRPr="00B23A19" w:rsidDel="00446705" w:rsidRDefault="006577A5" w:rsidP="00A96E3A">
            <w:pPr>
              <w:pStyle w:val="Caption"/>
              <w:rPr>
                <w:del w:id="801" w:author="Walgren, Patrick" w:date="2024-10-09T08:25:00Z" w16du:dateUtc="2024-10-09T14:25:00Z"/>
                <w:i w:val="0"/>
                <w:iCs w:val="0"/>
                <w:sz w:val="22"/>
                <w:szCs w:val="22"/>
              </w:rPr>
            </w:pPr>
            <w:bookmarkStart w:id="802" w:name="_Hlk166610788"/>
            <w:del w:id="803" w:author="Walgren, Patrick" w:date="2024-10-09T08:25:00Z" w16du:dateUtc="2024-10-09T14:25:00Z">
              <w:r w:rsidRPr="008C1E1D" w:rsidDel="00446705">
                <w:rPr>
                  <w:sz w:val="22"/>
                  <w:szCs w:val="22"/>
                  <w:rPrChange w:id="804" w:author="Walgren, Patrick" w:date="2024-10-10T16:48:00Z" w16du:dateUtc="2024-10-10T22:48:00Z">
                    <w:rPr/>
                  </w:rPrChange>
                </w:rPr>
                <w:delText>c)</w:delText>
              </w:r>
              <w:r w:rsidR="00A96E3A" w:rsidRPr="008C1E1D" w:rsidDel="00446705">
                <w:rPr>
                  <w:sz w:val="22"/>
                  <w:szCs w:val="22"/>
                  <w:rPrChange w:id="805" w:author="Walgren, Patrick" w:date="2024-10-10T16:48:00Z" w16du:dateUtc="2024-10-10T22:48:00Z">
                    <w:rPr/>
                  </w:rPrChange>
                </w:rPr>
                <w:delText xml:space="preserve"> Austenite elastic modulus are found via Hooke's law at the reference temperature, which is a model parameter defined by the analyst.</w:delText>
              </w:r>
              <w:bookmarkEnd w:id="802"/>
            </w:del>
          </w:p>
        </w:tc>
        <w:tc>
          <w:tcPr>
            <w:tcW w:w="4675" w:type="dxa"/>
          </w:tcPr>
          <w:p w14:paraId="1D3242D6" w14:textId="757A3691" w:rsidR="00A96E3A" w:rsidRPr="00B23A19" w:rsidDel="00446705" w:rsidRDefault="00A96E3A" w:rsidP="00A96E3A">
            <w:pPr>
              <w:keepNext/>
              <w:rPr>
                <w:del w:id="806" w:author="Walgren, Patrick" w:date="2024-10-09T08:25:00Z" w16du:dateUtc="2024-10-09T14:25:00Z"/>
                <w:i/>
              </w:rPr>
            </w:pPr>
            <w:commentRangeStart w:id="807"/>
            <w:commentRangeStart w:id="808"/>
            <w:del w:id="809" w:author="Walgren, Patrick" w:date="2024-10-09T08:25:00Z" w16du:dateUtc="2024-10-09T14:25:00Z">
              <w:r w:rsidRPr="00B23A19" w:rsidDel="00446705">
                <w:rPr>
                  <w:i/>
                  <w:noProof/>
                </w:rPr>
                <w:drawing>
                  <wp:inline distT="0" distB="0" distL="0" distR="0" wp14:anchorId="0E0B3086" wp14:editId="6C9997AF">
                    <wp:extent cx="2743206" cy="2748692"/>
                    <wp:effectExtent l="0" t="0" r="0" b="0"/>
                    <wp:docPr id="20305155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15597" name="Picture 203051559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6" cy="2748692"/>
                            </a:xfrm>
                            <a:prstGeom prst="rect">
                              <a:avLst/>
                            </a:prstGeom>
                          </pic:spPr>
                        </pic:pic>
                      </a:graphicData>
                    </a:graphic>
                  </wp:inline>
                </w:drawing>
              </w:r>
              <w:commentRangeEnd w:id="807"/>
              <w:r w:rsidR="00BE0AE7" w:rsidRPr="008C1E1D" w:rsidDel="00446705">
                <w:rPr>
                  <w:rStyle w:val="CommentReference"/>
                  <w:i/>
                  <w:sz w:val="22"/>
                  <w:szCs w:val="22"/>
                  <w:rPrChange w:id="810" w:author="Walgren, Patrick" w:date="2024-10-10T16:48:00Z" w16du:dateUtc="2024-10-10T22:48:00Z">
                    <w:rPr>
                      <w:rStyle w:val="CommentReference"/>
                    </w:rPr>
                  </w:rPrChange>
                </w:rPr>
                <w:commentReference w:id="807"/>
              </w:r>
              <w:commentRangeEnd w:id="808"/>
              <w:r w:rsidR="000F000E" w:rsidRPr="008C1E1D" w:rsidDel="00446705">
                <w:rPr>
                  <w:rStyle w:val="CommentReference"/>
                  <w:i/>
                  <w:sz w:val="22"/>
                  <w:szCs w:val="22"/>
                  <w:rPrChange w:id="811" w:author="Walgren, Patrick" w:date="2024-10-10T16:48:00Z" w16du:dateUtc="2024-10-10T22:48:00Z">
                    <w:rPr>
                      <w:rStyle w:val="CommentReference"/>
                    </w:rPr>
                  </w:rPrChange>
                </w:rPr>
                <w:commentReference w:id="808"/>
              </w:r>
            </w:del>
          </w:p>
          <w:p w14:paraId="2C3ABF38" w14:textId="0E9FA99A" w:rsidR="00A96E3A" w:rsidRPr="00B23A19" w:rsidDel="00446705" w:rsidRDefault="006577A5" w:rsidP="00A96E3A">
            <w:pPr>
              <w:pStyle w:val="Caption"/>
              <w:rPr>
                <w:del w:id="812" w:author="Walgren, Patrick" w:date="2024-10-09T08:25:00Z" w16du:dateUtc="2024-10-09T14:25:00Z"/>
                <w:i w:val="0"/>
                <w:iCs w:val="0"/>
                <w:sz w:val="22"/>
                <w:szCs w:val="22"/>
              </w:rPr>
            </w:pPr>
            <w:del w:id="813" w:author="Walgren, Patrick" w:date="2024-10-09T08:25:00Z" w16du:dateUtc="2024-10-09T14:25:00Z">
              <w:r w:rsidRPr="008C1E1D" w:rsidDel="00446705">
                <w:rPr>
                  <w:sz w:val="22"/>
                  <w:szCs w:val="22"/>
                  <w:rPrChange w:id="814" w:author="Walgren, Patrick" w:date="2024-10-10T16:48:00Z" w16du:dateUtc="2024-10-10T22:48:00Z">
                    <w:rPr/>
                  </w:rPrChange>
                </w:rPr>
                <w:delText>d)</w:delText>
              </w:r>
              <w:r w:rsidR="00A96E3A" w:rsidRPr="008C1E1D" w:rsidDel="00446705">
                <w:rPr>
                  <w:sz w:val="22"/>
                  <w:szCs w:val="22"/>
                  <w:rPrChange w:id="815" w:author="Walgren, Patrick" w:date="2024-10-10T16:48:00Z" w16du:dateUtc="2024-10-10T22:48:00Z">
                    <w:rPr/>
                  </w:rPrChange>
                </w:rPr>
                <w:delText xml:space="preserve"> Transformation strain properties, Marteniste elastic modulus, and coefficient of thermal expansion can be found via a curve-fitting routine.</w:delText>
              </w:r>
            </w:del>
          </w:p>
          <w:p w14:paraId="688A9CEC" w14:textId="1E3A296D" w:rsidR="00A96E3A" w:rsidRPr="00B23A19" w:rsidDel="00446705" w:rsidRDefault="00A96E3A" w:rsidP="007A7F3B">
            <w:pPr>
              <w:rPr>
                <w:del w:id="816" w:author="Walgren, Patrick" w:date="2024-10-09T08:25:00Z" w16du:dateUtc="2024-10-09T14:25:00Z"/>
                <w:i/>
              </w:rPr>
            </w:pPr>
          </w:p>
        </w:tc>
      </w:tr>
    </w:tbl>
    <w:p w14:paraId="28ADE602" w14:textId="4A140610" w:rsidR="00204FB2" w:rsidRPr="00B23A19" w:rsidDel="0044535A" w:rsidRDefault="00446705">
      <w:pPr>
        <w:rPr>
          <w:del w:id="817" w:author="Walgren, Patrick" w:date="2024-10-09T08:25:00Z" w16du:dateUtc="2024-10-09T14:25:00Z"/>
        </w:rPr>
      </w:pPr>
      <w:ins w:id="818" w:author="Walgren, Patrick" w:date="2024-10-09T08:28:00Z" w16du:dateUtc="2024-10-09T14:28:00Z">
        <w:r w:rsidRPr="00B23A19">
          <w:t>To produce an accurate calibration using SMA-REACT, the optimizer must be provided with bounded material parameters. The better the bounds, the more likely the optimizer will</w:t>
        </w:r>
      </w:ins>
      <w:ins w:id="819" w:author="Walgren, Patrick" w:date="2024-10-09T08:29:00Z" w16du:dateUtc="2024-10-09T14:29:00Z">
        <w:r w:rsidRPr="00B23A19">
          <w:t xml:space="preserve"> not get stuck in a </w:t>
        </w:r>
        <w:proofErr w:type="gramStart"/>
        <w:r w:rsidRPr="00B23A19">
          <w:t>local minima</w:t>
        </w:r>
        <w:proofErr w:type="gramEnd"/>
        <w:r w:rsidRPr="00B23A19">
          <w:t xml:space="preserve">. To this end, we </w:t>
        </w:r>
        <w:r w:rsidR="00BA44D3" w:rsidRPr="00B23A19">
          <w:t>will calibrate select parameters ana</w:t>
        </w:r>
      </w:ins>
      <w:ins w:id="820" w:author="Walgren, Patrick" w:date="2024-10-09T08:30:00Z" w16du:dateUtc="2024-10-09T14:30:00Z">
        <w:r w:rsidR="00BA44D3" w:rsidRPr="00B23A19">
          <w:t xml:space="preserve">lytically and discuss rules of thumb for other parameters. </w:t>
        </w:r>
      </w:ins>
      <w:commentRangeStart w:id="821"/>
      <w:ins w:id="822" w:author="Mingear, Jacob Lee" w:date="2024-10-07T17:04:00Z" w16du:dateUtc="2024-10-07T23:04:00Z">
        <w:del w:id="823" w:author="Walgren, Patrick" w:date="2024-10-09T08:25:00Z" w16du:dateUtc="2024-10-09T14:25:00Z">
          <w:r w:rsidR="00204FB2" w:rsidRPr="00B23A19" w:rsidDel="00446705">
            <w:delText xml:space="preserve">Figure </w:delText>
          </w:r>
          <w:r w:rsidR="00204FB2" w:rsidRPr="00B23A19" w:rsidDel="00446705">
            <w:fldChar w:fldCharType="begin"/>
          </w:r>
          <w:r w:rsidR="00204FB2" w:rsidRPr="00B23A19" w:rsidDel="00446705">
            <w:delInstrText xml:space="preserve"> SEQ Figure \* ARABIC </w:delInstrText>
          </w:r>
          <w:r w:rsidR="00204FB2" w:rsidRPr="00B23A19" w:rsidDel="00446705">
            <w:fldChar w:fldCharType="separate"/>
          </w:r>
          <w:r w:rsidR="00204FB2" w:rsidRPr="00B23A19" w:rsidDel="00446705">
            <w:rPr>
              <w:noProof/>
            </w:rPr>
            <w:delText>4</w:delText>
          </w:r>
          <w:r w:rsidR="00204FB2" w:rsidRPr="00B23A19" w:rsidDel="00446705">
            <w:fldChar w:fldCharType="end"/>
          </w:r>
          <w:r w:rsidR="00204FB2" w:rsidRPr="00B23A19" w:rsidDel="00446705">
            <w:delText xml:space="preserve"> - Given constant-stress thermal cycling (CFTC) data for several stress levels, the Lagoudas SMA constitutive model can be calibrated using local curve-fitting routines. However, this method still relies on many manual iterations to find smooth hardening coefficients (not shown above). In each subfigure above, the parameters found are displayed in the grey box in the lower-right corner.</w:delText>
          </w:r>
          <w:commentRangeStart w:id="824"/>
          <w:commentRangeEnd w:id="824"/>
          <w:r w:rsidR="00204FB2" w:rsidRPr="008C1E1D" w:rsidDel="00446705">
            <w:rPr>
              <w:rStyle w:val="CommentReference"/>
              <w:i/>
              <w:color w:val="000000" w:themeColor="text1"/>
              <w:sz w:val="22"/>
              <w:szCs w:val="22"/>
              <w:rPrChange w:id="825" w:author="Walgren, Patrick" w:date="2024-10-10T16:48:00Z" w16du:dateUtc="2024-10-10T22:48:00Z">
                <w:rPr>
                  <w:rStyle w:val="CommentReference"/>
                </w:rPr>
              </w:rPrChange>
            </w:rPr>
            <w:commentReference w:id="824"/>
          </w:r>
        </w:del>
      </w:ins>
      <w:commentRangeEnd w:id="821"/>
      <w:del w:id="826" w:author="Walgren, Patrick" w:date="2024-10-09T08:25:00Z" w16du:dateUtc="2024-10-09T14:25:00Z">
        <w:r w:rsidR="00C52DD1" w:rsidRPr="008C1E1D" w:rsidDel="00446705">
          <w:rPr>
            <w:rStyle w:val="CommentReference"/>
            <w:i/>
            <w:color w:val="000000" w:themeColor="text1"/>
            <w:sz w:val="22"/>
            <w:szCs w:val="22"/>
            <w:rPrChange w:id="827" w:author="Walgren, Patrick" w:date="2024-10-10T16:48:00Z" w16du:dateUtc="2024-10-10T22:48:00Z">
              <w:rPr>
                <w:rStyle w:val="CommentReference"/>
              </w:rPr>
            </w:rPrChange>
          </w:rPr>
          <w:commentReference w:id="821"/>
        </w:r>
      </w:del>
    </w:p>
    <w:p w14:paraId="411FCB08" w14:textId="77777777" w:rsidR="0044535A" w:rsidRPr="008C1E1D" w:rsidRDefault="0044535A">
      <w:pPr>
        <w:rPr>
          <w:ins w:id="828" w:author="Walgren, Patrick" w:date="2024-10-09T08:39:00Z" w16du:dateUtc="2024-10-09T14:39:00Z"/>
        </w:rPr>
        <w:pPrChange w:id="829" w:author="Walgren, Patrick" w:date="2024-10-16T09:25:00Z" w16du:dateUtc="2024-10-16T15:25:00Z">
          <w:pPr>
            <w:pStyle w:val="Caption"/>
          </w:pPr>
        </w:pPrChange>
      </w:pPr>
    </w:p>
    <w:p w14:paraId="789A7480" w14:textId="5F6F88A4" w:rsidR="007F4161" w:rsidDel="00177C58" w:rsidRDefault="0044535A" w:rsidP="007A7F3B">
      <w:pPr>
        <w:rPr>
          <w:del w:id="830" w:author="Walgren, Patrick" w:date="2024-10-09T08:25:00Z" w16du:dateUtc="2024-10-09T14:25:00Z"/>
          <w:rFonts w:eastAsiaTheme="minorEastAsia"/>
        </w:rPr>
      </w:pPr>
      <w:ins w:id="831" w:author="Walgren, Patrick" w:date="2024-10-09T08:40:00Z" w16du:dateUtc="2024-10-09T14:40:00Z">
        <w:r>
          <w:t xml:space="preserve">The most important property bounds are the transformation temperatures. If the transformation temperatures are incorrectly bounded, </w:t>
        </w:r>
      </w:ins>
      <w:ins w:id="832" w:author="Walgren, Patrick" w:date="2024-10-09T08:41:00Z" w16du:dateUtc="2024-10-09T14:41:00Z">
        <w:r>
          <w:t>the optimizer may converge to non-physical results (i.e., a phase diagram where martensite temperat</w:t>
        </w:r>
      </w:ins>
      <w:ins w:id="833" w:author="Walgren, Patrick" w:date="2024-10-09T08:42:00Z" w16du:dateUtc="2024-10-09T14:42:00Z">
        <w:r>
          <w:t>ures are higher than austenite temperatures)</w:t>
        </w:r>
        <w:r w:rsidR="001138AF">
          <w:t xml:space="preserve"> in an attempt to minimize error between model and experimental data. </w:t>
        </w:r>
      </w:ins>
      <w:ins w:id="834" w:author="Walgren, Patrick" w:date="2024-10-09T09:00:00Z" w16du:dateUtc="2024-10-09T15:00:00Z">
        <w:r w:rsidR="00177C58">
          <w:rPr>
            <w:highlight w:val="yellow"/>
          </w:rPr>
          <w:t>T</w:t>
        </w:r>
        <w:r w:rsidR="00177C58" w:rsidRPr="00A81DBD">
          <w:rPr>
            <w:highlight w:val="yellow"/>
          </w:rPr>
          <w:t>ransformation temperatures for each tested stress level can be estimated via the tangent method or similar</w:t>
        </w:r>
      </w:ins>
      <w:ins w:id="835" w:author="Walgren, Patrick" w:date="2024-10-09T09:02:00Z" w16du:dateUtc="2024-10-09T15:02:00Z">
        <w:r w:rsidR="00177C58">
          <w:rPr>
            <w:highlight w:val="yellow"/>
          </w:rPr>
          <w:t xml:space="preserve"> (see Figures 5 a) and b))</w:t>
        </w:r>
      </w:ins>
      <w:ins w:id="836" w:author="Walgren, Patrick" w:date="2024-10-09T09:00:00Z" w16du:dateUtc="2024-10-09T15:00:00Z">
        <w:r w:rsidR="00177C58" w:rsidRPr="00A81DBD">
          <w:rPr>
            <w:highlight w:val="yellow"/>
          </w:rPr>
          <w:t>.</w:t>
        </w:r>
        <w:r w:rsidR="00177C58">
          <w:t xml:space="preserve"> If a “zero-stress” isobaric test (i.e., 7 MPa or lower) was performed, the transformation temperatures found for this test can be taken as the zero-stress transformation temperature</w:t>
        </w:r>
      </w:ins>
      <w:ins w:id="837" w:author="Walgren, Patrick" w:date="2024-10-16T09:26:00Z" w16du:dateUtc="2024-10-16T15:26:00Z">
        <w:r w:rsidR="00B23A19">
          <w:t>s</w:t>
        </w:r>
      </w:ins>
      <w:ins w:id="838" w:author="Walgren, Patrick" w:date="2024-10-09T09:00:00Z" w16du:dateUtc="2024-10-09T15:00:00Z">
        <w:r w:rsidR="00177C58">
          <w:t xml:space="preserve">. Otherwise, each zero-stress transformation temperature can be found via the x-intercept of a linear regression of the transformation temperatures as a function of stress. This estimate is equivalent to a Lagoudas model calibration with smooth hardening parameters set to </w:t>
        </w:r>
      </w:ins>
      <m:oMath>
        <m:sSub>
          <m:sSubPr>
            <m:ctrlPr>
              <w:ins w:id="839" w:author="Walgren, Patrick" w:date="2024-10-09T09:00:00Z" w16du:dateUtc="2024-10-09T15:00:00Z">
                <w:rPr>
                  <w:rFonts w:ascii="Cambria Math" w:hAnsi="Cambria Math"/>
                  <w:i/>
                </w:rPr>
              </w:ins>
            </m:ctrlPr>
          </m:sSubPr>
          <m:e>
            <m:r>
              <w:ins w:id="840" w:author="Walgren, Patrick" w:date="2024-10-09T09:00:00Z" w16du:dateUtc="2024-10-09T15:00:00Z">
                <w:rPr>
                  <w:rFonts w:ascii="Cambria Math" w:hAnsi="Cambria Math"/>
                </w:rPr>
                <m:t>n</m:t>
              </w:ins>
            </m:r>
          </m:e>
          <m:sub>
            <m:r>
              <w:ins w:id="841" w:author="Walgren, Patrick" w:date="2024-10-09T09:00:00Z" w16du:dateUtc="2024-10-09T15:00:00Z">
                <w:rPr>
                  <w:rFonts w:ascii="Cambria Math" w:hAnsi="Cambria Math"/>
                </w:rPr>
                <m:t>i</m:t>
              </w:ins>
            </m:r>
          </m:sub>
        </m:sSub>
        <m:r>
          <w:ins w:id="842" w:author="Walgren, Patrick" w:date="2024-10-09T09:00:00Z" w16du:dateUtc="2024-10-09T15:00:00Z">
            <w:rPr>
              <w:rFonts w:ascii="Cambria Math" w:hAnsi="Cambria Math"/>
            </w:rPr>
            <m:t>=1</m:t>
          </w:ins>
        </m:r>
      </m:oMath>
      <w:ins w:id="843" w:author="Walgren, Patrick" w:date="2024-10-09T09:00:00Z" w16du:dateUtc="2024-10-09T15:00:00Z">
        <w:r w:rsidR="00177C58">
          <w:t xml:space="preserve">. Bounds for each transformation temperature are typically 10-20 K around each </w:t>
        </w:r>
      </w:ins>
      <w:ins w:id="844" w:author="Walgren, Patrick" w:date="2024-10-09T09:01:00Z" w16du:dateUtc="2024-10-09T15:01:00Z">
        <w:r w:rsidR="00177C58">
          <w:t xml:space="preserve">parameter (i.e., for an estimated </w:t>
        </w:r>
      </w:ins>
      <m:oMath>
        <m:sSub>
          <m:sSubPr>
            <m:ctrlPr>
              <w:ins w:id="845" w:author="Walgren, Patrick" w:date="2024-10-09T09:01:00Z" w16du:dateUtc="2024-10-09T15:01:00Z">
                <w:rPr>
                  <w:rFonts w:ascii="Cambria Math" w:hAnsi="Cambria Math"/>
                  <w:i/>
                </w:rPr>
              </w:ins>
            </m:ctrlPr>
          </m:sSubPr>
          <m:e>
            <m:r>
              <w:ins w:id="846" w:author="Walgren, Patrick" w:date="2024-10-09T09:01:00Z" w16du:dateUtc="2024-10-09T15:01:00Z">
                <w:rPr>
                  <w:rFonts w:ascii="Cambria Math" w:hAnsi="Cambria Math"/>
                </w:rPr>
                <m:t>M</m:t>
              </w:ins>
            </m:r>
          </m:e>
          <m:sub>
            <m:r>
              <w:ins w:id="847" w:author="Walgren, Patrick" w:date="2024-10-09T09:01:00Z" w16du:dateUtc="2024-10-09T15:01:00Z">
                <w:rPr>
                  <w:rFonts w:ascii="Cambria Math" w:hAnsi="Cambria Math"/>
                </w:rPr>
                <m:t>s</m:t>
              </w:ins>
            </m:r>
          </m:sub>
        </m:sSub>
      </m:oMath>
      <w:ins w:id="848" w:author="Walgren, Patrick" w:date="2024-10-09T09:01:00Z" w16du:dateUtc="2024-10-09T15:01:00Z">
        <w:r w:rsidR="00177C58">
          <w:rPr>
            <w:rFonts w:eastAsiaTheme="minorEastAsia"/>
          </w:rPr>
          <w:t xml:space="preserve"> of 150 K, the lower and upper bounds would be 130 K and 170 K, respectively).</w:t>
        </w:r>
      </w:ins>
      <w:commentRangeStart w:id="849"/>
      <w:del w:id="850" w:author="Walgren, Patrick" w:date="2024-10-09T08:25:00Z" w16du:dateUtc="2024-10-09T14:25:00Z">
        <w:r w:rsidR="006577A5" w:rsidRPr="006577A5" w:rsidDel="00446705">
          <w:rPr>
            <w:i/>
            <w:iCs/>
          </w:rPr>
          <w:delText>Figure</w:delText>
        </w:r>
        <w:r w:rsidR="006577A5" w:rsidDel="00446705">
          <w:rPr>
            <w:i/>
            <w:iCs/>
          </w:rPr>
          <w:delText xml:space="preserve"> 5</w:delText>
        </w:r>
        <w:r w:rsidR="006577A5" w:rsidRPr="006577A5" w:rsidDel="00446705">
          <w:rPr>
            <w:i/>
            <w:iCs/>
          </w:rPr>
          <w:delText xml:space="preserve">: </w:delText>
        </w:r>
        <w:r w:rsidR="006577A5" w:rsidDel="00446705">
          <w:rPr>
            <w:i/>
            <w:iCs/>
          </w:rPr>
          <w:delText>Given constant-stress thermal cycling (CFTC) data for a number of stress levels, the Lagoudas SMA constitutive model can be calibrated using local curve-fitting routines. However, this method still relies on many manual iterations to find smooth hardening coefficients (not shown above). In each subfigure above, the parameters found are displayed in the grey box in the lower-right corner.</w:delText>
        </w:r>
        <w:commentRangeEnd w:id="849"/>
        <w:r w:rsidR="00A679DA" w:rsidDel="00446705">
          <w:rPr>
            <w:rStyle w:val="CommentReference"/>
          </w:rPr>
          <w:commentReference w:id="849"/>
        </w:r>
      </w:del>
    </w:p>
    <w:p w14:paraId="2249A74D" w14:textId="77777777" w:rsidR="00177C58" w:rsidRDefault="00177C58" w:rsidP="00EB0ACE">
      <w:pPr>
        <w:rPr>
          <w:ins w:id="851" w:author="Walgren, Patrick" w:date="2024-10-09T09:02:00Z" w16du:dateUtc="2024-10-09T15:02:00Z"/>
          <w:rFonts w:eastAsiaTheme="minorEastAsia"/>
        </w:rPr>
      </w:pPr>
    </w:p>
    <w:p w14:paraId="66E6022C" w14:textId="7FB2AFEE" w:rsidR="00177C58" w:rsidRDefault="00177C58" w:rsidP="007A7F3B">
      <w:pPr>
        <w:rPr>
          <w:ins w:id="852" w:author="Walgren, Patrick" w:date="2024-10-09T09:04:00Z" w16du:dateUtc="2024-10-09T15:04:00Z"/>
        </w:rPr>
      </w:pPr>
      <w:commentRangeStart w:id="853"/>
      <w:ins w:id="854" w:author="Walgren, Patrick" w:date="2024-10-09T09:02:00Z" w16du:dateUtc="2024-10-09T15:02:00Z">
        <w:r>
          <w:lastRenderedPageBreak/>
          <w:t xml:space="preserve">The average slope of the </w:t>
        </w:r>
      </w:ins>
      <w:ins w:id="855" w:author="Walgren, Patrick" w:date="2024-10-16T09:27:00Z" w16du:dateUtc="2024-10-16T15:27:00Z">
        <w:r w:rsidR="00B23A19">
          <w:t xml:space="preserve">martensite and austenite </w:t>
        </w:r>
      </w:ins>
      <w:ins w:id="856" w:author="Walgren, Patrick" w:date="2024-10-09T09:02:00Z" w16du:dateUtc="2024-10-09T15:02:00Z">
        <w:r>
          <w:t xml:space="preserve">transformation surfaces for martensite and austenite for a specified stress range about the user-determined </w:t>
        </w:r>
        <w:r>
          <w:rPr>
            <w:i/>
            <w:iCs/>
          </w:rPr>
          <w:t>calibration stress</w:t>
        </w:r>
        <w:r>
          <w:t xml:space="preserve"> can be taken as the stress-influence coefficients (</w:t>
        </w:r>
      </w:ins>
      <m:oMath>
        <m:sSup>
          <m:sSupPr>
            <m:ctrlPr>
              <w:ins w:id="857" w:author="Walgren, Patrick" w:date="2024-10-09T09:02:00Z" w16du:dateUtc="2024-10-09T15:02:00Z">
                <w:rPr>
                  <w:rFonts w:ascii="Cambria Math" w:hAnsi="Cambria Math"/>
                  <w:i/>
                </w:rPr>
              </w:ins>
            </m:ctrlPr>
          </m:sSupPr>
          <m:e>
            <m:r>
              <w:ins w:id="858" w:author="Walgren, Patrick" w:date="2024-10-09T09:02:00Z" w16du:dateUtc="2024-10-09T15:02:00Z">
                <w:rPr>
                  <w:rFonts w:ascii="Cambria Math" w:hAnsi="Cambria Math"/>
                </w:rPr>
                <m:t>C</m:t>
              </w:ins>
            </m:r>
          </m:e>
          <m:sup>
            <m:r>
              <w:ins w:id="859" w:author="Walgren, Patrick" w:date="2024-10-09T09:02:00Z" w16du:dateUtc="2024-10-09T15:02:00Z">
                <w:rPr>
                  <w:rFonts w:ascii="Cambria Math" w:hAnsi="Cambria Math"/>
                </w:rPr>
                <m:t>M</m:t>
              </w:ins>
            </m:r>
          </m:sup>
        </m:sSup>
      </m:oMath>
      <w:ins w:id="860" w:author="Walgren, Patrick" w:date="2024-10-09T09:02:00Z" w16du:dateUtc="2024-10-09T15:02:00Z">
        <w:r>
          <w:t xml:space="preserve"> and </w:t>
        </w:r>
      </w:ins>
      <m:oMath>
        <m:sSup>
          <m:sSupPr>
            <m:ctrlPr>
              <w:ins w:id="861" w:author="Walgren, Patrick" w:date="2024-10-09T09:02:00Z" w16du:dateUtc="2024-10-09T15:02:00Z">
                <w:rPr>
                  <w:rFonts w:ascii="Cambria Math" w:hAnsi="Cambria Math"/>
                  <w:i/>
                </w:rPr>
              </w:ins>
            </m:ctrlPr>
          </m:sSupPr>
          <m:e>
            <m:r>
              <w:ins w:id="862" w:author="Walgren, Patrick" w:date="2024-10-09T09:02:00Z" w16du:dateUtc="2024-10-09T15:02:00Z">
                <w:rPr>
                  <w:rFonts w:ascii="Cambria Math" w:hAnsi="Cambria Math"/>
                </w:rPr>
                <m:t>C</m:t>
              </w:ins>
            </m:r>
          </m:e>
          <m:sup>
            <m:r>
              <w:ins w:id="863" w:author="Walgren, Patrick" w:date="2024-10-09T09:02:00Z" w16du:dateUtc="2024-10-09T15:02:00Z">
                <w:rPr>
                  <w:rFonts w:ascii="Cambria Math" w:hAnsi="Cambria Math"/>
                </w:rPr>
                <m:t>A</m:t>
              </w:ins>
            </m:r>
          </m:sup>
        </m:sSup>
      </m:oMath>
      <w:ins w:id="864" w:author="Walgren, Patrick" w:date="2024-10-09T09:02:00Z" w16du:dateUtc="2024-10-09T15:02:00Z">
        <w:r>
          <w:t xml:space="preserve">). Note that the stress-influence coefficients should not be derived from the average slope from estimated transformation temperatures at all stress levels; most shape memory alloys exhibit a nonlinear change in transformation temperature with respect to stress (see Figure 3(b) in </w:t>
        </w:r>
        <w:r>
          <w:fldChar w:fldCharType="begin"/>
        </w:r>
        <w:r>
          <w:instrText xml:space="preserve"> ADDIN ZOTERO_ITEM CSL_CITATION {"citationID":"9iR8KHJb","properties":{"formattedCitation":"[27]","plainCitation":"[27]","noteIndex":0},"citationItems":[{"id":3524,"uris":["http://zotero.org/users/4607708/items/59K7KB96"],"itemData":{"id":3524,"type":"article-journal","abstract":"A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fldChar w:fldCharType="separate"/>
        </w:r>
        <w:r w:rsidRPr="00067A4C">
          <w:rPr>
            <w:rFonts w:ascii="Calibri" w:hAnsi="Calibri" w:cs="Calibri"/>
          </w:rPr>
          <w:t>[27]</w:t>
        </w:r>
        <w:r>
          <w:fldChar w:fldCharType="end"/>
        </w:r>
        <w:r>
          <w:t>), and the Lagoudas model compensates for this via the transformation surfaces (</w:t>
        </w:r>
      </w:ins>
      <m:oMath>
        <m:r>
          <w:ins w:id="865" w:author="Walgren, Patrick" w:date="2024-10-09T09:02:00Z" w16du:dateUtc="2024-10-09T15:02:00Z">
            <m:rPr>
              <m:sty m:val="p"/>
            </m:rPr>
            <w:rPr>
              <w:rFonts w:ascii="Cambria Math" w:hAnsi="Cambria Math"/>
            </w:rPr>
            <m:t>Φ</m:t>
          </w:ins>
        </m:r>
      </m:oMath>
      <w:ins w:id="866" w:author="Walgren, Patrick" w:date="2024-10-09T09:02:00Z" w16du:dateUtc="2024-10-09T15:02:00Z">
        <w:r>
          <w:t>), where the stress-influence coefficients at the calibration stress are a contributing factor.</w:t>
        </w:r>
      </w:ins>
      <w:ins w:id="867" w:author="Walgren, Patrick" w:date="2024-10-09T09:03:00Z" w16du:dateUtc="2024-10-09T15:03:00Z">
        <w:r>
          <w:t xml:space="preserve"> The stress-influence coefficient bounds are then set to vary by 1 MPa/K in each direction</w:t>
        </w:r>
      </w:ins>
      <w:commentRangeEnd w:id="853"/>
      <w:ins w:id="868" w:author="Walgren, Patrick" w:date="2024-10-16T09:28:00Z" w16du:dateUtc="2024-10-16T15:28:00Z">
        <w:r w:rsidR="00B23A19">
          <w:rPr>
            <w:rStyle w:val="CommentReference"/>
          </w:rPr>
          <w:commentReference w:id="853"/>
        </w:r>
      </w:ins>
      <w:ins w:id="869" w:author="Walgren, Patrick" w:date="2024-10-09T09:03:00Z" w16du:dateUtc="2024-10-09T15:03:00Z">
        <w:r>
          <w:t xml:space="preserve">. </w:t>
        </w:r>
      </w:ins>
    </w:p>
    <w:p w14:paraId="3F7D8EFA" w14:textId="2B95635F" w:rsidR="001952B0" w:rsidRDefault="001952B0" w:rsidP="001952B0">
      <w:pPr>
        <w:rPr>
          <w:ins w:id="870" w:author="Walgren, Patrick" w:date="2024-10-09T09:04:00Z" w16du:dateUtc="2024-10-09T15:04:00Z"/>
        </w:rPr>
      </w:pPr>
      <w:ins w:id="871" w:author="Walgren, Patrick" w:date="2024-10-09T09:04:00Z" w16du:dateUtc="2024-10-09T15:04:00Z">
        <w:r>
          <w:t xml:space="preserve">Austenite elastic modulus can also be estimated from constant-stress force cycling data by extracting the total strains and a temperature well above </w:t>
        </w:r>
      </w:ins>
      <m:oMath>
        <m:sSub>
          <m:sSubPr>
            <m:ctrlPr>
              <w:ins w:id="872" w:author="Walgren, Patrick" w:date="2024-10-09T09:04:00Z" w16du:dateUtc="2024-10-09T15:04:00Z">
                <w:rPr>
                  <w:rFonts w:ascii="Cambria Math" w:hAnsi="Cambria Math"/>
                  <w:i/>
                </w:rPr>
              </w:ins>
            </m:ctrlPr>
          </m:sSubPr>
          <m:e>
            <m:r>
              <w:ins w:id="873" w:author="Walgren, Patrick" w:date="2024-10-09T09:04:00Z" w16du:dateUtc="2024-10-09T15:04:00Z">
                <w:rPr>
                  <w:rFonts w:ascii="Cambria Math" w:hAnsi="Cambria Math"/>
                </w:rPr>
                <m:t>A</m:t>
              </w:ins>
            </m:r>
          </m:e>
          <m:sub>
            <m:r>
              <w:ins w:id="874" w:author="Walgren, Patrick" w:date="2024-10-09T09:04:00Z" w16du:dateUtc="2024-10-09T15:04:00Z">
                <w:rPr>
                  <w:rFonts w:ascii="Cambria Math" w:hAnsi="Cambria Math"/>
                </w:rPr>
                <m:t>f</m:t>
              </w:ins>
            </m:r>
          </m:sub>
        </m:sSub>
        <m:r>
          <w:ins w:id="875" w:author="Walgren, Patrick" w:date="2024-10-09T09:04:00Z" w16du:dateUtc="2024-10-09T15:04:00Z">
            <w:rPr>
              <w:rFonts w:ascii="Cambria Math" w:hAnsi="Cambria Math"/>
            </w:rPr>
            <m:t xml:space="preserve"> </m:t>
          </w:ins>
        </m:r>
      </m:oMath>
      <w:ins w:id="876" w:author="Walgren, Patrick" w:date="2024-10-09T09:04:00Z" w16du:dateUtc="2024-10-09T15:04:00Z">
        <w:r>
          <w:t xml:space="preserve">at each tested stress level. Then, by designating this temperature </w:t>
        </w:r>
      </w:ins>
      <m:oMath>
        <m:sSub>
          <m:sSubPr>
            <m:ctrlPr>
              <w:ins w:id="877" w:author="Walgren, Patrick" w:date="2024-10-09T09:04:00Z" w16du:dateUtc="2024-10-09T15:04:00Z">
                <w:rPr>
                  <w:rFonts w:ascii="Cambria Math" w:hAnsi="Cambria Math"/>
                  <w:i/>
                </w:rPr>
              </w:ins>
            </m:ctrlPr>
          </m:sSubPr>
          <m:e>
            <m:r>
              <w:ins w:id="878" w:author="Walgren, Patrick" w:date="2024-10-09T09:04:00Z" w16du:dateUtc="2024-10-09T15:04:00Z">
                <w:rPr>
                  <w:rFonts w:ascii="Cambria Math" w:hAnsi="Cambria Math"/>
                </w:rPr>
                <m:t>T</m:t>
              </w:ins>
            </m:r>
          </m:e>
          <m:sub>
            <m:r>
              <w:ins w:id="879" w:author="Walgren, Patrick" w:date="2024-10-09T09:04:00Z" w16du:dateUtc="2024-10-09T15:04:00Z">
                <w:rPr>
                  <w:rFonts w:ascii="Cambria Math" w:hAnsi="Cambria Math"/>
                </w:rPr>
                <m:t>ref</m:t>
              </w:ins>
            </m:r>
          </m:sub>
        </m:sSub>
      </m:oMath>
      <w:ins w:id="880" w:author="Walgren, Patrick" w:date="2024-10-09T09:04:00Z" w16du:dateUtc="2024-10-09T15:04:00Z">
        <w:r>
          <w:t>, Hooke’s law becomes:</w:t>
        </w:r>
      </w:ins>
    </w:p>
    <w:p w14:paraId="4EE2DF64" w14:textId="2FE82EB8" w:rsidR="001952B0" w:rsidRPr="00DE027B" w:rsidRDefault="001952B0" w:rsidP="001952B0">
      <w:pPr>
        <w:rPr>
          <w:ins w:id="881" w:author="Walgren, Patrick" w:date="2024-10-09T09:04:00Z" w16du:dateUtc="2024-10-09T15:04:00Z"/>
          <w:rFonts w:eastAsiaTheme="minorEastAsia"/>
        </w:rPr>
      </w:pPr>
      <w:commentRangeStart w:id="882"/>
      <m:oMathPara>
        <m:oMath>
          <m:r>
            <w:ins w:id="883" w:author="Walgren, Patrick" w:date="2024-10-09T09:04:00Z" w16du:dateUtc="2024-10-09T15:04:00Z">
              <w:rPr>
                <w:rFonts w:ascii="Cambria Math" w:hAnsi="Cambria Math"/>
              </w:rPr>
              <m:t>σ=E</m:t>
            </w:ins>
          </m:r>
          <m:d>
            <m:dPr>
              <m:ctrlPr>
                <w:ins w:id="884" w:author="Walgren, Patrick" w:date="2024-10-09T09:04:00Z" w16du:dateUtc="2024-10-09T15:04:00Z">
                  <w:rPr>
                    <w:rFonts w:ascii="Cambria Math" w:hAnsi="Cambria Math"/>
                    <w:i/>
                  </w:rPr>
                </w:ins>
              </m:ctrlPr>
            </m:dPr>
            <m:e>
              <m:r>
                <w:ins w:id="885" w:author="Walgren, Patrick" w:date="2024-10-09T09:04:00Z" w16du:dateUtc="2024-10-09T15:04:00Z">
                  <w:rPr>
                    <w:rFonts w:ascii="Cambria Math" w:hAnsi="Cambria Math"/>
                  </w:rPr>
                  <m:t>ξ</m:t>
                </w:ins>
              </m:r>
            </m:e>
          </m:d>
          <m:d>
            <m:dPr>
              <m:begChr m:val="["/>
              <m:endChr m:val="]"/>
              <m:ctrlPr>
                <w:ins w:id="886" w:author="Walgren, Patrick" w:date="2024-10-09T09:04:00Z" w16du:dateUtc="2024-10-09T15:04:00Z">
                  <w:rPr>
                    <w:rFonts w:ascii="Cambria Math" w:hAnsi="Cambria Math"/>
                    <w:i/>
                  </w:rPr>
                </w:ins>
              </m:ctrlPr>
            </m:dPr>
            <m:e>
              <m:r>
                <w:ins w:id="887" w:author="Walgren, Patrick" w:date="2024-10-09T09:04:00Z" w16du:dateUtc="2024-10-09T15:04:00Z">
                  <w:rPr>
                    <w:rFonts w:ascii="Cambria Math" w:hAnsi="Cambria Math"/>
                  </w:rPr>
                  <m:t>ε-</m:t>
                </w:ins>
              </m:r>
              <m:sSup>
                <m:sSupPr>
                  <m:ctrlPr>
                    <w:ins w:id="888" w:author="Walgren, Patrick" w:date="2024-10-09T09:04:00Z" w16du:dateUtc="2024-10-09T15:04:00Z">
                      <w:rPr>
                        <w:rFonts w:ascii="Cambria Math" w:hAnsi="Cambria Math"/>
                        <w:i/>
                      </w:rPr>
                    </w:ins>
                  </m:ctrlPr>
                </m:sSupPr>
                <m:e>
                  <m:r>
                    <w:ins w:id="889" w:author="Walgren, Patrick" w:date="2024-10-09T09:04:00Z" w16du:dateUtc="2024-10-09T15:04:00Z">
                      <w:rPr>
                        <w:rFonts w:ascii="Cambria Math" w:hAnsi="Cambria Math"/>
                      </w:rPr>
                      <m:t>ε</m:t>
                    </w:ins>
                  </m:r>
                </m:e>
                <m:sup>
                  <m:r>
                    <w:ins w:id="890" w:author="Walgren, Patrick" w:date="2024-10-09T09:04:00Z" w16du:dateUtc="2024-10-09T15:04:00Z">
                      <w:rPr>
                        <w:rFonts w:ascii="Cambria Math" w:hAnsi="Cambria Math"/>
                      </w:rPr>
                      <m:t>t</m:t>
                    </w:ins>
                  </m:r>
                </m:sup>
              </m:sSup>
              <m:r>
                <w:ins w:id="891" w:author="Walgren, Patrick" w:date="2024-10-09T09:04:00Z" w16du:dateUtc="2024-10-09T15:04:00Z">
                  <w:rPr>
                    <w:rFonts w:ascii="Cambria Math" w:hAnsi="Cambria Math"/>
                  </w:rPr>
                  <m:t>-α</m:t>
                </w:ins>
              </m:r>
              <m:r>
                <w:ins w:id="892" w:author="Walgren, Patrick" w:date="2024-10-16T09:29:00Z" w16du:dateUtc="2024-10-16T15:29:00Z">
                  <w:rPr>
                    <w:rFonts w:ascii="Cambria Math" w:hAnsi="Cambria Math"/>
                  </w:rPr>
                  <m:t>(T-</m:t>
                </w:ins>
              </m:r>
              <m:sSub>
                <m:sSubPr>
                  <m:ctrlPr>
                    <w:ins w:id="893" w:author="Walgren, Patrick" w:date="2024-10-16T09:29:00Z" w16du:dateUtc="2024-10-16T15:29:00Z">
                      <w:rPr>
                        <w:rFonts w:ascii="Cambria Math" w:hAnsi="Cambria Math"/>
                        <w:i/>
                        <w:iCs/>
                      </w:rPr>
                    </w:ins>
                  </m:ctrlPr>
                </m:sSubPr>
                <m:e>
                  <m:r>
                    <w:ins w:id="894" w:author="Walgren, Patrick" w:date="2024-10-16T09:29:00Z" w16du:dateUtc="2024-10-16T15:29:00Z">
                      <w:rPr>
                        <w:rFonts w:ascii="Cambria Math" w:hAnsi="Cambria Math"/>
                      </w:rPr>
                      <m:t>T</m:t>
                    </w:ins>
                  </m:r>
                </m:e>
                <m:sub>
                  <m:r>
                    <w:ins w:id="895" w:author="Walgren, Patrick" w:date="2024-10-16T09:29:00Z" w16du:dateUtc="2024-10-16T15:29:00Z">
                      <w:rPr>
                        <w:rFonts w:ascii="Cambria Math" w:hAnsi="Cambria Math"/>
                      </w:rPr>
                      <m:t>ref</m:t>
                    </w:ins>
                  </m:r>
                </m:sub>
              </m:sSub>
              <m:r>
                <w:ins w:id="896" w:author="Walgren, Patrick" w:date="2024-10-16T09:29:00Z" w16du:dateUtc="2024-10-16T15:29:00Z">
                  <w:rPr>
                    <w:rFonts w:ascii="Cambria Math" w:hAnsi="Cambria Math"/>
                  </w:rPr>
                  <m:t>)</m:t>
                </w:ins>
              </m:r>
            </m:e>
          </m:d>
          <m:r>
            <w:ins w:id="897" w:author="Walgren, Patrick" w:date="2024-10-09T09:04:00Z" w16du:dateUtc="2024-10-09T15:04:00Z">
              <w:rPr>
                <w:rFonts w:ascii="Cambria Math" w:hAnsi="Cambria Math"/>
              </w:rPr>
              <m:t>=</m:t>
            </w:ins>
          </m:r>
          <m:sSup>
            <m:sSupPr>
              <m:ctrlPr>
                <w:ins w:id="898" w:author="Walgren, Patrick" w:date="2024-10-09T09:04:00Z" w16du:dateUtc="2024-10-09T15:04:00Z">
                  <w:rPr>
                    <w:rFonts w:ascii="Cambria Math" w:hAnsi="Cambria Math"/>
                    <w:i/>
                  </w:rPr>
                </w:ins>
              </m:ctrlPr>
            </m:sSupPr>
            <m:e>
              <m:r>
                <w:ins w:id="899" w:author="Walgren, Patrick" w:date="2024-10-09T09:04:00Z" w16du:dateUtc="2024-10-09T15:04:00Z">
                  <w:rPr>
                    <w:rFonts w:ascii="Cambria Math" w:hAnsi="Cambria Math"/>
                  </w:rPr>
                  <m:t>E</m:t>
                </w:ins>
              </m:r>
            </m:e>
            <m:sup>
              <m:r>
                <w:ins w:id="900" w:author="Walgren, Patrick" w:date="2024-10-09T09:04:00Z" w16du:dateUtc="2024-10-09T15:04:00Z">
                  <w:rPr>
                    <w:rFonts w:ascii="Cambria Math" w:hAnsi="Cambria Math"/>
                  </w:rPr>
                  <m:t>A</m:t>
                </w:ins>
              </m:r>
            </m:sup>
          </m:sSup>
          <m:r>
            <w:ins w:id="901" w:author="Walgren, Patrick" w:date="2024-10-09T09:04:00Z" w16du:dateUtc="2024-10-09T15:04:00Z">
              <w:rPr>
                <w:rFonts w:ascii="Cambria Math" w:hAnsi="Cambria Math"/>
              </w:rPr>
              <m:t>ε</m:t>
            </w:ins>
          </m:r>
          <w:commentRangeEnd w:id="882"/>
          <m:r>
            <w:ins w:id="902" w:author="Walgren, Patrick" w:date="2024-10-25T09:09:00Z" w16du:dateUtc="2024-10-25T15:09:00Z">
              <m:rPr>
                <m:sty m:val="p"/>
              </m:rPr>
              <w:rPr>
                <w:rStyle w:val="CommentReference"/>
              </w:rPr>
              <w:commentReference w:id="882"/>
            </w:ins>
          </m:r>
          <m:r>
            <w:ins w:id="903" w:author="Walgren, Patrick" w:date="2024-10-09T09:04:00Z" w16du:dateUtc="2024-10-09T15:04:00Z">
              <w:rPr>
                <w:rFonts w:ascii="Cambria Math" w:hAnsi="Cambria Math"/>
              </w:rPr>
              <m:t>.</m:t>
            </w:ins>
          </m:r>
        </m:oMath>
      </m:oMathPara>
    </w:p>
    <w:p w14:paraId="70A0DF9C" w14:textId="78544495" w:rsidR="001952B0" w:rsidRDefault="001952B0" w:rsidP="001952B0">
      <w:pPr>
        <w:rPr>
          <w:ins w:id="904" w:author="Walgren, Patrick" w:date="2024-10-09T09:04:00Z" w16du:dateUtc="2024-10-09T15:04:00Z"/>
          <w:rFonts w:eastAsiaTheme="minorEastAsia"/>
        </w:rPr>
      </w:pPr>
      <w:ins w:id="905" w:author="Walgren, Patrick" w:date="2024-10-09T09:04:00Z" w16du:dateUtc="2024-10-09T15:04:00Z">
        <w:r>
          <w:rPr>
            <w:rFonts w:eastAsiaTheme="minorEastAsia"/>
          </w:rPr>
          <w:t>Austenite elastic modulus is the best-fit linear coefficient from this equation</w:t>
        </w:r>
      </w:ins>
      <w:ins w:id="906" w:author="Walgren, Patrick" w:date="2024-10-16T09:29:00Z" w16du:dateUtc="2024-10-16T15:29:00Z">
        <w:r w:rsidR="00B23A19">
          <w:rPr>
            <w:rFonts w:eastAsiaTheme="minorEastAsia"/>
          </w:rPr>
          <w:t xml:space="preserve"> (see Figure 5 c))</w:t>
        </w:r>
      </w:ins>
      <w:ins w:id="907" w:author="Walgren, Patrick" w:date="2024-10-09T09:04:00Z" w16du:dateUtc="2024-10-09T15:04:00Z">
        <w:r>
          <w:rPr>
            <w:rFonts w:eastAsiaTheme="minorEastAsia"/>
          </w:rPr>
          <w:t xml:space="preserve">. </w:t>
        </w:r>
      </w:ins>
    </w:p>
    <w:p w14:paraId="59B2B3AA" w14:textId="300DC701" w:rsidR="001952B0" w:rsidRPr="001952B0" w:rsidRDefault="0008716E" w:rsidP="007A7F3B">
      <w:pPr>
        <w:rPr>
          <w:ins w:id="908" w:author="Walgren, Patrick" w:date="2024-10-09T09:02:00Z" w16du:dateUtc="2024-10-09T15:02:00Z"/>
          <w:rPrChange w:id="909" w:author="Walgren, Patrick" w:date="2024-10-09T09:04:00Z" w16du:dateUtc="2024-10-09T15:04:00Z">
            <w:rPr>
              <w:ins w:id="910" w:author="Walgren, Patrick" w:date="2024-10-09T09:02:00Z" w16du:dateUtc="2024-10-09T15:02:00Z"/>
              <w:i/>
              <w:iCs/>
            </w:rPr>
          </w:rPrChange>
        </w:rPr>
      </w:pPr>
      <w:ins w:id="911" w:author="Walgren, Patrick" w:date="2024-10-09T09:05:00Z" w16du:dateUtc="2024-10-09T15:05:00Z">
        <w:r>
          <w:t>Estimating the rest of the material properties (Martensite elastic modulus, transformation strain properties, coefficient of thermal expansion, smooth hardening coefficients) requires a nonlinear curv</w:t>
        </w:r>
      </w:ins>
      <w:ins w:id="912" w:author="Walgren, Patrick" w:date="2024-10-09T09:06:00Z" w16du:dateUtc="2024-10-09T15:06:00Z">
        <w:r>
          <w:t xml:space="preserve">e fitting routine. In practice, the estimating the properties detailed above and applying best practices for the remaining properties results in a sufficient calibration. </w:t>
        </w:r>
      </w:ins>
    </w:p>
    <w:p w14:paraId="512E7716" w14:textId="123281BA" w:rsidR="00476B8C" w:rsidDel="00446705" w:rsidRDefault="00476B8C" w:rsidP="007A7F3B">
      <w:pPr>
        <w:rPr>
          <w:del w:id="913" w:author="Walgren, Patrick" w:date="2024-10-09T08:25:00Z" w16du:dateUtc="2024-10-09T14:25:00Z"/>
        </w:rPr>
      </w:pPr>
      <w:bookmarkStart w:id="914" w:name="_Hlk164411759"/>
      <w:del w:id="915" w:author="Walgren, Patrick" w:date="2024-10-09T08:25:00Z" w16du:dateUtc="2024-10-09T14:25:00Z">
        <w:r w:rsidRPr="00A81DBD" w:rsidDel="00446705">
          <w:rPr>
            <w:highlight w:val="yellow"/>
          </w:rPr>
          <w:delText>First, transformation temperatures for each tested stress level can be estimated via the tangent method or similar</w:delText>
        </w:r>
        <w:bookmarkEnd w:id="914"/>
        <w:r w:rsidRPr="00A81DBD" w:rsidDel="00446705">
          <w:rPr>
            <w:highlight w:val="yellow"/>
          </w:rPr>
          <w:delText>.</w:delText>
        </w:r>
        <w:r w:rsidDel="00446705">
          <w:delText xml:space="preserve"> If a “zero-stress” isobaric test (i.e., 7 MPa or lower) was performed, the transformation temperatures </w:delText>
        </w:r>
        <w:r w:rsidR="00CF100C" w:rsidDel="00446705">
          <w:delText xml:space="preserve">found for this test can be taken as the zero-stress transformation temperatures </w:delText>
        </w:r>
      </w:del>
      <m:oMath>
        <m:sSub>
          <m:sSubPr>
            <m:ctrlPr>
              <w:del w:id="916" w:author="Walgren, Patrick" w:date="2024-10-09T08:25:00Z" w16du:dateUtc="2024-10-09T14:25:00Z">
                <w:rPr>
                  <w:rFonts w:ascii="Cambria Math" w:hAnsi="Cambria Math"/>
                  <w:i/>
                </w:rPr>
              </w:del>
            </m:ctrlPr>
          </m:sSubPr>
          <m:e>
            <m:r>
              <w:del w:id="917" w:author="Walgren, Patrick" w:date="2024-10-09T08:25:00Z" w16du:dateUtc="2024-10-09T14:25:00Z">
                <w:rPr>
                  <w:rFonts w:ascii="Cambria Math" w:hAnsi="Cambria Math"/>
                </w:rPr>
                <m:t>M</m:t>
              </w:del>
            </m:r>
          </m:e>
          <m:sub>
            <m:r>
              <w:del w:id="918" w:author="Walgren, Patrick" w:date="2024-10-09T08:25:00Z" w16du:dateUtc="2024-10-09T14:25:00Z">
                <w:rPr>
                  <w:rFonts w:ascii="Cambria Math" w:hAnsi="Cambria Math"/>
                </w:rPr>
                <m:t>s,</m:t>
              </w:del>
            </m:r>
          </m:sub>
        </m:sSub>
      </m:oMath>
      <w:del w:id="919" w:author="Walgren, Patrick" w:date="2024-10-09T08:25:00Z" w16du:dateUtc="2024-10-09T14:25:00Z">
        <w:r w:rsidR="00CF100C" w:rsidDel="00446705">
          <w:delText xml:space="preserve"> etc. Otherwise, each zero-stress transformation temperature can be found via the x-intercept of a linear regression of the transformation temperatures as a function of stress. </w:delText>
        </w:r>
        <w:r w:rsidR="00854464" w:rsidDel="00446705">
          <w:delText xml:space="preserve">This </w:delText>
        </w:r>
      </w:del>
      <w:ins w:id="920" w:author="Mingear, Jacob Lee" w:date="2024-10-07T16:39:00Z" w16du:dateUtc="2024-10-07T22:39:00Z">
        <w:del w:id="921" w:author="Walgren, Patrick" w:date="2024-10-09T08:25:00Z" w16du:dateUtc="2024-10-09T14:25:00Z">
          <w:r w:rsidR="00BE0AE7" w:rsidDel="00446705">
            <w:delText xml:space="preserve">linear </w:delText>
          </w:r>
        </w:del>
      </w:ins>
      <w:del w:id="922" w:author="Walgren, Patrick" w:date="2024-10-09T08:25:00Z" w16du:dateUtc="2024-10-09T14:25:00Z">
        <w:r w:rsidR="00854464" w:rsidDel="00446705">
          <w:delText xml:space="preserve">estimate is equivalent to a Lagoudas model calibration with smooth hardening parameters set to </w:delText>
        </w:r>
      </w:del>
      <m:oMath>
        <m:sSub>
          <m:sSubPr>
            <m:ctrlPr>
              <w:del w:id="923" w:author="Walgren, Patrick" w:date="2024-10-09T08:25:00Z" w16du:dateUtc="2024-10-09T14:25:00Z">
                <w:rPr>
                  <w:rFonts w:ascii="Cambria Math" w:hAnsi="Cambria Math"/>
                  <w:i/>
                </w:rPr>
              </w:del>
            </m:ctrlPr>
          </m:sSubPr>
          <m:e>
            <m:r>
              <w:del w:id="924" w:author="Walgren, Patrick" w:date="2024-10-09T08:25:00Z" w16du:dateUtc="2024-10-09T14:25:00Z">
                <w:rPr>
                  <w:rFonts w:ascii="Cambria Math" w:hAnsi="Cambria Math"/>
                </w:rPr>
                <m:t>n</m:t>
              </w:del>
            </m:r>
          </m:e>
          <m:sub>
            <m:r>
              <w:del w:id="925" w:author="Walgren, Patrick" w:date="2024-10-09T08:25:00Z" w16du:dateUtc="2024-10-09T14:25:00Z">
                <w:rPr>
                  <w:rFonts w:ascii="Cambria Math" w:hAnsi="Cambria Math"/>
                </w:rPr>
                <m:t>i</m:t>
              </w:del>
            </m:r>
          </m:sub>
        </m:sSub>
        <m:r>
          <w:del w:id="926" w:author="Walgren, Patrick" w:date="2024-10-09T08:25:00Z" w16du:dateUtc="2024-10-09T14:25:00Z">
            <w:rPr>
              <w:rFonts w:ascii="Cambria Math" w:hAnsi="Cambria Math"/>
            </w:rPr>
            <m:t>=1</m:t>
          </w:del>
        </m:r>
      </m:oMath>
      <w:del w:id="927" w:author="Walgren, Patrick" w:date="2024-10-09T08:25:00Z" w16du:dateUtc="2024-10-09T14:25:00Z">
        <w:r w:rsidR="00854464" w:rsidDel="00446705">
          <w:delText xml:space="preserve">. </w:delText>
        </w:r>
        <w:r w:rsidR="002425F7" w:rsidDel="00446705">
          <w:delText>T</w:delText>
        </w:r>
        <w:r w:rsidR="00CF100C" w:rsidDel="00446705">
          <w:delText>he average slope of the start and finish transformation surfaces for martensite and austenite</w:delText>
        </w:r>
        <w:r w:rsidR="002425F7" w:rsidDel="00446705">
          <w:delText xml:space="preserve"> for a specified stress range about the user-determined </w:delText>
        </w:r>
        <w:r w:rsidR="002425F7" w:rsidDel="00446705">
          <w:rPr>
            <w:i/>
            <w:iCs/>
          </w:rPr>
          <w:delText>calibration stress</w:delText>
        </w:r>
        <w:r w:rsidR="00CF100C" w:rsidDel="00446705">
          <w:delText xml:space="preserve"> can be taken as the stress-influence coefficients (</w:delText>
        </w:r>
      </w:del>
      <m:oMath>
        <m:sSup>
          <m:sSupPr>
            <m:ctrlPr>
              <w:del w:id="928" w:author="Walgren, Patrick" w:date="2024-10-09T08:25:00Z" w16du:dateUtc="2024-10-09T14:25:00Z">
                <w:rPr>
                  <w:rFonts w:ascii="Cambria Math" w:hAnsi="Cambria Math"/>
                  <w:i/>
                </w:rPr>
              </w:del>
            </m:ctrlPr>
          </m:sSupPr>
          <m:e>
            <m:r>
              <w:del w:id="929" w:author="Walgren, Patrick" w:date="2024-10-09T08:25:00Z" w16du:dateUtc="2024-10-09T14:25:00Z">
                <w:rPr>
                  <w:rFonts w:ascii="Cambria Math" w:hAnsi="Cambria Math"/>
                </w:rPr>
                <m:t>C</m:t>
              </w:del>
            </m:r>
          </m:e>
          <m:sup>
            <m:r>
              <w:del w:id="930" w:author="Walgren, Patrick" w:date="2024-10-09T08:25:00Z" w16du:dateUtc="2024-10-09T14:25:00Z">
                <w:rPr>
                  <w:rFonts w:ascii="Cambria Math" w:hAnsi="Cambria Math"/>
                </w:rPr>
                <m:t>M</m:t>
              </w:del>
            </m:r>
          </m:sup>
        </m:sSup>
      </m:oMath>
      <w:del w:id="931" w:author="Walgren, Patrick" w:date="2024-10-09T08:25:00Z" w16du:dateUtc="2024-10-09T14:25:00Z">
        <w:r w:rsidR="00CF100C" w:rsidDel="00446705">
          <w:delText xml:space="preserve"> and</w:delText>
        </w:r>
        <w:r w:rsidR="00A81DBD" w:rsidDel="00446705">
          <w:delText xml:space="preserve"> </w:delText>
        </w:r>
      </w:del>
      <m:oMath>
        <m:sSup>
          <m:sSupPr>
            <m:ctrlPr>
              <w:del w:id="932" w:author="Walgren, Patrick" w:date="2024-10-09T08:25:00Z" w16du:dateUtc="2024-10-09T14:25:00Z">
                <w:rPr>
                  <w:rFonts w:ascii="Cambria Math" w:hAnsi="Cambria Math"/>
                  <w:i/>
                </w:rPr>
              </w:del>
            </m:ctrlPr>
          </m:sSupPr>
          <m:e>
            <m:r>
              <w:del w:id="933" w:author="Walgren, Patrick" w:date="2024-10-09T08:25:00Z" w16du:dateUtc="2024-10-09T14:25:00Z">
                <w:rPr>
                  <w:rFonts w:ascii="Cambria Math" w:hAnsi="Cambria Math"/>
                </w:rPr>
                <m:t>C</m:t>
              </w:del>
            </m:r>
          </m:e>
          <m:sup>
            <m:r>
              <w:del w:id="934" w:author="Walgren, Patrick" w:date="2024-10-09T08:25:00Z" w16du:dateUtc="2024-10-09T14:25:00Z">
                <w:rPr>
                  <w:rFonts w:ascii="Cambria Math" w:hAnsi="Cambria Math"/>
                </w:rPr>
                <m:t>A</m:t>
              </w:del>
            </m:r>
          </m:sup>
        </m:sSup>
      </m:oMath>
      <w:del w:id="935" w:author="Walgren, Patrick" w:date="2024-10-09T08:25:00Z" w16du:dateUtc="2024-10-09T14:25:00Z">
        <w:r w:rsidR="00CF100C" w:rsidDel="00446705">
          <w:delText>)</w:delText>
        </w:r>
      </w:del>
      <w:del w:id="936" w:author="Walgren, Patrick" w:date="2024-06-04T19:40:00Z" w16du:dateUtc="2024-06-04T23:40:00Z">
        <w:r w:rsidR="00CF100C" w:rsidDel="00C93B97">
          <w:delText xml:space="preserve">. </w:delText>
        </w:r>
        <w:r w:rsidR="002D560C" w:rsidDel="00C93B97">
          <w:delText xml:space="preserve"> </w:delText>
        </w:r>
      </w:del>
      <w:commentRangeStart w:id="937"/>
      <w:del w:id="938" w:author="Walgren, Patrick" w:date="2024-10-09T08:25:00Z" w16du:dateUtc="2024-10-09T14:25:00Z">
        <w:r w:rsidR="00643F75" w:rsidDel="00446705">
          <w:delText>Note that the stress-influence coefficients should not be derived from the average slope from estimated transformation temperatures at all stress levels; most shape memory alloys exhibit a nonlinear change in transformation temperature with respect to stress (</w:delText>
        </w:r>
        <w:r w:rsidR="00B75EF4" w:rsidDel="00446705">
          <w:delText xml:space="preserve">see Figure 3(b) in </w:delText>
        </w:r>
        <w:r w:rsidR="00B75EF4" w:rsidDel="00446705">
          <w:fldChar w:fldCharType="begin"/>
        </w:r>
        <w:r w:rsidR="00036BA7" w:rsidDel="00446705">
          <w:delInstrText xml:space="preserve"> ADDIN ZOTERO_ITEM CSL_CITATION {"citationID":"9iR8KHJb","properties":{"formattedCitation":"[28]","plainCitation":"[28]","noteIndex":0},"citationItems":[{"id":3524,"uris":["http://zotero.org/users/4607708/items/59K7KB96"],"itemData":{"id":3524,"type":"article-journal","abstract":"A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delInstrText>
        </w:r>
        <w:r w:rsidR="00B75EF4" w:rsidDel="00446705">
          <w:fldChar w:fldCharType="separate"/>
        </w:r>
        <w:r w:rsidR="00036BA7" w:rsidRPr="00036BA7" w:rsidDel="00446705">
          <w:rPr>
            <w:rFonts w:ascii="Calibri" w:hAnsi="Calibri" w:cs="Calibri"/>
          </w:rPr>
          <w:delText>[28]</w:delText>
        </w:r>
        <w:r w:rsidR="00B75EF4" w:rsidDel="00446705">
          <w:fldChar w:fldCharType="end"/>
        </w:r>
        <w:r w:rsidR="00643F75" w:rsidDel="00446705">
          <w:delText>), and the Lagoudas model compensates for this via the transformation surfaces (</w:delText>
        </w:r>
      </w:del>
      <m:oMath>
        <m:r>
          <w:del w:id="939" w:author="Walgren, Patrick" w:date="2024-10-09T08:25:00Z" w16du:dateUtc="2024-10-09T14:25:00Z">
            <m:rPr>
              <m:sty m:val="p"/>
            </m:rPr>
            <w:rPr>
              <w:rFonts w:ascii="Cambria Math" w:hAnsi="Cambria Math"/>
            </w:rPr>
            <m:t>Φ</m:t>
          </w:del>
        </m:r>
      </m:oMath>
      <w:del w:id="940" w:author="Walgren, Patrick" w:date="2024-10-09T08:25:00Z" w16du:dateUtc="2024-10-09T14:25:00Z">
        <w:r w:rsidR="00643F75" w:rsidDel="00446705">
          <w:delText xml:space="preserve">), where the stress-influence coefficients at the calibration stress are a contributing factor. </w:delText>
        </w:r>
        <w:commentRangeEnd w:id="937"/>
        <w:r w:rsidR="00BE0AE7" w:rsidDel="00446705">
          <w:rPr>
            <w:rStyle w:val="CommentReference"/>
          </w:rPr>
          <w:commentReference w:id="937"/>
        </w:r>
      </w:del>
    </w:p>
    <w:p w14:paraId="79EA0909" w14:textId="021A438E" w:rsidR="00DE027B" w:rsidDel="00446705" w:rsidRDefault="00DE027B" w:rsidP="007A7F3B">
      <w:pPr>
        <w:rPr>
          <w:del w:id="941" w:author="Walgren, Patrick" w:date="2024-10-09T08:25:00Z" w16du:dateUtc="2024-10-09T14:25:00Z"/>
        </w:rPr>
      </w:pPr>
      <w:bookmarkStart w:id="942" w:name="_Hlk164411773"/>
      <w:del w:id="943" w:author="Walgren, Patrick" w:date="2024-10-09T08:25:00Z" w16du:dateUtc="2024-10-09T14:25:00Z">
        <w:r w:rsidRPr="00A81DBD" w:rsidDel="00446705">
          <w:rPr>
            <w:highlight w:val="yellow"/>
          </w:rPr>
          <w:delText>With transformation temperatures and stress-influence coefficients estimated, thermoelastic properties and transformation strain properties can be calculated.</w:delText>
        </w:r>
        <w:r w:rsidDel="00446705">
          <w:delText xml:space="preserve"> </w:delText>
        </w:r>
        <w:bookmarkEnd w:id="942"/>
        <w:r w:rsidDel="00446705">
          <w:delText xml:space="preserve">Austenite elastic modulus </w:delText>
        </w:r>
      </w:del>
      <m:oMath>
        <m:sSup>
          <m:sSupPr>
            <m:ctrlPr>
              <w:del w:id="944" w:author="Walgren, Patrick" w:date="2024-10-09T08:25:00Z" w16du:dateUtc="2024-10-09T14:25:00Z">
                <w:rPr>
                  <w:rFonts w:ascii="Cambria Math" w:hAnsi="Cambria Math"/>
                  <w:i/>
                </w:rPr>
              </w:del>
            </m:ctrlPr>
          </m:sSupPr>
          <m:e>
            <m:r>
              <w:del w:id="945" w:author="Walgren, Patrick" w:date="2024-10-09T08:25:00Z" w16du:dateUtc="2024-10-09T14:25:00Z">
                <w:rPr>
                  <w:rFonts w:ascii="Cambria Math" w:hAnsi="Cambria Math"/>
                </w:rPr>
                <m:t>E</m:t>
              </w:del>
            </m:r>
          </m:e>
          <m:sup>
            <m:r>
              <w:del w:id="946" w:author="Walgren, Patrick" w:date="2024-10-09T08:25:00Z" w16du:dateUtc="2024-10-09T14:25:00Z">
                <w:rPr>
                  <w:rFonts w:ascii="Cambria Math" w:hAnsi="Cambria Math"/>
                </w:rPr>
                <m:t>A</m:t>
              </w:del>
            </m:r>
          </m:sup>
        </m:sSup>
      </m:oMath>
      <w:del w:id="947" w:author="Walgren, Patrick" w:date="2024-10-09T08:25:00Z" w16du:dateUtc="2024-10-09T14:25:00Z">
        <w:r w:rsidDel="00446705">
          <w:delText xml:space="preserve"> can be found by extracting the total strains and a temperature well above </w:delText>
        </w:r>
      </w:del>
      <m:oMath>
        <m:sSub>
          <m:sSubPr>
            <m:ctrlPr>
              <w:del w:id="948" w:author="Walgren, Patrick" w:date="2024-10-09T08:25:00Z" w16du:dateUtc="2024-10-09T14:25:00Z">
                <w:rPr>
                  <w:rFonts w:ascii="Cambria Math" w:hAnsi="Cambria Math"/>
                  <w:i/>
                </w:rPr>
              </w:del>
            </m:ctrlPr>
          </m:sSubPr>
          <m:e>
            <m:r>
              <w:del w:id="949" w:author="Walgren, Patrick" w:date="2024-10-09T08:25:00Z" w16du:dateUtc="2024-10-09T14:25:00Z">
                <w:rPr>
                  <w:rFonts w:ascii="Cambria Math" w:hAnsi="Cambria Math"/>
                </w:rPr>
                <m:t>A</m:t>
              </w:del>
            </m:r>
          </m:e>
          <m:sub>
            <m:r>
              <w:del w:id="950" w:author="Walgren, Patrick" w:date="2024-10-09T08:25:00Z" w16du:dateUtc="2024-10-09T14:25:00Z">
                <w:rPr>
                  <w:rFonts w:ascii="Cambria Math" w:hAnsi="Cambria Math"/>
                </w:rPr>
                <m:t>f</m:t>
              </w:del>
            </m:r>
          </m:sub>
        </m:sSub>
        <m:r>
          <w:del w:id="951" w:author="Walgren, Patrick" w:date="2024-10-09T08:25:00Z" w16du:dateUtc="2024-10-09T14:25:00Z">
            <w:rPr>
              <w:rFonts w:ascii="Cambria Math" w:hAnsi="Cambria Math"/>
            </w:rPr>
            <m:t xml:space="preserve"> </m:t>
          </w:del>
        </m:r>
      </m:oMath>
      <w:del w:id="952" w:author="Walgren, Patrick" w:date="2024-10-09T08:25:00Z" w16du:dateUtc="2024-10-09T14:25:00Z">
        <w:r w:rsidDel="00446705">
          <w:delText xml:space="preserve">at each tested stress level. Then, by designating this temperature </w:delText>
        </w:r>
      </w:del>
      <m:oMath>
        <m:sSub>
          <m:sSubPr>
            <m:ctrlPr>
              <w:del w:id="953" w:author="Walgren, Patrick" w:date="2024-10-09T08:25:00Z" w16du:dateUtc="2024-10-09T14:25:00Z">
                <w:rPr>
                  <w:rFonts w:ascii="Cambria Math" w:hAnsi="Cambria Math"/>
                  <w:i/>
                </w:rPr>
              </w:del>
            </m:ctrlPr>
          </m:sSubPr>
          <m:e>
            <m:r>
              <w:del w:id="954" w:author="Walgren, Patrick" w:date="2024-10-09T08:25:00Z" w16du:dateUtc="2024-10-09T14:25:00Z">
                <w:rPr>
                  <w:rFonts w:ascii="Cambria Math" w:hAnsi="Cambria Math"/>
                </w:rPr>
                <m:t>T</m:t>
              </w:del>
            </m:r>
          </m:e>
          <m:sub>
            <m:r>
              <w:del w:id="955" w:author="Walgren, Patrick" w:date="2024-10-09T08:25:00Z" w16du:dateUtc="2024-10-09T14:25:00Z">
                <w:rPr>
                  <w:rFonts w:ascii="Cambria Math" w:hAnsi="Cambria Math"/>
                </w:rPr>
                <m:t>ref</m:t>
              </w:del>
            </m:r>
          </m:sub>
        </m:sSub>
      </m:oMath>
      <w:del w:id="956" w:author="Walgren, Patrick" w:date="2024-10-09T08:25:00Z" w16du:dateUtc="2024-10-09T14:25:00Z">
        <w:r w:rsidDel="00446705">
          <w:delText xml:space="preserve"> such that </w:delText>
        </w:r>
      </w:del>
      <m:oMath>
        <m:r>
          <w:del w:id="957" w:author="Walgren, Patrick" w:date="2024-10-09T08:25:00Z" w16du:dateUtc="2024-10-09T14:25:00Z">
            <m:rPr>
              <m:sty m:val="p"/>
            </m:rPr>
            <w:rPr>
              <w:rFonts w:ascii="Cambria Math" w:hAnsi="Cambria Math"/>
            </w:rPr>
            <m:t>Δ</m:t>
          </w:del>
        </m:r>
        <m:r>
          <w:del w:id="958" w:author="Walgren, Patrick" w:date="2024-10-09T08:25:00Z" w16du:dateUtc="2024-10-09T14:25:00Z">
            <w:rPr>
              <w:rFonts w:ascii="Cambria Math" w:hAnsi="Cambria Math"/>
            </w:rPr>
            <m:t>T</m:t>
          </w:del>
        </m:r>
      </m:oMath>
      <w:del w:id="959" w:author="Walgren, Patrick" w:date="2024-10-09T08:25:00Z" w16du:dateUtc="2024-10-09T14:25:00Z">
        <w:r w:rsidDel="00446705">
          <w:delText>, Hooke’s law becomes:</w:delText>
        </w:r>
      </w:del>
    </w:p>
    <w:p w14:paraId="74F9546C" w14:textId="4F651077" w:rsidR="00DE027B" w:rsidRPr="00DE027B" w:rsidDel="00446705" w:rsidRDefault="00DE027B" w:rsidP="007A7F3B">
      <w:pPr>
        <w:rPr>
          <w:del w:id="960" w:author="Walgren, Patrick" w:date="2024-10-09T08:25:00Z" w16du:dateUtc="2024-10-09T14:25:00Z"/>
          <w:rFonts w:eastAsiaTheme="minorEastAsia"/>
        </w:rPr>
      </w:pPr>
      <m:oMathPara>
        <m:oMath>
          <m:r>
            <w:del w:id="961" w:author="Walgren, Patrick" w:date="2024-10-09T08:25:00Z" w16du:dateUtc="2024-10-09T14:25:00Z">
              <w:rPr>
                <w:rFonts w:ascii="Cambria Math" w:hAnsi="Cambria Math"/>
              </w:rPr>
              <m:t>σ=E</m:t>
            </w:del>
          </m:r>
          <m:d>
            <m:dPr>
              <m:ctrlPr>
                <w:del w:id="962" w:author="Walgren, Patrick" w:date="2024-10-09T08:25:00Z" w16du:dateUtc="2024-10-09T14:25:00Z">
                  <w:rPr>
                    <w:rFonts w:ascii="Cambria Math" w:hAnsi="Cambria Math"/>
                    <w:i/>
                  </w:rPr>
                </w:del>
              </m:ctrlPr>
            </m:dPr>
            <m:e>
              <m:r>
                <w:del w:id="963" w:author="Walgren, Patrick" w:date="2024-10-09T08:25:00Z" w16du:dateUtc="2024-10-09T14:25:00Z">
                  <w:rPr>
                    <w:rFonts w:ascii="Cambria Math" w:hAnsi="Cambria Math"/>
                  </w:rPr>
                  <m:t>ξ</m:t>
                </w:del>
              </m:r>
            </m:e>
          </m:d>
          <m:d>
            <m:dPr>
              <m:begChr m:val="["/>
              <m:endChr m:val="]"/>
              <m:ctrlPr>
                <w:del w:id="964" w:author="Walgren, Patrick" w:date="2024-10-09T08:25:00Z" w16du:dateUtc="2024-10-09T14:25:00Z">
                  <w:rPr>
                    <w:rFonts w:ascii="Cambria Math" w:hAnsi="Cambria Math"/>
                    <w:i/>
                  </w:rPr>
                </w:del>
              </m:ctrlPr>
            </m:dPr>
            <m:e>
              <m:r>
                <w:del w:id="965" w:author="Walgren, Patrick" w:date="2024-10-09T08:25:00Z" w16du:dateUtc="2024-10-09T14:25:00Z">
                  <w:rPr>
                    <w:rFonts w:ascii="Cambria Math" w:hAnsi="Cambria Math"/>
                  </w:rPr>
                  <m:t>ε-</m:t>
                </w:del>
              </m:r>
              <m:sSup>
                <m:sSupPr>
                  <m:ctrlPr>
                    <w:del w:id="966" w:author="Walgren, Patrick" w:date="2024-10-09T08:25:00Z" w16du:dateUtc="2024-10-09T14:25:00Z">
                      <w:rPr>
                        <w:rFonts w:ascii="Cambria Math" w:hAnsi="Cambria Math"/>
                        <w:i/>
                      </w:rPr>
                    </w:del>
                  </m:ctrlPr>
                </m:sSupPr>
                <m:e>
                  <m:r>
                    <w:del w:id="967" w:author="Walgren, Patrick" w:date="2024-10-09T08:25:00Z" w16du:dateUtc="2024-10-09T14:25:00Z">
                      <w:rPr>
                        <w:rFonts w:ascii="Cambria Math" w:hAnsi="Cambria Math"/>
                      </w:rPr>
                      <m:t>ε</m:t>
                    </w:del>
                  </m:r>
                </m:e>
                <m:sup>
                  <m:r>
                    <w:del w:id="968" w:author="Walgren, Patrick" w:date="2024-10-09T08:25:00Z" w16du:dateUtc="2024-10-09T14:25:00Z">
                      <w:rPr>
                        <w:rFonts w:ascii="Cambria Math" w:hAnsi="Cambria Math"/>
                      </w:rPr>
                      <m:t>t</m:t>
                    </w:del>
                  </m:r>
                </m:sup>
              </m:sSup>
              <m:r>
                <w:del w:id="969" w:author="Walgren, Patrick" w:date="2024-10-09T08:25:00Z" w16du:dateUtc="2024-10-09T14:25:00Z">
                  <w:rPr>
                    <w:rFonts w:ascii="Cambria Math" w:hAnsi="Cambria Math"/>
                  </w:rPr>
                  <m:t>-α</m:t>
                </w:del>
              </m:r>
              <m:r>
                <w:del w:id="970" w:author="Walgren, Patrick" w:date="2024-10-09T08:25:00Z" w16du:dateUtc="2024-10-09T14:25:00Z">
                  <m:rPr>
                    <m:sty m:val="p"/>
                  </m:rPr>
                  <w:rPr>
                    <w:rFonts w:ascii="Cambria Math" w:hAnsi="Cambria Math"/>
                  </w:rPr>
                  <m:t>Δ</m:t>
                </w:del>
              </m:r>
              <m:r>
                <w:del w:id="971" w:author="Walgren, Patrick" w:date="2024-10-09T08:25:00Z" w16du:dateUtc="2024-10-09T14:25:00Z">
                  <w:rPr>
                    <w:rFonts w:ascii="Cambria Math" w:hAnsi="Cambria Math"/>
                  </w:rPr>
                  <m:t>T</m:t>
                </w:del>
              </m:r>
            </m:e>
          </m:d>
          <m:r>
            <w:del w:id="972" w:author="Walgren, Patrick" w:date="2024-10-09T08:25:00Z" w16du:dateUtc="2024-10-09T14:25:00Z">
              <w:rPr>
                <w:rFonts w:ascii="Cambria Math" w:hAnsi="Cambria Math"/>
              </w:rPr>
              <m:t>=</m:t>
            </w:del>
          </m:r>
          <m:sSup>
            <m:sSupPr>
              <m:ctrlPr>
                <w:del w:id="973" w:author="Walgren, Patrick" w:date="2024-10-09T08:25:00Z" w16du:dateUtc="2024-10-09T14:25:00Z">
                  <w:rPr>
                    <w:rFonts w:ascii="Cambria Math" w:hAnsi="Cambria Math"/>
                    <w:i/>
                  </w:rPr>
                </w:del>
              </m:ctrlPr>
            </m:sSupPr>
            <m:e>
              <m:r>
                <w:del w:id="974" w:author="Walgren, Patrick" w:date="2024-10-09T08:25:00Z" w16du:dateUtc="2024-10-09T14:25:00Z">
                  <w:rPr>
                    <w:rFonts w:ascii="Cambria Math" w:hAnsi="Cambria Math"/>
                  </w:rPr>
                  <m:t>E</m:t>
                </w:del>
              </m:r>
            </m:e>
            <m:sup>
              <m:r>
                <w:del w:id="975" w:author="Walgren, Patrick" w:date="2024-10-09T08:25:00Z" w16du:dateUtc="2024-10-09T14:25:00Z">
                  <w:rPr>
                    <w:rFonts w:ascii="Cambria Math" w:hAnsi="Cambria Math"/>
                  </w:rPr>
                  <m:t>A</m:t>
                </w:del>
              </m:r>
            </m:sup>
          </m:sSup>
          <m:r>
            <w:del w:id="976" w:author="Walgren, Patrick" w:date="2024-10-09T08:25:00Z" w16du:dateUtc="2024-10-09T14:25:00Z">
              <w:rPr>
                <w:rFonts w:ascii="Cambria Math" w:hAnsi="Cambria Math"/>
              </w:rPr>
              <m:t>ε.</m:t>
            </w:del>
          </m:r>
        </m:oMath>
      </m:oMathPara>
    </w:p>
    <w:p w14:paraId="2473EEBF" w14:textId="6960C44A" w:rsidR="00DE027B" w:rsidDel="00446705" w:rsidRDefault="00DE027B" w:rsidP="007A7F3B">
      <w:pPr>
        <w:rPr>
          <w:del w:id="977" w:author="Walgren, Patrick" w:date="2024-10-09T08:25:00Z" w16du:dateUtc="2024-10-09T14:25:00Z"/>
          <w:rFonts w:eastAsiaTheme="minorEastAsia"/>
        </w:rPr>
      </w:pPr>
      <w:del w:id="978" w:author="Walgren, Patrick" w:date="2024-10-09T08:25:00Z" w16du:dateUtc="2024-10-09T14:25:00Z">
        <w:r w:rsidDel="00446705">
          <w:rPr>
            <w:rFonts w:eastAsiaTheme="minorEastAsia"/>
          </w:rPr>
          <w:delText xml:space="preserve">Austenite elastic modulus is the best-fit linear coefficient from this equation. </w:delText>
        </w:r>
      </w:del>
    </w:p>
    <w:p w14:paraId="730B4AF9" w14:textId="4C0E9F60" w:rsidR="00EB0ACE" w:rsidDel="00446705" w:rsidRDefault="00DE027B" w:rsidP="007A7F3B">
      <w:pPr>
        <w:rPr>
          <w:del w:id="979" w:author="Walgren, Patrick" w:date="2024-10-09T08:25:00Z" w16du:dateUtc="2024-10-09T14:25:00Z"/>
          <w:rFonts w:eastAsiaTheme="minorEastAsia"/>
        </w:rPr>
      </w:pPr>
      <w:bookmarkStart w:id="980" w:name="_Hlk164411827"/>
      <w:del w:id="981" w:author="Walgren, Patrick" w:date="2024-10-09T08:25:00Z" w16du:dateUtc="2024-10-09T14:25:00Z">
        <w:r w:rsidRPr="00A81DBD" w:rsidDel="00446705">
          <w:rPr>
            <w:rFonts w:eastAsiaTheme="minorEastAsia"/>
            <w:highlight w:val="yellow"/>
          </w:rPr>
          <w:delText>At this point, the analyst has two choices in terms of calculating the rest of the thermoelastic and transformation strain properties.</w:delText>
        </w:r>
        <w:r w:rsidDel="00446705">
          <w:rPr>
            <w:rFonts w:eastAsiaTheme="minorEastAsia"/>
          </w:rPr>
          <w:delText xml:space="preserve"> </w:delText>
        </w:r>
        <w:bookmarkEnd w:id="980"/>
        <w:r w:rsidDel="00446705">
          <w:rPr>
            <w:rFonts w:eastAsiaTheme="minorEastAsia"/>
          </w:rPr>
          <w:delText>First, t</w:delText>
        </w:r>
      </w:del>
      <w:ins w:id="982" w:author="Mingear, Jacob Lee" w:date="2024-10-07T16:45:00Z" w16du:dateUtc="2024-10-07T22:45:00Z">
        <w:del w:id="983" w:author="Walgren, Patrick" w:date="2024-10-09T08:25:00Z" w16du:dateUtc="2024-10-09T14:25:00Z">
          <w:r w:rsidR="00BE0AE7" w:rsidDel="00446705">
            <w:rPr>
              <w:rFonts w:eastAsiaTheme="minorEastAsia"/>
            </w:rPr>
            <w:delText>T</w:delText>
          </w:r>
        </w:del>
      </w:ins>
      <w:del w:id="984" w:author="Walgren, Patrick" w:date="2024-10-09T08:25:00Z" w16du:dateUtc="2024-10-09T14:25:00Z">
        <w:r w:rsidDel="00446705">
          <w:rPr>
            <w:rFonts w:eastAsiaTheme="minorEastAsia"/>
          </w:rPr>
          <w:delText xml:space="preserve">he coefficient of thermal expansion </w:delText>
        </w:r>
      </w:del>
      <m:oMath>
        <m:r>
          <w:del w:id="985" w:author="Walgren, Patrick" w:date="2024-10-09T08:25:00Z" w16du:dateUtc="2024-10-09T14:25:00Z">
            <w:rPr>
              <w:rFonts w:ascii="Cambria Math" w:hAnsi="Cambria Math"/>
            </w:rPr>
            <m:t>α</m:t>
          </w:del>
        </m:r>
      </m:oMath>
      <w:del w:id="986" w:author="Walgren, Patrick" w:date="2024-10-09T08:25:00Z" w16du:dateUtc="2024-10-09T14:25:00Z">
        <w:r w:rsidDel="00446705">
          <w:rPr>
            <w:rFonts w:eastAsiaTheme="minorEastAsia"/>
          </w:rPr>
          <w:delText xml:space="preserve"> can be calculated separately </w:delText>
        </w:r>
        <w:r w:rsidR="00EB0ACE" w:rsidDel="00446705">
          <w:rPr>
            <w:rFonts w:eastAsiaTheme="minorEastAsia"/>
          </w:rPr>
          <w:delText xml:space="preserve">by extracting the total strain at another temperature </w:delText>
        </w:r>
      </w:del>
      <m:oMath>
        <m:sSub>
          <m:sSubPr>
            <m:ctrlPr>
              <w:del w:id="987" w:author="Walgren, Patrick" w:date="2024-10-09T08:25:00Z" w16du:dateUtc="2024-10-09T14:25:00Z">
                <w:rPr>
                  <w:rFonts w:ascii="Cambria Math" w:eastAsiaTheme="minorEastAsia" w:hAnsi="Cambria Math"/>
                  <w:i/>
                </w:rPr>
              </w:del>
            </m:ctrlPr>
          </m:sSubPr>
          <m:e>
            <m:r>
              <w:del w:id="988" w:author="Walgren, Patrick" w:date="2024-10-09T08:25:00Z" w16du:dateUtc="2024-10-09T14:25:00Z">
                <w:rPr>
                  <w:rFonts w:ascii="Cambria Math" w:eastAsiaTheme="minorEastAsia" w:hAnsi="Cambria Math"/>
                </w:rPr>
                <m:t>T</m:t>
              </w:del>
            </m:r>
          </m:e>
          <m:sub>
            <m:r>
              <w:del w:id="989" w:author="Walgren, Patrick" w:date="2024-10-09T08:25:00Z" w16du:dateUtc="2024-10-09T14:25:00Z">
                <w:rPr>
                  <w:rFonts w:ascii="Cambria Math" w:eastAsiaTheme="minorEastAsia" w:hAnsi="Cambria Math"/>
                </w:rPr>
                <m:t>2</m:t>
              </w:del>
            </m:r>
          </m:sub>
        </m:sSub>
        <m:r>
          <w:del w:id="990" w:author="Walgren, Patrick" w:date="2024-10-09T08:25:00Z" w16du:dateUtc="2024-10-09T14:25:00Z">
            <w:rPr>
              <w:rFonts w:ascii="Cambria Math" w:eastAsiaTheme="minorEastAsia" w:hAnsi="Cambria Math"/>
            </w:rPr>
            <m:t>&gt;</m:t>
          </w:del>
        </m:r>
        <m:sSub>
          <m:sSubPr>
            <m:ctrlPr>
              <w:del w:id="991" w:author="Walgren, Patrick" w:date="2024-10-09T08:25:00Z" w16du:dateUtc="2024-10-09T14:25:00Z">
                <w:rPr>
                  <w:rFonts w:ascii="Cambria Math" w:eastAsiaTheme="minorEastAsia" w:hAnsi="Cambria Math"/>
                  <w:i/>
                </w:rPr>
              </w:del>
            </m:ctrlPr>
          </m:sSubPr>
          <m:e>
            <m:r>
              <w:del w:id="992" w:author="Walgren, Patrick" w:date="2024-10-09T08:25:00Z" w16du:dateUtc="2024-10-09T14:25:00Z">
                <w:rPr>
                  <w:rFonts w:ascii="Cambria Math" w:eastAsiaTheme="minorEastAsia" w:hAnsi="Cambria Math"/>
                </w:rPr>
                <m:t>A</m:t>
              </w:del>
            </m:r>
          </m:e>
          <m:sub>
            <m:r>
              <w:del w:id="993" w:author="Walgren, Patrick" w:date="2024-10-09T08:25:00Z" w16du:dateUtc="2024-10-09T14:25:00Z">
                <w:rPr>
                  <w:rFonts w:ascii="Cambria Math" w:eastAsiaTheme="minorEastAsia" w:hAnsi="Cambria Math"/>
                </w:rPr>
                <m:t>f</m:t>
              </w:del>
            </m:r>
          </m:sub>
        </m:sSub>
      </m:oMath>
      <w:del w:id="994" w:author="Walgren, Patrick" w:date="2024-10-09T08:25:00Z" w16du:dateUtc="2024-10-09T14:25:00Z">
        <w:r w:rsidR="00EB0ACE" w:rsidDel="00446705">
          <w:rPr>
            <w:rFonts w:eastAsiaTheme="minorEastAsia"/>
          </w:rPr>
          <w:delText>:</w:delText>
        </w:r>
      </w:del>
    </w:p>
    <w:p w14:paraId="373C616B" w14:textId="7834D141" w:rsidR="00DE027B" w:rsidRPr="00EB0ACE" w:rsidDel="00446705" w:rsidRDefault="00EB0ACE" w:rsidP="00EB0ACE">
      <w:pPr>
        <w:jc w:val="center"/>
        <w:rPr>
          <w:del w:id="995" w:author="Walgren, Patrick" w:date="2024-10-09T08:25:00Z" w16du:dateUtc="2024-10-09T14:25:00Z"/>
          <w:rFonts w:eastAsiaTheme="minorEastAsia"/>
        </w:rPr>
      </w:pPr>
      <m:oMathPara>
        <m:oMath>
          <m:r>
            <w:del w:id="996" w:author="Walgren, Patrick" w:date="2024-10-09T08:25:00Z" w16du:dateUtc="2024-10-09T14:25:00Z">
              <w:rPr>
                <w:rFonts w:ascii="Cambria Math" w:eastAsiaTheme="minorEastAsia" w:hAnsi="Cambria Math"/>
              </w:rPr>
              <m:t>σ=</m:t>
            </w:del>
          </m:r>
          <m:sSup>
            <m:sSupPr>
              <m:ctrlPr>
                <w:del w:id="997" w:author="Walgren, Patrick" w:date="2024-10-09T08:25:00Z" w16du:dateUtc="2024-10-09T14:25:00Z">
                  <w:rPr>
                    <w:rFonts w:ascii="Cambria Math" w:eastAsiaTheme="minorEastAsia" w:hAnsi="Cambria Math"/>
                    <w:i/>
                  </w:rPr>
                </w:del>
              </m:ctrlPr>
            </m:sSupPr>
            <m:e>
              <m:r>
                <w:del w:id="998" w:author="Walgren, Patrick" w:date="2024-10-09T08:25:00Z" w16du:dateUtc="2024-10-09T14:25:00Z">
                  <w:rPr>
                    <w:rFonts w:ascii="Cambria Math" w:eastAsiaTheme="minorEastAsia" w:hAnsi="Cambria Math"/>
                  </w:rPr>
                  <m:t>E</m:t>
                </w:del>
              </m:r>
            </m:e>
            <m:sup>
              <m:r>
                <w:del w:id="999" w:author="Walgren, Patrick" w:date="2024-10-09T08:25:00Z" w16du:dateUtc="2024-10-09T14:25:00Z">
                  <w:rPr>
                    <w:rFonts w:ascii="Cambria Math" w:eastAsiaTheme="minorEastAsia" w:hAnsi="Cambria Math"/>
                  </w:rPr>
                  <m:t>A</m:t>
                </w:del>
              </m:r>
            </m:sup>
          </m:sSup>
          <m:d>
            <m:dPr>
              <m:begChr m:val="["/>
              <m:endChr m:val="]"/>
              <m:ctrlPr>
                <w:del w:id="1000" w:author="Walgren, Patrick" w:date="2024-10-09T08:25:00Z" w16du:dateUtc="2024-10-09T14:25:00Z">
                  <w:rPr>
                    <w:rFonts w:ascii="Cambria Math" w:eastAsiaTheme="minorEastAsia" w:hAnsi="Cambria Math"/>
                    <w:i/>
                  </w:rPr>
                </w:del>
              </m:ctrlPr>
            </m:dPr>
            <m:e>
              <m:r>
                <w:del w:id="1001" w:author="Walgren, Patrick" w:date="2024-10-09T08:25:00Z" w16du:dateUtc="2024-10-09T14:25:00Z">
                  <w:rPr>
                    <w:rFonts w:ascii="Cambria Math" w:eastAsiaTheme="minorEastAsia" w:hAnsi="Cambria Math"/>
                  </w:rPr>
                  <m:t>ε- α</m:t>
                </w:del>
              </m:r>
              <m:d>
                <m:dPr>
                  <m:ctrlPr>
                    <w:del w:id="1002" w:author="Walgren, Patrick" w:date="2024-10-09T08:25:00Z" w16du:dateUtc="2024-10-09T14:25:00Z">
                      <w:rPr>
                        <w:rFonts w:ascii="Cambria Math" w:eastAsiaTheme="minorEastAsia" w:hAnsi="Cambria Math"/>
                        <w:i/>
                      </w:rPr>
                    </w:del>
                  </m:ctrlPr>
                </m:dPr>
                <m:e>
                  <m:sSub>
                    <m:sSubPr>
                      <m:ctrlPr>
                        <w:del w:id="1003" w:author="Walgren, Patrick" w:date="2024-10-09T08:25:00Z" w16du:dateUtc="2024-10-09T14:25:00Z">
                          <w:rPr>
                            <w:rFonts w:ascii="Cambria Math" w:eastAsiaTheme="minorEastAsia" w:hAnsi="Cambria Math"/>
                            <w:i/>
                          </w:rPr>
                        </w:del>
                      </m:ctrlPr>
                    </m:sSubPr>
                    <m:e>
                      <m:r>
                        <w:del w:id="1004" w:author="Walgren, Patrick" w:date="2024-10-09T08:25:00Z" w16du:dateUtc="2024-10-09T14:25:00Z">
                          <w:rPr>
                            <w:rFonts w:ascii="Cambria Math" w:eastAsiaTheme="minorEastAsia" w:hAnsi="Cambria Math"/>
                          </w:rPr>
                          <m:t>T</m:t>
                        </w:del>
                      </m:r>
                    </m:e>
                    <m:sub>
                      <m:r>
                        <w:del w:id="1005" w:author="Walgren, Patrick" w:date="2024-10-09T08:25:00Z" w16du:dateUtc="2024-10-09T14:25:00Z">
                          <w:rPr>
                            <w:rFonts w:ascii="Cambria Math" w:eastAsiaTheme="minorEastAsia" w:hAnsi="Cambria Math"/>
                          </w:rPr>
                          <m:t>2</m:t>
                        </w:del>
                      </m:r>
                    </m:sub>
                  </m:sSub>
                  <m:r>
                    <w:del w:id="1006" w:author="Walgren, Patrick" w:date="2024-10-09T08:25:00Z" w16du:dateUtc="2024-10-09T14:25:00Z">
                      <w:rPr>
                        <w:rFonts w:ascii="Cambria Math" w:eastAsiaTheme="minorEastAsia" w:hAnsi="Cambria Math"/>
                      </w:rPr>
                      <m:t>-</m:t>
                    </w:del>
                  </m:r>
                  <m:sSub>
                    <m:sSubPr>
                      <m:ctrlPr>
                        <w:del w:id="1007" w:author="Walgren, Patrick" w:date="2024-10-09T08:25:00Z" w16du:dateUtc="2024-10-09T14:25:00Z">
                          <w:rPr>
                            <w:rFonts w:ascii="Cambria Math" w:eastAsiaTheme="minorEastAsia" w:hAnsi="Cambria Math"/>
                            <w:i/>
                          </w:rPr>
                        </w:del>
                      </m:ctrlPr>
                    </m:sSubPr>
                    <m:e>
                      <m:r>
                        <w:del w:id="1008" w:author="Walgren, Patrick" w:date="2024-10-09T08:25:00Z" w16du:dateUtc="2024-10-09T14:25:00Z">
                          <w:rPr>
                            <w:rFonts w:ascii="Cambria Math" w:eastAsiaTheme="minorEastAsia" w:hAnsi="Cambria Math"/>
                          </w:rPr>
                          <m:t>T</m:t>
                        </w:del>
                      </m:r>
                    </m:e>
                    <m:sub>
                      <m:r>
                        <w:del w:id="1009" w:author="Walgren, Patrick" w:date="2024-10-09T08:25:00Z" w16du:dateUtc="2024-10-09T14:25:00Z">
                          <w:rPr>
                            <w:rFonts w:ascii="Cambria Math" w:eastAsiaTheme="minorEastAsia" w:hAnsi="Cambria Math"/>
                          </w:rPr>
                          <m:t>ref</m:t>
                        </w:del>
                      </m:r>
                    </m:sub>
                  </m:sSub>
                </m:e>
              </m:d>
            </m:e>
          </m:d>
          <m:r>
            <w:del w:id="1010" w:author="Walgren, Patrick" w:date="2024-10-09T08:25:00Z" w16du:dateUtc="2024-10-09T14:25:00Z">
              <w:rPr>
                <w:rFonts w:ascii="Cambria Math" w:eastAsiaTheme="minorEastAsia" w:hAnsi="Cambria Math"/>
              </w:rPr>
              <m:t>.</m:t>
            </w:del>
          </m:r>
        </m:oMath>
      </m:oMathPara>
    </w:p>
    <w:p w14:paraId="0DD520FD" w14:textId="478F72B2" w:rsidR="00EB0ACE" w:rsidDel="00446705" w:rsidRDefault="00EB0ACE" w:rsidP="00BE0AE7">
      <w:pPr>
        <w:rPr>
          <w:del w:id="1011" w:author="Walgren, Patrick" w:date="2024-10-09T08:25:00Z" w16du:dateUtc="2024-10-09T14:25:00Z"/>
          <w:rFonts w:eastAsiaTheme="minorEastAsia"/>
        </w:rPr>
      </w:pPr>
      <w:del w:id="1012" w:author="Walgren, Patrick" w:date="2024-10-09T08:25:00Z" w16du:dateUtc="2024-10-09T14:25:00Z">
        <w:r w:rsidDel="00446705">
          <w:delText xml:space="preserve">Alternatively, coefficient of thermal expansion </w:delText>
        </w:r>
      </w:del>
      <m:oMath>
        <m:r>
          <w:del w:id="1013" w:author="Walgren, Patrick" w:date="2024-10-09T08:25:00Z" w16du:dateUtc="2024-10-09T14:25:00Z">
            <w:rPr>
              <w:rFonts w:ascii="Cambria Math" w:hAnsi="Cambria Math"/>
            </w:rPr>
            <m:t>α</m:t>
          </w:del>
        </m:r>
      </m:oMath>
      <w:del w:id="1014" w:author="Walgren, Patrick" w:date="2024-10-09T08:25:00Z" w16du:dateUtc="2024-10-09T14:25:00Z">
        <w:r w:rsidDel="00446705">
          <w:rPr>
            <w:rFonts w:eastAsiaTheme="minorEastAsia"/>
          </w:rPr>
          <w:delText xml:space="preserve"> can be found concurrently with the other thermoelastic and transformation strain properties via a nonlinear system of equations. At a temperature </w:delText>
        </w:r>
      </w:del>
      <m:oMath>
        <m:sSub>
          <m:sSubPr>
            <m:ctrlPr>
              <w:del w:id="1015" w:author="Walgren, Patrick" w:date="2024-10-09T08:25:00Z" w16du:dateUtc="2024-10-09T14:25:00Z">
                <w:rPr>
                  <w:rFonts w:ascii="Cambria Math" w:eastAsiaTheme="minorEastAsia" w:hAnsi="Cambria Math"/>
                  <w:i/>
                </w:rPr>
              </w:del>
            </m:ctrlPr>
          </m:sSubPr>
          <m:e>
            <m:r>
              <w:del w:id="1016" w:author="Walgren, Patrick" w:date="2024-10-09T08:25:00Z" w16du:dateUtc="2024-10-09T14:25:00Z">
                <w:rPr>
                  <w:rFonts w:ascii="Cambria Math" w:eastAsiaTheme="minorEastAsia" w:hAnsi="Cambria Math"/>
                </w:rPr>
                <m:t>T</m:t>
              </w:del>
            </m:r>
          </m:e>
          <m:sub>
            <m:r>
              <w:del w:id="1017" w:author="Walgren, Patrick" w:date="2024-10-09T08:25:00Z" w16du:dateUtc="2024-10-09T14:25:00Z">
                <w:rPr>
                  <w:rFonts w:ascii="Cambria Math" w:eastAsiaTheme="minorEastAsia" w:hAnsi="Cambria Math"/>
                </w:rPr>
                <m:t>3</m:t>
              </w:del>
            </m:r>
          </m:sub>
        </m:sSub>
        <m:r>
          <w:del w:id="1018" w:author="Walgren, Patrick" w:date="2024-10-09T08:25:00Z" w16du:dateUtc="2024-10-09T14:25:00Z">
            <w:rPr>
              <w:rFonts w:ascii="Cambria Math" w:eastAsiaTheme="minorEastAsia" w:hAnsi="Cambria Math"/>
            </w:rPr>
            <m:t>&lt;</m:t>
          </w:del>
        </m:r>
        <m:sSub>
          <m:sSubPr>
            <m:ctrlPr>
              <w:del w:id="1019" w:author="Walgren, Patrick" w:date="2024-10-09T08:25:00Z" w16du:dateUtc="2024-10-09T14:25:00Z">
                <w:rPr>
                  <w:rFonts w:ascii="Cambria Math" w:eastAsiaTheme="minorEastAsia" w:hAnsi="Cambria Math"/>
                  <w:i/>
                </w:rPr>
              </w:del>
            </m:ctrlPr>
          </m:sSubPr>
          <m:e>
            <m:r>
              <w:del w:id="1020" w:author="Walgren, Patrick" w:date="2024-10-09T08:25:00Z" w16du:dateUtc="2024-10-09T14:25:00Z">
                <w:rPr>
                  <w:rFonts w:ascii="Cambria Math" w:eastAsiaTheme="minorEastAsia" w:hAnsi="Cambria Math"/>
                </w:rPr>
                <m:t>M</m:t>
              </w:del>
            </m:r>
          </m:e>
          <m:sub>
            <m:r>
              <w:del w:id="1021" w:author="Walgren, Patrick" w:date="2024-10-09T08:25:00Z" w16du:dateUtc="2024-10-09T14:25:00Z">
                <w:rPr>
                  <w:rFonts w:ascii="Cambria Math" w:eastAsiaTheme="minorEastAsia" w:hAnsi="Cambria Math"/>
                </w:rPr>
                <m:t>f</m:t>
              </w:del>
            </m:r>
          </m:sub>
        </m:sSub>
      </m:oMath>
      <w:del w:id="1022" w:author="Walgren, Patrick" w:date="2024-10-09T08:25:00Z" w16du:dateUtc="2024-10-09T14:25:00Z">
        <w:r w:rsidDel="00446705">
          <w:rPr>
            <w:rFonts w:eastAsiaTheme="minorEastAsia"/>
          </w:rPr>
          <w:delText>, Hooke’s Law can be written as:</w:delText>
        </w:r>
      </w:del>
    </w:p>
    <w:p w14:paraId="07C819BD" w14:textId="51EF6D21" w:rsidR="00EB0ACE" w:rsidRPr="00EB0ACE" w:rsidDel="00446705" w:rsidRDefault="00EB0ACE" w:rsidP="00BE0AE7">
      <w:pPr>
        <w:rPr>
          <w:del w:id="1023" w:author="Walgren, Patrick" w:date="2024-10-09T08:25:00Z" w16du:dateUtc="2024-10-09T14:25:00Z"/>
          <w:rFonts w:eastAsiaTheme="minorEastAsia"/>
        </w:rPr>
      </w:pPr>
      <m:oMathPara>
        <m:oMath>
          <m:r>
            <w:del w:id="1024" w:author="Walgren, Patrick" w:date="2024-10-09T08:25:00Z" w16du:dateUtc="2024-10-09T14:25:00Z">
              <w:rPr>
                <w:rFonts w:ascii="Cambria Math" w:hAnsi="Cambria Math"/>
              </w:rPr>
              <m:t>σ=</m:t>
            </w:del>
          </m:r>
          <m:sSup>
            <m:sSupPr>
              <m:ctrlPr>
                <w:del w:id="1025" w:author="Walgren, Patrick" w:date="2024-10-09T08:25:00Z" w16du:dateUtc="2024-10-09T14:25:00Z">
                  <w:rPr>
                    <w:rFonts w:ascii="Cambria Math" w:hAnsi="Cambria Math"/>
                    <w:i/>
                  </w:rPr>
                </w:del>
              </m:ctrlPr>
            </m:sSupPr>
            <m:e>
              <m:r>
                <w:del w:id="1026" w:author="Walgren, Patrick" w:date="2024-10-09T08:25:00Z" w16du:dateUtc="2024-10-09T14:25:00Z">
                  <w:rPr>
                    <w:rFonts w:ascii="Cambria Math" w:hAnsi="Cambria Math"/>
                  </w:rPr>
                  <m:t>E</m:t>
                </w:del>
              </m:r>
            </m:e>
            <m:sup>
              <m:r>
                <w:del w:id="1027" w:author="Walgren, Patrick" w:date="2024-10-09T08:25:00Z" w16du:dateUtc="2024-10-09T14:25:00Z">
                  <w:rPr>
                    <w:rFonts w:ascii="Cambria Math" w:hAnsi="Cambria Math"/>
                  </w:rPr>
                  <m:t>M</m:t>
                </w:del>
              </m:r>
            </m:sup>
          </m:sSup>
          <m:d>
            <m:dPr>
              <m:begChr m:val="["/>
              <m:endChr m:val="]"/>
              <m:ctrlPr>
                <w:del w:id="1028" w:author="Walgren, Patrick" w:date="2024-10-09T08:25:00Z" w16du:dateUtc="2024-10-09T14:25:00Z">
                  <w:rPr>
                    <w:rFonts w:ascii="Cambria Math" w:hAnsi="Cambria Math"/>
                    <w:i/>
                  </w:rPr>
                </w:del>
              </m:ctrlPr>
            </m:dPr>
            <m:e>
              <m:r>
                <w:del w:id="1029" w:author="Walgren, Patrick" w:date="2024-10-09T08:25:00Z" w16du:dateUtc="2024-10-09T14:25:00Z">
                  <w:rPr>
                    <w:rFonts w:ascii="Cambria Math" w:hAnsi="Cambria Math"/>
                  </w:rPr>
                  <m:t>ε-</m:t>
                </w:del>
              </m:r>
              <m:sSup>
                <m:sSupPr>
                  <m:ctrlPr>
                    <w:del w:id="1030" w:author="Walgren, Patrick" w:date="2024-10-09T08:25:00Z" w16du:dateUtc="2024-10-09T14:25:00Z">
                      <w:rPr>
                        <w:rFonts w:ascii="Cambria Math" w:hAnsi="Cambria Math"/>
                        <w:i/>
                      </w:rPr>
                    </w:del>
                  </m:ctrlPr>
                </m:sSupPr>
                <m:e>
                  <m:r>
                    <w:del w:id="1031" w:author="Walgren, Patrick" w:date="2024-10-09T08:25:00Z" w16du:dateUtc="2024-10-09T14:25:00Z">
                      <w:rPr>
                        <w:rFonts w:ascii="Cambria Math" w:hAnsi="Cambria Math"/>
                      </w:rPr>
                      <m:t>ε</m:t>
                    </w:del>
                  </m:r>
                </m:e>
                <m:sup>
                  <m:r>
                    <w:del w:id="1032" w:author="Walgren, Patrick" w:date="2024-10-09T08:25:00Z" w16du:dateUtc="2024-10-09T14:25:00Z">
                      <w:rPr>
                        <w:rFonts w:ascii="Cambria Math" w:hAnsi="Cambria Math"/>
                      </w:rPr>
                      <m:t>t</m:t>
                    </w:del>
                  </m:r>
                </m:sup>
              </m:sSup>
              <m:r>
                <w:del w:id="1033" w:author="Walgren, Patrick" w:date="2024-10-09T08:25:00Z" w16du:dateUtc="2024-10-09T14:25:00Z">
                  <w:rPr>
                    <w:rFonts w:ascii="Cambria Math" w:hAnsi="Cambria Math"/>
                  </w:rPr>
                  <m:t>-α</m:t>
                </w:del>
              </m:r>
              <m:r>
                <w:del w:id="1034" w:author="Walgren, Patrick" w:date="2024-10-09T08:25:00Z" w16du:dateUtc="2024-10-09T14:25:00Z">
                  <m:rPr>
                    <m:sty m:val="p"/>
                  </m:rPr>
                  <w:rPr>
                    <w:rFonts w:ascii="Cambria Math" w:hAnsi="Cambria Math"/>
                  </w:rPr>
                  <m:t>Δ</m:t>
                </w:del>
              </m:r>
              <m:r>
                <w:del w:id="1035" w:author="Walgren, Patrick" w:date="2024-10-09T08:25:00Z" w16du:dateUtc="2024-10-09T14:25:00Z">
                  <w:rPr>
                    <w:rFonts w:ascii="Cambria Math" w:hAnsi="Cambria Math"/>
                  </w:rPr>
                  <m:t>T</m:t>
                </w:del>
              </m:r>
            </m:e>
          </m:d>
          <m:r>
            <w:del w:id="1036" w:author="Walgren, Patrick" w:date="2024-10-09T08:25:00Z" w16du:dateUtc="2024-10-09T14:25:00Z">
              <w:rPr>
                <w:rFonts w:ascii="Cambria Math" w:hAnsi="Cambria Math"/>
              </w:rPr>
              <m:t>=</m:t>
            </w:del>
          </m:r>
          <m:sSup>
            <m:sSupPr>
              <m:ctrlPr>
                <w:del w:id="1037" w:author="Walgren, Patrick" w:date="2024-10-09T08:25:00Z" w16du:dateUtc="2024-10-09T14:25:00Z">
                  <w:rPr>
                    <w:rFonts w:ascii="Cambria Math" w:hAnsi="Cambria Math"/>
                    <w:i/>
                  </w:rPr>
                </w:del>
              </m:ctrlPr>
            </m:sSupPr>
            <m:e>
              <m:r>
                <w:del w:id="1038" w:author="Walgren, Patrick" w:date="2024-10-09T08:25:00Z" w16du:dateUtc="2024-10-09T14:25:00Z">
                  <w:rPr>
                    <w:rFonts w:ascii="Cambria Math" w:hAnsi="Cambria Math"/>
                  </w:rPr>
                  <m:t>E</m:t>
                </w:del>
              </m:r>
            </m:e>
            <m:sup>
              <m:r>
                <w:del w:id="1039" w:author="Walgren, Patrick" w:date="2024-10-09T08:25:00Z" w16du:dateUtc="2024-10-09T14:25:00Z">
                  <w:rPr>
                    <w:rFonts w:ascii="Cambria Math" w:hAnsi="Cambria Math"/>
                  </w:rPr>
                  <m:t>M</m:t>
                </w:del>
              </m:r>
            </m:sup>
          </m:sSup>
          <m:r>
            <w:del w:id="1040" w:author="Walgren, Patrick" w:date="2024-10-09T08:25:00Z" w16du:dateUtc="2024-10-09T14:25:00Z">
              <w:rPr>
                <w:rFonts w:ascii="Cambria Math" w:hAnsi="Cambria Math"/>
              </w:rPr>
              <m:t>[ε-</m:t>
            </w:del>
          </m:r>
          <m:sSub>
            <m:sSubPr>
              <m:ctrlPr>
                <w:del w:id="1041" w:author="Walgren, Patrick" w:date="2024-10-09T08:25:00Z" w16du:dateUtc="2024-10-09T14:25:00Z">
                  <w:rPr>
                    <w:rFonts w:ascii="Cambria Math" w:hAnsi="Cambria Math"/>
                    <w:i/>
                  </w:rPr>
                </w:del>
              </m:ctrlPr>
            </m:sSubPr>
            <m:e>
              <m:r>
                <w:del w:id="1042" w:author="Walgren, Patrick" w:date="2024-10-09T08:25:00Z" w16du:dateUtc="2024-10-09T14:25:00Z">
                  <w:rPr>
                    <w:rFonts w:ascii="Cambria Math" w:hAnsi="Cambria Math"/>
                  </w:rPr>
                  <m:t>H</m:t>
                </w:del>
              </m:r>
            </m:e>
            <m:sub>
              <m:r>
                <w:del w:id="1043" w:author="Walgren, Patrick" w:date="2024-10-09T08:25:00Z" w16du:dateUtc="2024-10-09T14:25:00Z">
                  <w:rPr>
                    <w:rFonts w:ascii="Cambria Math" w:hAnsi="Cambria Math"/>
                  </w:rPr>
                  <m:t>cur</m:t>
                </w:del>
              </m:r>
            </m:sub>
          </m:sSub>
          <m:d>
            <m:dPr>
              <m:ctrlPr>
                <w:del w:id="1044" w:author="Walgren, Patrick" w:date="2024-10-09T08:25:00Z" w16du:dateUtc="2024-10-09T14:25:00Z">
                  <w:rPr>
                    <w:rFonts w:ascii="Cambria Math" w:hAnsi="Cambria Math"/>
                    <w:i/>
                  </w:rPr>
                </w:del>
              </m:ctrlPr>
            </m:dPr>
            <m:e>
              <m:r>
                <w:del w:id="1045" w:author="Walgren, Patrick" w:date="2024-10-09T08:25:00Z" w16du:dateUtc="2024-10-09T14:25:00Z">
                  <w:rPr>
                    <w:rFonts w:ascii="Cambria Math" w:hAnsi="Cambria Math"/>
                  </w:rPr>
                  <m:t>σ</m:t>
                </w:del>
              </m:r>
            </m:e>
          </m:d>
          <m:r>
            <w:del w:id="1046" w:author="Walgren, Patrick" w:date="2024-10-09T08:25:00Z" w16du:dateUtc="2024-10-09T14:25:00Z">
              <w:rPr>
                <w:rFonts w:ascii="Cambria Math" w:hAnsi="Cambria Math"/>
              </w:rPr>
              <m:t>-α</m:t>
            </w:del>
          </m:r>
          <m:d>
            <m:dPr>
              <m:ctrlPr>
                <w:del w:id="1047" w:author="Walgren, Patrick" w:date="2024-10-09T08:25:00Z" w16du:dateUtc="2024-10-09T14:25:00Z">
                  <w:rPr>
                    <w:rFonts w:ascii="Cambria Math" w:hAnsi="Cambria Math"/>
                    <w:i/>
                  </w:rPr>
                </w:del>
              </m:ctrlPr>
            </m:dPr>
            <m:e>
              <m:sSub>
                <m:sSubPr>
                  <m:ctrlPr>
                    <w:del w:id="1048" w:author="Walgren, Patrick" w:date="2024-10-09T08:25:00Z" w16du:dateUtc="2024-10-09T14:25:00Z">
                      <w:rPr>
                        <w:rFonts w:ascii="Cambria Math" w:hAnsi="Cambria Math"/>
                        <w:i/>
                      </w:rPr>
                    </w:del>
                  </m:ctrlPr>
                </m:sSubPr>
                <m:e>
                  <m:r>
                    <w:del w:id="1049" w:author="Walgren, Patrick" w:date="2024-10-09T08:25:00Z" w16du:dateUtc="2024-10-09T14:25:00Z">
                      <w:rPr>
                        <w:rFonts w:ascii="Cambria Math" w:hAnsi="Cambria Math"/>
                      </w:rPr>
                      <m:t>T</m:t>
                    </w:del>
                  </m:r>
                </m:e>
                <m:sub>
                  <m:r>
                    <w:del w:id="1050" w:author="Walgren, Patrick" w:date="2024-10-09T08:25:00Z" w16du:dateUtc="2024-10-09T14:25:00Z">
                      <w:rPr>
                        <w:rFonts w:ascii="Cambria Math" w:hAnsi="Cambria Math"/>
                      </w:rPr>
                      <m:t>3</m:t>
                    </w:del>
                  </m:r>
                </m:sub>
              </m:sSub>
              <m:r>
                <w:del w:id="1051" w:author="Walgren, Patrick" w:date="2024-10-09T08:25:00Z" w16du:dateUtc="2024-10-09T14:25:00Z">
                  <w:rPr>
                    <w:rFonts w:ascii="Cambria Math" w:hAnsi="Cambria Math"/>
                  </w:rPr>
                  <m:t>-</m:t>
                </w:del>
              </m:r>
              <m:sSub>
                <m:sSubPr>
                  <m:ctrlPr>
                    <w:del w:id="1052" w:author="Walgren, Patrick" w:date="2024-10-09T08:25:00Z" w16du:dateUtc="2024-10-09T14:25:00Z">
                      <w:rPr>
                        <w:rFonts w:ascii="Cambria Math" w:hAnsi="Cambria Math"/>
                        <w:i/>
                      </w:rPr>
                    </w:del>
                  </m:ctrlPr>
                </m:sSubPr>
                <m:e>
                  <m:r>
                    <w:del w:id="1053" w:author="Walgren, Patrick" w:date="2024-10-09T08:25:00Z" w16du:dateUtc="2024-10-09T14:25:00Z">
                      <w:rPr>
                        <w:rFonts w:ascii="Cambria Math" w:hAnsi="Cambria Math"/>
                      </w:rPr>
                      <m:t>T</m:t>
                    </w:del>
                  </m:r>
                </m:e>
                <m:sub>
                  <m:r>
                    <w:del w:id="1054" w:author="Walgren, Patrick" w:date="2024-10-09T08:25:00Z" w16du:dateUtc="2024-10-09T14:25:00Z">
                      <w:rPr>
                        <w:rFonts w:ascii="Cambria Math" w:hAnsi="Cambria Math"/>
                      </w:rPr>
                      <m:t>ref</m:t>
                    </w:del>
                  </m:r>
                </m:sub>
              </m:sSub>
            </m:e>
          </m:d>
          <m:r>
            <w:del w:id="1055" w:author="Walgren, Patrick" w:date="2024-10-09T08:25:00Z" w16du:dateUtc="2024-10-09T14:25:00Z">
              <w:rPr>
                <w:rFonts w:ascii="Cambria Math" w:hAnsi="Cambria Math"/>
              </w:rPr>
              <m:t>.</m:t>
            </w:del>
          </m:r>
        </m:oMath>
      </m:oMathPara>
    </w:p>
    <w:p w14:paraId="644D45BB" w14:textId="2251DF61" w:rsidR="00EB0ACE" w:rsidDel="00446705" w:rsidRDefault="00EB0ACE" w:rsidP="00BE0AE7">
      <w:pPr>
        <w:rPr>
          <w:del w:id="1056" w:author="Walgren, Patrick" w:date="2024-10-09T08:25:00Z" w16du:dateUtc="2024-10-09T14:25:00Z"/>
          <w:rFonts w:eastAsiaTheme="minorEastAsia"/>
        </w:rPr>
      </w:pPr>
      <w:commentRangeStart w:id="1057"/>
      <w:del w:id="1058" w:author="Walgren, Patrick" w:date="2024-10-09T08:25:00Z" w16du:dateUtc="2024-10-09T14:25:00Z">
        <w:r w:rsidDel="00446705">
          <w:rPr>
            <w:rFonts w:eastAsiaTheme="minorEastAsia"/>
          </w:rPr>
          <w:delText>where</w:delText>
        </w:r>
        <w:commentRangeEnd w:id="1057"/>
        <w:r w:rsidR="00C44B2D" w:rsidDel="00446705">
          <w:rPr>
            <w:rStyle w:val="CommentReference"/>
          </w:rPr>
          <w:commentReference w:id="1057"/>
        </w:r>
      </w:del>
    </w:p>
    <w:p w14:paraId="432A426D" w14:textId="3636EEB9" w:rsidR="00EB0ACE" w:rsidRPr="00EB0ACE" w:rsidDel="00446705" w:rsidRDefault="00000000" w:rsidP="00BE0AE7">
      <w:pPr>
        <w:rPr>
          <w:del w:id="1059" w:author="Walgren, Patrick" w:date="2024-10-09T08:25:00Z" w16du:dateUtc="2024-10-09T14:25:00Z"/>
          <w:rFonts w:eastAsiaTheme="minorEastAsia"/>
        </w:rPr>
      </w:pPr>
      <m:oMathPara>
        <m:oMath>
          <m:sSub>
            <m:sSubPr>
              <m:ctrlPr>
                <w:del w:id="1060" w:author="Walgren, Patrick" w:date="2024-10-09T08:25:00Z" w16du:dateUtc="2024-10-09T14:25:00Z">
                  <w:rPr>
                    <w:rFonts w:ascii="Cambria Math" w:eastAsiaTheme="minorEastAsia" w:hAnsi="Cambria Math"/>
                    <w:i/>
                  </w:rPr>
                </w:del>
              </m:ctrlPr>
            </m:sSubPr>
            <m:e>
              <m:r>
                <w:del w:id="1061" w:author="Walgren, Patrick" w:date="2024-10-09T08:25:00Z" w16du:dateUtc="2024-10-09T14:25:00Z">
                  <w:rPr>
                    <w:rFonts w:ascii="Cambria Math" w:eastAsiaTheme="minorEastAsia" w:hAnsi="Cambria Math"/>
                  </w:rPr>
                  <m:t>H</m:t>
                </w:del>
              </m:r>
            </m:e>
            <m:sub>
              <m:r>
                <w:del w:id="1062" w:author="Walgren, Patrick" w:date="2024-10-09T08:25:00Z" w16du:dateUtc="2024-10-09T14:25:00Z">
                  <w:rPr>
                    <w:rFonts w:ascii="Cambria Math" w:eastAsiaTheme="minorEastAsia" w:hAnsi="Cambria Math"/>
                  </w:rPr>
                  <m:t>cur</m:t>
                </w:del>
              </m:r>
            </m:sub>
          </m:sSub>
          <m:d>
            <m:dPr>
              <m:ctrlPr>
                <w:del w:id="1063" w:author="Walgren, Patrick" w:date="2024-10-09T08:25:00Z" w16du:dateUtc="2024-10-09T14:25:00Z">
                  <w:rPr>
                    <w:rFonts w:ascii="Cambria Math" w:eastAsiaTheme="minorEastAsia" w:hAnsi="Cambria Math"/>
                    <w:i/>
                  </w:rPr>
                </w:del>
              </m:ctrlPr>
            </m:dPr>
            <m:e>
              <m:r>
                <w:del w:id="1064" w:author="Walgren, Patrick" w:date="2024-10-09T08:25:00Z" w16du:dateUtc="2024-10-09T14:25:00Z">
                  <w:rPr>
                    <w:rFonts w:ascii="Cambria Math" w:eastAsiaTheme="minorEastAsia" w:hAnsi="Cambria Math"/>
                  </w:rPr>
                  <m:t>σ</m:t>
                </w:del>
              </m:r>
            </m:e>
          </m:d>
          <m:r>
            <w:del w:id="1065" w:author="Walgren, Patrick" w:date="2024-10-09T08:25:00Z" w16du:dateUtc="2024-10-09T14:25:00Z">
              <w:rPr>
                <w:rFonts w:ascii="Cambria Math" w:eastAsiaTheme="minorEastAsia" w:hAnsi="Cambria Math"/>
              </w:rPr>
              <m:t>=</m:t>
            </w:del>
          </m:r>
          <m:sSub>
            <m:sSubPr>
              <m:ctrlPr>
                <w:del w:id="1066" w:author="Walgren, Patrick" w:date="2024-10-09T08:25:00Z" w16du:dateUtc="2024-10-09T14:25:00Z">
                  <w:rPr>
                    <w:rFonts w:ascii="Cambria Math" w:eastAsiaTheme="minorEastAsia" w:hAnsi="Cambria Math"/>
                    <w:i/>
                  </w:rPr>
                </w:del>
              </m:ctrlPr>
            </m:sSubPr>
            <m:e>
              <m:r>
                <w:del w:id="1067" w:author="Walgren, Patrick" w:date="2024-10-09T08:25:00Z" w16du:dateUtc="2024-10-09T14:25:00Z">
                  <w:rPr>
                    <w:rFonts w:ascii="Cambria Math" w:eastAsiaTheme="minorEastAsia" w:hAnsi="Cambria Math"/>
                  </w:rPr>
                  <m:t>H</m:t>
                </w:del>
              </m:r>
            </m:e>
            <m:sub>
              <m:r>
                <w:del w:id="1068" w:author="Walgren, Patrick" w:date="2024-10-09T08:25:00Z" w16du:dateUtc="2024-10-09T14:25:00Z">
                  <w:rPr>
                    <w:rFonts w:ascii="Cambria Math" w:eastAsiaTheme="minorEastAsia" w:hAnsi="Cambria Math"/>
                  </w:rPr>
                  <m:t>min</m:t>
                </w:del>
              </m:r>
            </m:sub>
          </m:sSub>
          <m:r>
            <w:del w:id="1069" w:author="Walgren, Patrick" w:date="2024-10-09T08:25:00Z" w16du:dateUtc="2024-10-09T14:25:00Z">
              <w:rPr>
                <w:rFonts w:ascii="Cambria Math" w:eastAsiaTheme="minorEastAsia" w:hAnsi="Cambria Math"/>
              </w:rPr>
              <m:t>+</m:t>
            </w:del>
          </m:r>
          <m:d>
            <m:dPr>
              <m:ctrlPr>
                <w:del w:id="1070" w:author="Walgren, Patrick" w:date="2024-10-09T08:25:00Z" w16du:dateUtc="2024-10-09T14:25:00Z">
                  <w:rPr>
                    <w:rFonts w:ascii="Cambria Math" w:eastAsiaTheme="minorEastAsia" w:hAnsi="Cambria Math"/>
                    <w:i/>
                  </w:rPr>
                </w:del>
              </m:ctrlPr>
            </m:dPr>
            <m:e>
              <m:sSub>
                <m:sSubPr>
                  <m:ctrlPr>
                    <w:del w:id="1071" w:author="Walgren, Patrick" w:date="2024-10-09T08:25:00Z" w16du:dateUtc="2024-10-09T14:25:00Z">
                      <w:rPr>
                        <w:rFonts w:ascii="Cambria Math" w:eastAsiaTheme="minorEastAsia" w:hAnsi="Cambria Math"/>
                        <w:i/>
                      </w:rPr>
                    </w:del>
                  </m:ctrlPr>
                </m:sSubPr>
                <m:e>
                  <m:r>
                    <w:del w:id="1072" w:author="Walgren, Patrick" w:date="2024-10-09T08:25:00Z" w16du:dateUtc="2024-10-09T14:25:00Z">
                      <w:rPr>
                        <w:rFonts w:ascii="Cambria Math" w:eastAsiaTheme="minorEastAsia" w:hAnsi="Cambria Math"/>
                      </w:rPr>
                      <m:t>H</m:t>
                    </w:del>
                  </m:r>
                </m:e>
                <m:sub>
                  <m:r>
                    <w:del w:id="1073" w:author="Walgren, Patrick" w:date="2024-10-09T08:25:00Z" w16du:dateUtc="2024-10-09T14:25:00Z">
                      <w:rPr>
                        <w:rFonts w:ascii="Cambria Math" w:eastAsiaTheme="minorEastAsia" w:hAnsi="Cambria Math"/>
                      </w:rPr>
                      <m:t>max</m:t>
                    </w:del>
                  </m:r>
                </m:sub>
              </m:sSub>
              <m:r>
                <w:del w:id="1074" w:author="Walgren, Patrick" w:date="2024-10-09T08:25:00Z" w16du:dateUtc="2024-10-09T14:25:00Z">
                  <w:rPr>
                    <w:rFonts w:ascii="Cambria Math" w:eastAsiaTheme="minorEastAsia" w:hAnsi="Cambria Math"/>
                  </w:rPr>
                  <m:t>-</m:t>
                </w:del>
              </m:r>
              <m:sSub>
                <m:sSubPr>
                  <m:ctrlPr>
                    <w:del w:id="1075" w:author="Walgren, Patrick" w:date="2024-10-09T08:25:00Z" w16du:dateUtc="2024-10-09T14:25:00Z">
                      <w:rPr>
                        <w:rFonts w:ascii="Cambria Math" w:eastAsiaTheme="minorEastAsia" w:hAnsi="Cambria Math"/>
                        <w:i/>
                      </w:rPr>
                    </w:del>
                  </m:ctrlPr>
                </m:sSubPr>
                <m:e>
                  <m:r>
                    <w:del w:id="1076" w:author="Walgren, Patrick" w:date="2024-10-09T08:25:00Z" w16du:dateUtc="2024-10-09T14:25:00Z">
                      <w:rPr>
                        <w:rFonts w:ascii="Cambria Math" w:eastAsiaTheme="minorEastAsia" w:hAnsi="Cambria Math"/>
                      </w:rPr>
                      <m:t>H</m:t>
                    </w:del>
                  </m:r>
                </m:e>
                <m:sub>
                  <m:r>
                    <w:del w:id="1077" w:author="Walgren, Patrick" w:date="2024-10-09T08:25:00Z" w16du:dateUtc="2024-10-09T14:25:00Z">
                      <w:rPr>
                        <w:rFonts w:ascii="Cambria Math" w:eastAsiaTheme="minorEastAsia" w:hAnsi="Cambria Math"/>
                      </w:rPr>
                      <m:t>min</m:t>
                    </w:del>
                  </m:r>
                </m:sub>
              </m:sSub>
            </m:e>
          </m:d>
          <m:r>
            <w:del w:id="1078" w:author="Walgren, Patrick" w:date="2024-10-09T08:25:00Z" w16du:dateUtc="2024-10-09T14:25:00Z">
              <w:rPr>
                <w:rFonts w:ascii="Cambria Math" w:eastAsiaTheme="minorEastAsia" w:hAnsi="Cambria Math"/>
              </w:rPr>
              <m:t>[1-</m:t>
            </w:del>
          </m:r>
          <m:sSup>
            <m:sSupPr>
              <m:ctrlPr>
                <w:del w:id="1079" w:author="Walgren, Patrick" w:date="2024-10-09T08:25:00Z" w16du:dateUtc="2024-10-09T14:25:00Z">
                  <w:rPr>
                    <w:rFonts w:ascii="Cambria Math" w:eastAsiaTheme="minorEastAsia" w:hAnsi="Cambria Math"/>
                    <w:i/>
                  </w:rPr>
                </w:del>
              </m:ctrlPr>
            </m:sSupPr>
            <m:e>
              <m:r>
                <w:del w:id="1080" w:author="Walgren, Patrick" w:date="2024-10-09T08:25:00Z" w16du:dateUtc="2024-10-09T14:25:00Z">
                  <w:rPr>
                    <w:rFonts w:ascii="Cambria Math" w:eastAsiaTheme="minorEastAsia" w:hAnsi="Cambria Math"/>
                  </w:rPr>
                  <m:t>e</m:t>
                </w:del>
              </m:r>
            </m:e>
            <m:sup>
              <m:r>
                <w:del w:id="1081" w:author="Walgren, Patrick" w:date="2024-10-09T08:25:00Z" w16du:dateUtc="2024-10-09T14:25:00Z">
                  <w:rPr>
                    <w:rFonts w:ascii="Cambria Math" w:eastAsiaTheme="minorEastAsia" w:hAnsi="Cambria Math"/>
                  </w:rPr>
                  <m:t>-k</m:t>
                </w:del>
              </m:r>
              <m:d>
                <m:dPr>
                  <m:ctrlPr>
                    <w:del w:id="1082" w:author="Walgren, Patrick" w:date="2024-10-09T08:25:00Z" w16du:dateUtc="2024-10-09T14:25:00Z">
                      <w:rPr>
                        <w:rFonts w:ascii="Cambria Math" w:eastAsiaTheme="minorEastAsia" w:hAnsi="Cambria Math"/>
                        <w:i/>
                      </w:rPr>
                    </w:del>
                  </m:ctrlPr>
                </m:dPr>
                <m:e>
                  <m:r>
                    <w:del w:id="1083" w:author="Walgren, Patrick" w:date="2024-10-09T08:25:00Z" w16du:dateUtc="2024-10-09T14:25:00Z">
                      <w:rPr>
                        <w:rFonts w:ascii="Cambria Math" w:eastAsiaTheme="minorEastAsia" w:hAnsi="Cambria Math"/>
                      </w:rPr>
                      <m:t>σ-</m:t>
                    </w:del>
                  </m:r>
                  <m:sSub>
                    <m:sSubPr>
                      <m:ctrlPr>
                        <w:del w:id="1084" w:author="Walgren, Patrick" w:date="2024-10-09T08:25:00Z" w16du:dateUtc="2024-10-09T14:25:00Z">
                          <w:rPr>
                            <w:rFonts w:ascii="Cambria Math" w:eastAsiaTheme="minorEastAsia" w:hAnsi="Cambria Math"/>
                            <w:i/>
                          </w:rPr>
                        </w:del>
                      </m:ctrlPr>
                    </m:sSubPr>
                    <m:e>
                      <m:r>
                        <w:del w:id="1085" w:author="Walgren, Patrick" w:date="2024-10-09T08:25:00Z" w16du:dateUtc="2024-10-09T14:25:00Z">
                          <w:rPr>
                            <w:rFonts w:ascii="Cambria Math" w:eastAsiaTheme="minorEastAsia" w:hAnsi="Cambria Math"/>
                          </w:rPr>
                          <m:t>σ</m:t>
                        </w:del>
                      </m:r>
                    </m:e>
                    <m:sub>
                      <m:r>
                        <w:del w:id="1086" w:author="Walgren, Patrick" w:date="2024-10-09T08:25:00Z" w16du:dateUtc="2024-10-09T14:25:00Z">
                          <w:rPr>
                            <w:rFonts w:ascii="Cambria Math" w:eastAsiaTheme="minorEastAsia" w:hAnsi="Cambria Math"/>
                          </w:rPr>
                          <m:t>crit</m:t>
                        </w:del>
                      </m:r>
                    </m:sub>
                  </m:sSub>
                </m:e>
              </m:d>
            </m:sup>
          </m:sSup>
          <m:r>
            <w:del w:id="1087" w:author="Walgren, Patrick" w:date="2024-10-09T08:25:00Z" w16du:dateUtc="2024-10-09T14:25:00Z">
              <w:rPr>
                <w:rFonts w:ascii="Cambria Math" w:eastAsiaTheme="minorEastAsia" w:hAnsi="Cambria Math"/>
              </w:rPr>
              <m:t>]</m:t>
            </w:del>
          </m:r>
        </m:oMath>
      </m:oMathPara>
    </w:p>
    <w:p w14:paraId="22CF67AD" w14:textId="082194FA" w:rsidR="00EB0ACE" w:rsidDel="00446705" w:rsidRDefault="00EB0ACE" w:rsidP="00BE0AE7">
      <w:pPr>
        <w:rPr>
          <w:del w:id="1088" w:author="Walgren, Patrick" w:date="2024-10-09T08:25:00Z" w16du:dateUtc="2024-10-09T14:25:00Z"/>
          <w:rFonts w:eastAsiaTheme="minorEastAsia"/>
        </w:rPr>
      </w:pPr>
      <w:del w:id="1089" w:author="Walgren, Patrick" w:date="2024-10-09T08:25:00Z" w16du:dateUtc="2024-10-09T14:25:00Z">
        <w:r w:rsidDel="00446705">
          <w:rPr>
            <w:rFonts w:eastAsiaTheme="minorEastAsia"/>
          </w:rPr>
          <w:delText xml:space="preserve">In this equation, there are six unknowns: </w:delText>
        </w:r>
      </w:del>
      <m:oMath>
        <m:r>
          <w:del w:id="1090" w:author="Walgren, Patrick" w:date="2024-10-09T08:25:00Z" w16du:dateUtc="2024-10-09T14:25:00Z">
            <w:rPr>
              <w:rFonts w:ascii="Cambria Math" w:hAnsi="Cambria Math"/>
            </w:rPr>
            <m:t xml:space="preserve">α, </m:t>
          </w:del>
        </m:r>
        <m:sSup>
          <m:sSupPr>
            <m:ctrlPr>
              <w:del w:id="1091" w:author="Walgren, Patrick" w:date="2024-10-09T08:25:00Z" w16du:dateUtc="2024-10-09T14:25:00Z">
                <w:rPr>
                  <w:rFonts w:ascii="Cambria Math" w:hAnsi="Cambria Math"/>
                  <w:i/>
                </w:rPr>
              </w:del>
            </m:ctrlPr>
          </m:sSupPr>
          <m:e>
            <m:r>
              <w:del w:id="1092" w:author="Walgren, Patrick" w:date="2024-10-09T08:25:00Z" w16du:dateUtc="2024-10-09T14:25:00Z">
                <w:rPr>
                  <w:rFonts w:ascii="Cambria Math" w:hAnsi="Cambria Math"/>
                </w:rPr>
                <m:t>E</m:t>
              </w:del>
            </m:r>
          </m:e>
          <m:sup>
            <m:r>
              <w:del w:id="1093" w:author="Walgren, Patrick" w:date="2024-10-09T08:25:00Z" w16du:dateUtc="2024-10-09T14:25:00Z">
                <w:rPr>
                  <w:rFonts w:ascii="Cambria Math" w:hAnsi="Cambria Math"/>
                </w:rPr>
                <m:t>M</m:t>
              </w:del>
            </m:r>
          </m:sup>
        </m:sSup>
        <m:r>
          <w:del w:id="1094" w:author="Walgren, Patrick" w:date="2024-10-09T08:25:00Z" w16du:dateUtc="2024-10-09T14:25:00Z">
            <w:rPr>
              <w:rFonts w:ascii="Cambria Math" w:hAnsi="Cambria Math"/>
            </w:rPr>
            <m:t xml:space="preserve">, </m:t>
          </w:del>
        </m:r>
        <m:sSub>
          <m:sSubPr>
            <m:ctrlPr>
              <w:del w:id="1095" w:author="Walgren, Patrick" w:date="2024-10-09T08:25:00Z" w16du:dateUtc="2024-10-09T14:25:00Z">
                <w:rPr>
                  <w:rFonts w:ascii="Cambria Math" w:eastAsiaTheme="minorEastAsia" w:hAnsi="Cambria Math"/>
                  <w:i/>
                </w:rPr>
              </w:del>
            </m:ctrlPr>
          </m:sSubPr>
          <m:e>
            <m:r>
              <w:del w:id="1096" w:author="Walgren, Patrick" w:date="2024-10-09T08:25:00Z" w16du:dateUtc="2024-10-09T14:25:00Z">
                <w:rPr>
                  <w:rFonts w:ascii="Cambria Math" w:eastAsiaTheme="minorEastAsia" w:hAnsi="Cambria Math"/>
                </w:rPr>
                <m:t>H</m:t>
              </w:del>
            </m:r>
            <m:ctrlPr>
              <w:del w:id="1097" w:author="Walgren, Patrick" w:date="2024-10-09T08:25:00Z" w16du:dateUtc="2024-10-09T14:25:00Z">
                <w:rPr>
                  <w:rFonts w:ascii="Cambria Math" w:hAnsi="Cambria Math"/>
                  <w:i/>
                </w:rPr>
              </w:del>
            </m:ctrlPr>
          </m:e>
          <m:sub>
            <m:r>
              <w:del w:id="1098" w:author="Walgren, Patrick" w:date="2024-10-09T08:25:00Z" w16du:dateUtc="2024-10-09T14:25:00Z">
                <w:rPr>
                  <w:rFonts w:ascii="Cambria Math" w:eastAsiaTheme="minorEastAsia" w:hAnsi="Cambria Math"/>
                </w:rPr>
                <m:t>min</m:t>
              </w:del>
            </m:r>
          </m:sub>
        </m:sSub>
        <m:r>
          <w:del w:id="1099" w:author="Walgren, Patrick" w:date="2024-10-09T08:25:00Z" w16du:dateUtc="2024-10-09T14:25:00Z">
            <w:rPr>
              <w:rFonts w:ascii="Cambria Math" w:eastAsiaTheme="minorEastAsia" w:hAnsi="Cambria Math"/>
            </w:rPr>
            <m:t xml:space="preserve">, </m:t>
          </w:del>
        </m:r>
        <m:sSub>
          <m:sSubPr>
            <m:ctrlPr>
              <w:del w:id="1100" w:author="Walgren, Patrick" w:date="2024-10-09T08:25:00Z" w16du:dateUtc="2024-10-09T14:25:00Z">
                <w:rPr>
                  <w:rFonts w:ascii="Cambria Math" w:eastAsiaTheme="minorEastAsia" w:hAnsi="Cambria Math"/>
                  <w:i/>
                </w:rPr>
              </w:del>
            </m:ctrlPr>
          </m:sSubPr>
          <m:e>
            <m:r>
              <w:del w:id="1101" w:author="Walgren, Patrick" w:date="2024-10-09T08:25:00Z" w16du:dateUtc="2024-10-09T14:25:00Z">
                <w:rPr>
                  <w:rFonts w:ascii="Cambria Math" w:eastAsiaTheme="minorEastAsia" w:hAnsi="Cambria Math"/>
                </w:rPr>
                <m:t>H</m:t>
              </w:del>
            </m:r>
          </m:e>
          <m:sub>
            <m:r>
              <w:del w:id="1102" w:author="Walgren, Patrick" w:date="2024-10-09T08:25:00Z" w16du:dateUtc="2024-10-09T14:25:00Z">
                <w:rPr>
                  <w:rFonts w:ascii="Cambria Math" w:eastAsiaTheme="minorEastAsia" w:hAnsi="Cambria Math"/>
                </w:rPr>
                <m:t>max</m:t>
              </w:del>
            </m:r>
          </m:sub>
        </m:sSub>
        <m:r>
          <w:del w:id="1103" w:author="Walgren, Patrick" w:date="2024-10-09T08:25:00Z" w16du:dateUtc="2024-10-09T14:25:00Z">
            <w:rPr>
              <w:rFonts w:ascii="Cambria Math" w:eastAsiaTheme="minorEastAsia" w:hAnsi="Cambria Math"/>
            </w:rPr>
            <m:t xml:space="preserve">, k, </m:t>
          </w:del>
        </m:r>
      </m:oMath>
      <w:del w:id="1104" w:author="Walgren, Patrick" w:date="2024-10-09T08:25:00Z" w16du:dateUtc="2024-10-09T14:25:00Z">
        <w:r w:rsidR="00A969E4" w:rsidDel="00446705">
          <w:rPr>
            <w:rFonts w:eastAsiaTheme="minorEastAsia"/>
          </w:rPr>
          <w:delText xml:space="preserve">and </w:delText>
        </w:r>
      </w:del>
      <m:oMath>
        <m:sSub>
          <m:sSubPr>
            <m:ctrlPr>
              <w:del w:id="1105" w:author="Walgren, Patrick" w:date="2024-10-09T08:25:00Z" w16du:dateUtc="2024-10-09T14:25:00Z">
                <w:rPr>
                  <w:rFonts w:ascii="Cambria Math" w:eastAsiaTheme="minorEastAsia" w:hAnsi="Cambria Math"/>
                  <w:i/>
                </w:rPr>
              </w:del>
            </m:ctrlPr>
          </m:sSubPr>
          <m:e>
            <m:r>
              <w:del w:id="1106" w:author="Walgren, Patrick" w:date="2024-10-09T08:25:00Z" w16du:dateUtc="2024-10-09T14:25:00Z">
                <w:rPr>
                  <w:rFonts w:ascii="Cambria Math" w:eastAsiaTheme="minorEastAsia" w:hAnsi="Cambria Math"/>
                </w:rPr>
                <m:t>σ</m:t>
              </w:del>
            </m:r>
          </m:e>
          <m:sub>
            <m:r>
              <w:del w:id="1107" w:author="Walgren, Patrick" w:date="2024-10-09T08:25:00Z" w16du:dateUtc="2024-10-09T14:25:00Z">
                <w:rPr>
                  <w:rFonts w:ascii="Cambria Math" w:eastAsiaTheme="minorEastAsia" w:hAnsi="Cambria Math"/>
                </w:rPr>
                <m:t>crit</m:t>
              </w:del>
            </m:r>
          </m:sub>
        </m:sSub>
      </m:oMath>
      <w:del w:id="1108" w:author="Walgren, Patrick" w:date="2024-10-09T08:25:00Z" w16du:dateUtc="2024-10-09T14:25:00Z">
        <w:r w:rsidR="00A969E4" w:rsidDel="00446705">
          <w:rPr>
            <w:rFonts w:eastAsiaTheme="minorEastAsia"/>
          </w:rPr>
          <w:delText xml:space="preserve">. </w:delText>
        </w:r>
        <w:r w:rsidR="00133FE3" w:rsidDel="00446705">
          <w:rPr>
            <w:rFonts w:eastAsiaTheme="minorEastAsia"/>
          </w:rPr>
          <w:delText xml:space="preserve">Ideally, to calibrate these six unknowns, one will have performed six or more constant-force thermal cycle tests. However, for shape memory materials that do not exhibit two-way shape memory effect, both </w:delText>
        </w:r>
      </w:del>
      <m:oMath>
        <m:sSub>
          <m:sSubPr>
            <m:ctrlPr>
              <w:del w:id="1109" w:author="Walgren, Patrick" w:date="2024-10-09T08:25:00Z" w16du:dateUtc="2024-10-09T14:25:00Z">
                <w:rPr>
                  <w:rFonts w:ascii="Cambria Math" w:eastAsiaTheme="minorEastAsia" w:hAnsi="Cambria Math"/>
                  <w:i/>
                </w:rPr>
              </w:del>
            </m:ctrlPr>
          </m:sSubPr>
          <m:e>
            <m:r>
              <w:del w:id="1110" w:author="Walgren, Patrick" w:date="2024-10-09T08:25:00Z" w16du:dateUtc="2024-10-09T14:25:00Z">
                <w:rPr>
                  <w:rFonts w:ascii="Cambria Math" w:eastAsiaTheme="minorEastAsia" w:hAnsi="Cambria Math"/>
                </w:rPr>
                <m:t>H</m:t>
              </w:del>
            </m:r>
            <m:ctrlPr>
              <w:del w:id="1111" w:author="Walgren, Patrick" w:date="2024-10-09T08:25:00Z" w16du:dateUtc="2024-10-09T14:25:00Z">
                <w:rPr>
                  <w:rFonts w:ascii="Cambria Math" w:hAnsi="Cambria Math"/>
                  <w:i/>
                </w:rPr>
              </w:del>
            </m:ctrlPr>
          </m:e>
          <m:sub>
            <m:r>
              <w:del w:id="1112" w:author="Walgren, Patrick" w:date="2024-10-09T08:25:00Z" w16du:dateUtc="2024-10-09T14:25:00Z">
                <w:rPr>
                  <w:rFonts w:ascii="Cambria Math" w:eastAsiaTheme="minorEastAsia" w:hAnsi="Cambria Math"/>
                </w:rPr>
                <m:t>min</m:t>
              </w:del>
            </m:r>
          </m:sub>
        </m:sSub>
      </m:oMath>
      <w:del w:id="1113" w:author="Walgren, Patrick" w:date="2024-10-09T08:25:00Z" w16du:dateUtc="2024-10-09T14:25:00Z">
        <w:r w:rsidR="00133FE3" w:rsidDel="00446705">
          <w:rPr>
            <w:rFonts w:eastAsiaTheme="minorEastAsia"/>
          </w:rPr>
          <w:delText xml:space="preserve"> and </w:delText>
        </w:r>
      </w:del>
      <m:oMath>
        <m:sSub>
          <m:sSubPr>
            <m:ctrlPr>
              <w:del w:id="1114" w:author="Walgren, Patrick" w:date="2024-10-09T08:25:00Z" w16du:dateUtc="2024-10-09T14:25:00Z">
                <w:rPr>
                  <w:rFonts w:ascii="Cambria Math" w:eastAsiaTheme="minorEastAsia" w:hAnsi="Cambria Math"/>
                  <w:i/>
                </w:rPr>
              </w:del>
            </m:ctrlPr>
          </m:sSubPr>
          <m:e>
            <m:r>
              <w:del w:id="1115" w:author="Walgren, Patrick" w:date="2024-10-09T08:25:00Z" w16du:dateUtc="2024-10-09T14:25:00Z">
                <w:rPr>
                  <w:rFonts w:ascii="Cambria Math" w:eastAsiaTheme="minorEastAsia" w:hAnsi="Cambria Math"/>
                </w:rPr>
                <m:t>σ</m:t>
              </w:del>
            </m:r>
          </m:e>
          <m:sub>
            <m:r>
              <w:del w:id="1116" w:author="Walgren, Patrick" w:date="2024-10-09T08:25:00Z" w16du:dateUtc="2024-10-09T14:25:00Z">
                <w:rPr>
                  <w:rFonts w:ascii="Cambria Math" w:eastAsiaTheme="minorEastAsia" w:hAnsi="Cambria Math"/>
                </w:rPr>
                <m:t>crit</m:t>
              </w:del>
            </m:r>
          </m:sub>
        </m:sSub>
      </m:oMath>
      <w:del w:id="1117" w:author="Walgren, Patrick" w:date="2024-10-09T08:25:00Z" w16du:dateUtc="2024-10-09T14:25:00Z">
        <w:r w:rsidR="00133FE3" w:rsidDel="00446705">
          <w:rPr>
            <w:rFonts w:eastAsiaTheme="minorEastAsia"/>
          </w:rPr>
          <w:delText xml:space="preserve"> can be set to zero, reducing the number of required tests to four.</w:delText>
        </w:r>
        <w:r w:rsidR="00232D71" w:rsidDel="00446705">
          <w:rPr>
            <w:rFonts w:eastAsiaTheme="minorEastAsia"/>
          </w:rPr>
          <w:delText xml:space="preserve"> If the coefficient of thermal expansion was calibrated based on elastic response, the other five parameters are calibrated in the same way as described above. </w:delText>
        </w:r>
      </w:del>
    </w:p>
    <w:p w14:paraId="1567D4A8" w14:textId="36148E09" w:rsidR="00002B6A" w:rsidDel="00002B6A" w:rsidRDefault="000A1B99" w:rsidP="00BE0AE7">
      <w:pPr>
        <w:rPr>
          <w:del w:id="1118" w:author="Walgren, Patrick" w:date="2024-06-08T08:26:00Z" w16du:dateUtc="2024-06-08T12:26:00Z"/>
          <w:moveTo w:id="1119" w:author="Walgren, Patrick" w:date="2024-06-08T08:26:00Z" w16du:dateUtc="2024-06-08T12:26:00Z"/>
          <w:rFonts w:eastAsiaTheme="minorEastAsia"/>
          <w:iCs/>
        </w:rPr>
      </w:pPr>
      <w:bookmarkStart w:id="1120" w:name="_Hlk164411840"/>
      <w:del w:id="1121" w:author="Walgren, Patrick" w:date="2024-10-09T08:25:00Z" w16du:dateUtc="2024-10-09T14:25:00Z">
        <w:r w:rsidRPr="00A81DBD" w:rsidDel="00446705">
          <w:rPr>
            <w:rFonts w:eastAsiaTheme="minorEastAsia"/>
            <w:highlight w:val="yellow"/>
          </w:rPr>
          <w:delText>Both of these approaches to calculate the remaining thermoelastic properties and transformation strain properties may introduce modeling errors.</w:delText>
        </w:r>
        <w:bookmarkEnd w:id="1120"/>
        <w:r w:rsidDel="00446705">
          <w:rPr>
            <w:rFonts w:eastAsiaTheme="minorEastAsia"/>
          </w:rPr>
          <w:delText xml:space="preserve"> </w:delText>
        </w:r>
      </w:del>
      <w:moveToRangeStart w:id="1122" w:author="Walgren, Patrick" w:date="2024-06-08T08:26:00Z" w:name="move168727599"/>
      <w:moveTo w:id="1123" w:author="Walgren, Patrick" w:date="2024-06-08T08:26:00Z" w16du:dateUtc="2024-06-08T12:26:00Z">
        <w:del w:id="1124" w:author="Walgren, Patrick" w:date="2024-10-09T08:25:00Z" w16du:dateUtc="2024-10-09T14:25:00Z">
          <w:r w:rsidR="00002B6A" w:rsidDel="00446705">
            <w:rPr>
              <w:rFonts w:eastAsiaTheme="minorEastAsia"/>
            </w:rPr>
            <w:delText xml:space="preserve">the nonlinearities associated with the current transformation strain </w:delText>
          </w:r>
        </w:del>
        <m:oMath>
          <m:sSub>
            <m:sSubPr>
              <m:ctrlPr>
                <w:del w:id="1125" w:author="Walgren, Patrick" w:date="2024-10-09T08:25:00Z" w16du:dateUtc="2024-10-09T14:25:00Z">
                  <w:rPr>
                    <w:rFonts w:ascii="Cambria Math" w:eastAsiaTheme="minorEastAsia" w:hAnsi="Cambria Math"/>
                    <w:i/>
                  </w:rPr>
                </w:del>
              </m:ctrlPr>
            </m:sSubPr>
            <m:e>
              <m:r>
                <w:del w:id="1126" w:author="Walgren, Patrick" w:date="2024-10-09T08:25:00Z" w16du:dateUtc="2024-10-09T14:25:00Z">
                  <w:rPr>
                    <w:rFonts w:ascii="Cambria Math" w:eastAsiaTheme="minorEastAsia" w:hAnsi="Cambria Math"/>
                  </w:rPr>
                  <m:t>H</m:t>
                </w:del>
              </m:r>
            </m:e>
            <m:sub>
              <m:r>
                <w:del w:id="1127" w:author="Walgren, Patrick" w:date="2024-10-09T08:25:00Z" w16du:dateUtc="2024-10-09T14:25:00Z">
                  <w:rPr>
                    <w:rFonts w:ascii="Cambria Math" w:eastAsiaTheme="minorEastAsia" w:hAnsi="Cambria Math"/>
                  </w:rPr>
                  <m:t>cur</m:t>
                </w:del>
              </m:r>
            </m:sub>
          </m:sSub>
          <m:d>
            <m:dPr>
              <m:ctrlPr>
                <w:del w:id="1128" w:author="Walgren, Patrick" w:date="2024-10-09T08:25:00Z" w16du:dateUtc="2024-10-09T14:25:00Z">
                  <w:rPr>
                    <w:rFonts w:ascii="Cambria Math" w:eastAsiaTheme="minorEastAsia" w:hAnsi="Cambria Math"/>
                    <w:i/>
                  </w:rPr>
                </w:del>
              </m:ctrlPr>
            </m:dPr>
            <m:e>
              <m:r>
                <w:del w:id="1129" w:author="Walgren, Patrick" w:date="2024-10-09T08:25:00Z" w16du:dateUtc="2024-10-09T14:25:00Z">
                  <w:rPr>
                    <w:rFonts w:ascii="Cambria Math" w:eastAsiaTheme="minorEastAsia" w:hAnsi="Cambria Math"/>
                  </w:rPr>
                  <m:t>σ</m:t>
                </w:del>
              </m:r>
            </m:e>
          </m:d>
        </m:oMath>
        <w:moveTo w:id="1130" w:author="Walgren, Patrick" w:date="2024-06-08T08:26:00Z" w16du:dateUtc="2024-06-08T12:26:00Z">
          <w:del w:id="1131" w:author="Walgren, Patrick" w:date="2024-10-09T08:25:00Z" w16du:dateUtc="2024-10-09T14:25:00Z">
            <w:r w:rsidR="00002B6A" w:rsidDel="00446705">
              <w:rPr>
                <w:rFonts w:eastAsiaTheme="minorEastAsia"/>
              </w:rPr>
              <w:delText xml:space="preserve"> make the transformation strain very sensitive to change in model parameters (in particular the rise time </w:delText>
            </w:r>
          </w:del>
          <m:oMath>
            <m:r>
              <w:del w:id="1132" w:author="Walgren, Patrick" w:date="2024-10-09T08:25:00Z" w16du:dateUtc="2024-10-09T14:25:00Z">
                <w:rPr>
                  <w:rFonts w:ascii="Cambria Math" w:eastAsiaTheme="minorEastAsia" w:hAnsi="Cambria Math"/>
                </w:rPr>
                <m:t>k</m:t>
              </w:del>
            </m:r>
          </m:oMath>
          <w:moveTo w:id="1133" w:author="Walgren, Patrick" w:date="2024-06-08T08:26:00Z" w16du:dateUtc="2024-06-08T12:26:00Z">
            <w:del w:id="1134" w:author="Walgren, Patrick" w:date="2024-10-09T08:25:00Z" w16du:dateUtc="2024-10-09T14:25:00Z">
              <w:r w:rsidR="00002B6A" w:rsidDel="00446705">
                <w:rPr>
                  <w:rFonts w:eastAsiaTheme="minorEastAsia"/>
                </w:rPr>
                <w:delText xml:space="preserve">). This sensitivity requires the analyst to try a range of starting values for </w:delText>
              </w:r>
            </w:del>
            <m:oMath>
              <m:r>
                <w:del w:id="1135" w:author="Walgren, Patrick" w:date="2024-10-09T08:25:00Z" w16du:dateUtc="2024-10-09T14:25:00Z">
                  <w:rPr>
                    <w:rFonts w:ascii="Cambria Math" w:eastAsiaTheme="minorEastAsia" w:hAnsi="Cambria Math"/>
                  </w:rPr>
                  <m:t>k</m:t>
                </w:del>
              </m:r>
            </m:oMath>
            <w:moveTo w:id="1136" w:author="Walgren, Patrick" w:date="2024-06-08T08:26:00Z" w16du:dateUtc="2024-06-08T12:26:00Z">
              <w:del w:id="1137" w:author="Walgren, Patrick" w:date="2024-10-09T08:25:00Z" w16du:dateUtc="2024-10-09T14:25:00Z">
                <w:r w:rsidR="00002B6A" w:rsidDel="00446705">
                  <w:rPr>
                    <w:rFonts w:eastAsiaTheme="minorEastAsia"/>
                  </w:rPr>
                  <w:delText xml:space="preserve"> before a nonlinear curve fitting routine converges to the global optimum. Typical values for </w:delText>
                </w:r>
              </w:del>
              <m:oMath>
                <m:r>
                  <w:del w:id="1138" w:author="Walgren, Patrick" w:date="2024-10-09T08:25:00Z" w16du:dateUtc="2024-10-09T14:25:00Z">
                    <w:rPr>
                      <w:rFonts w:ascii="Cambria Math" w:eastAsiaTheme="minorEastAsia" w:hAnsi="Cambria Math"/>
                    </w:rPr>
                    <m:t>k</m:t>
                  </w:del>
                </m:r>
              </m:oMath>
              <w:moveTo w:id="1139" w:author="Walgren, Patrick" w:date="2024-06-08T08:26:00Z" w16du:dateUtc="2024-06-08T12:26:00Z">
                <w:del w:id="1140" w:author="Walgren, Patrick" w:date="2024-10-09T08:25:00Z" w16du:dateUtc="2024-10-09T14:25:00Z">
                  <w:r w:rsidR="00002B6A" w:rsidDel="00446705">
                    <w:rPr>
                      <w:rFonts w:eastAsiaTheme="minorEastAsia"/>
                    </w:rPr>
                    <w:delText xml:space="preserve"> range from </w:delText>
                  </w:r>
                </w:del>
                <m:oMath>
                  <m:sSup>
                    <m:sSupPr>
                      <m:ctrlPr>
                        <w:del w:id="1141" w:author="Walgren, Patrick" w:date="2024-10-09T08:25:00Z" w16du:dateUtc="2024-10-09T14:25:00Z">
                          <w:rPr>
                            <w:rFonts w:ascii="Cambria Math" w:eastAsiaTheme="minorEastAsia" w:hAnsi="Cambria Math"/>
                            <w:i/>
                          </w:rPr>
                        </w:del>
                      </m:ctrlPr>
                    </m:sSupPr>
                    <m:e>
                      <m:r>
                        <w:del w:id="1142" w:author="Walgren, Patrick" w:date="2024-10-09T08:25:00Z" w16du:dateUtc="2024-10-09T14:25:00Z">
                          <w:rPr>
                            <w:rFonts w:ascii="Cambria Math" w:eastAsiaTheme="minorEastAsia" w:hAnsi="Cambria Math"/>
                          </w:rPr>
                          <m:t>10</m:t>
                        </w:del>
                      </m:r>
                    </m:e>
                    <m:sup>
                      <m:r>
                        <w:del w:id="1143" w:author="Walgren, Patrick" w:date="2024-10-09T08:25:00Z" w16du:dateUtc="2024-10-09T14:25:00Z">
                          <w:rPr>
                            <w:rFonts w:ascii="Cambria Math" w:eastAsiaTheme="minorEastAsia" w:hAnsi="Cambria Math"/>
                          </w:rPr>
                          <m:t>-4</m:t>
                        </w:del>
                      </m:r>
                    </m:sup>
                  </m:sSup>
                </m:oMath>
                <w:moveTo w:id="1144" w:author="Walgren, Patrick" w:date="2024-06-08T08:26:00Z" w16du:dateUtc="2024-06-08T12:26:00Z">
                  <w:del w:id="1145" w:author="Walgren, Patrick" w:date="2024-10-09T08:25:00Z" w16du:dateUtc="2024-10-09T14:25:00Z">
                    <w:r w:rsidR="00002B6A" w:rsidDel="00446705">
                      <w:rPr>
                        <w:rFonts w:eastAsiaTheme="minorEastAsia"/>
                      </w:rPr>
                      <w:delText xml:space="preserve"> </w:delText>
                    </w:r>
                  </w:del>
                  <m:oMath>
                    <m:r>
                      <w:del w:id="1146" w:author="Walgren, Patrick" w:date="2024-10-09T08:25:00Z" w16du:dateUtc="2024-10-09T14:25:00Z">
                        <m:rPr>
                          <m:sty m:val="p"/>
                        </m:rPr>
                        <w:rPr>
                          <w:rFonts w:ascii="Cambria Math" w:eastAsiaTheme="minorEastAsia" w:hAnsi="Cambria Math"/>
                        </w:rPr>
                        <m:t>MPa/℃</m:t>
                      </w:del>
                    </m:r>
                  </m:oMath>
                  <w:moveTo w:id="1147" w:author="Walgren, Patrick" w:date="2024-06-08T08:26:00Z" w16du:dateUtc="2024-06-08T12:26:00Z">
                    <w:del w:id="1148" w:author="Walgren, Patrick" w:date="2024-10-09T08:25:00Z" w16du:dateUtc="2024-10-09T14:25:00Z">
                      <w:r w:rsidR="00002B6A" w:rsidDel="00446705">
                        <w:rPr>
                          <w:rFonts w:eastAsiaTheme="minorEastAsia"/>
                          <w:iCs/>
                        </w:rPr>
                        <w:delText xml:space="preserve"> and </w:delText>
                      </w:r>
                    </w:del>
                    <m:oMath>
                      <m:sSup>
                        <m:sSupPr>
                          <m:ctrlPr>
                            <w:del w:id="1149" w:author="Walgren, Patrick" w:date="2024-10-09T08:25:00Z" w16du:dateUtc="2024-10-09T14:25:00Z">
                              <w:rPr>
                                <w:rFonts w:ascii="Cambria Math" w:eastAsiaTheme="minorEastAsia" w:hAnsi="Cambria Math"/>
                                <w:i/>
                              </w:rPr>
                            </w:del>
                          </m:ctrlPr>
                        </m:sSupPr>
                        <m:e>
                          <m:r>
                            <w:del w:id="1150" w:author="Walgren, Patrick" w:date="2024-10-09T08:25:00Z" w16du:dateUtc="2024-10-09T14:25:00Z">
                              <w:rPr>
                                <w:rFonts w:ascii="Cambria Math" w:eastAsiaTheme="minorEastAsia" w:hAnsi="Cambria Math"/>
                              </w:rPr>
                              <m:t>10</m:t>
                            </w:del>
                          </m:r>
                        </m:e>
                        <m:sup>
                          <m:r>
                            <w:del w:id="1151" w:author="Walgren, Patrick" w:date="2024-10-09T08:25:00Z" w16du:dateUtc="2024-10-09T14:25:00Z">
                              <w:rPr>
                                <w:rFonts w:ascii="Cambria Math" w:eastAsiaTheme="minorEastAsia" w:hAnsi="Cambria Math"/>
                              </w:rPr>
                              <m:t>-8</m:t>
                            </w:del>
                          </m:r>
                        </m:sup>
                      </m:sSup>
                    </m:oMath>
                    <w:moveTo w:id="1152" w:author="Walgren, Patrick" w:date="2024-06-08T08:26:00Z" w16du:dateUtc="2024-06-08T12:26:00Z">
                      <w:del w:id="1153" w:author="Walgren, Patrick" w:date="2024-10-09T08:25:00Z" w16du:dateUtc="2024-10-09T14:25:00Z">
                        <w:r w:rsidR="00002B6A" w:rsidDel="00446705">
                          <w:rPr>
                            <w:rFonts w:eastAsiaTheme="minorEastAsia"/>
                          </w:rPr>
                          <w:delText xml:space="preserve"> </w:delText>
                        </w:r>
                      </w:del>
                      <m:oMath>
                        <m:r>
                          <w:del w:id="1154" w:author="Walgren, Patrick" w:date="2024-10-09T08:25:00Z" w16du:dateUtc="2024-10-09T14:25:00Z">
                            <m:rPr>
                              <m:sty m:val="p"/>
                            </m:rPr>
                            <w:rPr>
                              <w:rFonts w:ascii="Cambria Math" w:eastAsiaTheme="minorEastAsia" w:hAnsi="Cambria Math"/>
                            </w:rPr>
                            <m:t>MPa/℃</m:t>
                          </w:del>
                        </m:r>
                      </m:oMath>
                      <w:moveTo w:id="1155" w:author="Walgren, Patrick" w:date="2024-06-08T08:26:00Z" w16du:dateUtc="2024-06-08T12:26:00Z">
                        <w:del w:id="1156" w:author="Walgren, Patrick" w:date="2024-10-09T08:25:00Z" w16du:dateUtc="2024-10-09T14:25:00Z">
                          <w:r w:rsidR="00002B6A" w:rsidDel="00446705">
                            <w:rPr>
                              <w:rFonts w:eastAsiaTheme="minorEastAsia"/>
                              <w:iCs/>
                            </w:rPr>
                            <w:delText xml:space="preserve"> for materials with small and large changes in transformation strain as a function of stress, respectively. </w:delText>
                          </w:r>
                        </w:del>
                      </w:moveTo>
                    </w:moveTo>
                  </w:moveTo>
                </w:moveTo>
              </w:moveTo>
            </w:moveTo>
          </w:moveTo>
        </w:moveTo>
      </w:moveTo>
    </w:p>
    <w:moveToRangeEnd w:id="1122"/>
    <w:p w14:paraId="29B59604" w14:textId="2BD900C3" w:rsidR="00854464" w:rsidDel="00446705" w:rsidRDefault="000A1B99" w:rsidP="00EB0ACE">
      <w:pPr>
        <w:rPr>
          <w:ins w:id="1157" w:author="Mingear, Jacob Lee" w:date="2024-10-07T16:47:00Z" w16du:dateUtc="2024-10-07T22:47:00Z"/>
          <w:del w:id="1158" w:author="Walgren, Patrick" w:date="2024-10-09T08:25:00Z" w16du:dateUtc="2024-10-09T14:25:00Z"/>
          <w:rFonts w:eastAsiaTheme="minorEastAsia"/>
          <w:iCs/>
        </w:rPr>
      </w:pPr>
      <w:del w:id="1159" w:author="Walgren, Patrick" w:date="2024-10-09T08:25:00Z" w16du:dateUtc="2024-10-09T14:25:00Z">
        <w:r w:rsidDel="00446705">
          <w:rPr>
            <w:rFonts w:eastAsiaTheme="minorEastAsia"/>
          </w:rPr>
          <w:delText xml:space="preserve">If </w:delText>
        </w:r>
      </w:del>
      <m:oMath>
        <m:sSup>
          <m:sSupPr>
            <m:ctrlPr>
              <w:del w:id="1160" w:author="Walgren, Patrick" w:date="2024-10-09T08:25:00Z" w16du:dateUtc="2024-10-09T14:25:00Z">
                <w:rPr>
                  <w:rFonts w:ascii="Cambria Math" w:hAnsi="Cambria Math"/>
                  <w:i/>
                </w:rPr>
              </w:del>
            </m:ctrlPr>
          </m:sSupPr>
          <m:e>
            <m:r>
              <w:del w:id="1161" w:author="Walgren, Patrick" w:date="2024-10-09T08:25:00Z" w16du:dateUtc="2024-10-09T14:25:00Z">
                <w:rPr>
                  <w:rFonts w:ascii="Cambria Math" w:hAnsi="Cambria Math"/>
                </w:rPr>
                <m:t>α</m:t>
              </w:del>
            </m:r>
          </m:e>
          <m:sup>
            <m:r>
              <w:del w:id="1162" w:author="Walgren, Patrick" w:date="2024-10-09T08:25:00Z" w16du:dateUtc="2024-10-09T14:25:00Z">
                <w:rPr>
                  <w:rFonts w:ascii="Cambria Math" w:hAnsi="Cambria Math"/>
                </w:rPr>
                <m:t>M</m:t>
              </w:del>
            </m:r>
          </m:sup>
        </m:sSup>
        <m:r>
          <w:del w:id="1163" w:author="Walgren, Patrick" w:date="2024-10-09T08:25:00Z" w16du:dateUtc="2024-10-09T14:25:00Z">
            <w:rPr>
              <w:rFonts w:ascii="Cambria Math" w:eastAsiaTheme="minorEastAsia" w:hAnsi="Cambria Math"/>
            </w:rPr>
            <m:t>≠</m:t>
          </w:del>
        </m:r>
        <m:sSup>
          <m:sSupPr>
            <m:ctrlPr>
              <w:del w:id="1164" w:author="Walgren, Patrick" w:date="2024-10-09T08:25:00Z" w16du:dateUtc="2024-10-09T14:25:00Z">
                <w:rPr>
                  <w:rFonts w:ascii="Cambria Math" w:eastAsiaTheme="minorEastAsia" w:hAnsi="Cambria Math"/>
                  <w:i/>
                </w:rPr>
              </w:del>
            </m:ctrlPr>
          </m:sSupPr>
          <m:e>
            <m:r>
              <w:del w:id="1165" w:author="Walgren, Patrick" w:date="2024-10-09T08:25:00Z" w16du:dateUtc="2024-10-09T14:25:00Z">
                <w:rPr>
                  <w:rFonts w:ascii="Cambria Math" w:eastAsiaTheme="minorEastAsia" w:hAnsi="Cambria Math"/>
                </w:rPr>
                <m:t>α</m:t>
              </w:del>
            </m:r>
          </m:e>
          <m:sup>
            <m:r>
              <w:del w:id="1166" w:author="Walgren, Patrick" w:date="2024-10-09T08:25:00Z" w16du:dateUtc="2024-10-09T14:25:00Z">
                <w:rPr>
                  <w:rFonts w:ascii="Cambria Math" w:eastAsiaTheme="minorEastAsia" w:hAnsi="Cambria Math"/>
                </w:rPr>
                <m:t>A</m:t>
              </w:del>
            </m:r>
          </m:sup>
        </m:sSup>
      </m:oMath>
      <w:del w:id="1167" w:author="Walgren, Patrick" w:date="2024-10-09T08:25:00Z" w16du:dateUtc="2024-10-09T14:25:00Z">
        <w:r w:rsidDel="00446705">
          <w:rPr>
            <w:rFonts w:eastAsiaTheme="minorEastAsia"/>
          </w:rPr>
          <w:delText>, the strain due to thermal expansion will be incorrectly predicted across the tested temperature range</w:delText>
        </w:r>
      </w:del>
      <w:ins w:id="1168" w:author="Mingear, Jacob Lee" w:date="2024-10-07T17:07:00Z" w16du:dateUtc="2024-10-07T23:07:00Z">
        <w:del w:id="1169" w:author="Walgren, Patrick" w:date="2024-10-09T08:25:00Z" w16du:dateUtc="2024-10-09T14:25:00Z">
          <w:r w:rsidR="00204FB2" w:rsidDel="00446705">
            <w:rPr>
              <w:rFonts w:eastAsiaTheme="minorEastAsia"/>
            </w:rPr>
            <w:delText>;</w:delText>
          </w:r>
        </w:del>
      </w:ins>
      <w:del w:id="1170" w:author="Walgren, Patrick" w:date="2024-10-09T08:25:00Z" w16du:dateUtc="2024-10-09T14:25:00Z">
        <w:r w:rsidDel="00446705">
          <w:rPr>
            <w:rFonts w:eastAsiaTheme="minorEastAsia"/>
          </w:rPr>
          <w:delText>. H</w:delText>
        </w:r>
      </w:del>
      <w:ins w:id="1171" w:author="Mingear, Jacob Lee" w:date="2024-10-07T17:07:00Z" w16du:dateUtc="2024-10-07T23:07:00Z">
        <w:del w:id="1172" w:author="Walgren, Patrick" w:date="2024-10-09T08:25:00Z" w16du:dateUtc="2024-10-09T14:25:00Z">
          <w:r w:rsidR="00204FB2" w:rsidDel="00446705">
            <w:rPr>
              <w:rFonts w:eastAsiaTheme="minorEastAsia"/>
            </w:rPr>
            <w:delText>h</w:delText>
          </w:r>
        </w:del>
      </w:ins>
      <w:del w:id="1173" w:author="Walgren, Patrick" w:date="2024-10-09T08:25:00Z" w16du:dateUtc="2024-10-09T14:25:00Z">
        <w:r w:rsidDel="00446705">
          <w:rPr>
            <w:rFonts w:eastAsiaTheme="minorEastAsia"/>
          </w:rPr>
          <w:delText>owever, this is a limitation of the one-dimensional reduction of the Lagoudas constitutive model</w:delText>
        </w:r>
      </w:del>
      <w:ins w:id="1174" w:author="Mingear, Jacob Lee" w:date="2024-10-07T17:07:00Z" w16du:dateUtc="2024-10-07T23:07:00Z">
        <w:del w:id="1175" w:author="Walgren, Patrick" w:date="2024-10-09T08:25:00Z" w16du:dateUtc="2024-10-09T14:25:00Z">
          <w:r w:rsidR="00204FB2" w:rsidDel="00446705">
            <w:rPr>
              <w:rFonts w:eastAsiaTheme="minorEastAsia"/>
            </w:rPr>
            <w:delText>.</w:delText>
          </w:r>
        </w:del>
      </w:ins>
      <w:del w:id="1176" w:author="Walgren, Patrick" w:date="2024-10-09T08:25:00Z" w16du:dateUtc="2024-10-09T14:25:00Z">
        <w:r w:rsidDel="00446705">
          <w:rPr>
            <w:rFonts w:eastAsiaTheme="minorEastAsia"/>
          </w:rPr>
          <w:delText xml:space="preserve">; assuming thermal expansion is invariant of material phase allows for the </w:delText>
        </w:r>
        <w:bookmarkStart w:id="1177" w:name="_Hlk175832363"/>
        <w:r w:rsidDel="00446705">
          <w:rPr>
            <w:rFonts w:eastAsiaTheme="minorEastAsia"/>
          </w:rPr>
          <w:delText xml:space="preserve">use of simpler nonlinear solution methods (i.e., Convex Cutting Plane). </w:delText>
        </w:r>
      </w:del>
      <w:bookmarkEnd w:id="1177"/>
      <w:moveFromRangeStart w:id="1178" w:author="Walgren, Patrick" w:date="2024-06-08T08:26:00Z" w:name="move168727599"/>
      <w:moveFrom w:id="1179" w:author="Walgren, Patrick" w:date="2024-06-08T08:26:00Z" w16du:dateUtc="2024-06-08T12:26:00Z">
        <w:del w:id="1180" w:author="Walgren, Patrick" w:date="2024-10-09T08:25:00Z" w16du:dateUtc="2024-10-09T14:25:00Z">
          <w:r w:rsidDel="00446705">
            <w:rPr>
              <w:rFonts w:eastAsiaTheme="minorEastAsia"/>
            </w:rPr>
            <w:delText xml:space="preserve">The nonlinearities associated with the current transformation strain </w:delText>
          </w:r>
        </w:del>
        <m:oMath>
          <m:sSub>
            <m:sSubPr>
              <m:ctrlPr>
                <w:del w:id="1181" w:author="Walgren, Patrick" w:date="2024-10-09T08:25:00Z" w16du:dateUtc="2024-10-09T14:25:00Z">
                  <w:rPr>
                    <w:rFonts w:ascii="Cambria Math" w:eastAsiaTheme="minorEastAsia" w:hAnsi="Cambria Math"/>
                    <w:i/>
                  </w:rPr>
                </w:del>
              </m:ctrlPr>
            </m:sSubPr>
            <m:e>
              <m:r>
                <w:del w:id="1182" w:author="Walgren, Patrick" w:date="2024-10-09T08:25:00Z" w16du:dateUtc="2024-10-09T14:25:00Z">
                  <w:rPr>
                    <w:rFonts w:ascii="Cambria Math" w:eastAsiaTheme="minorEastAsia" w:hAnsi="Cambria Math"/>
                  </w:rPr>
                  <m:t>H</m:t>
                </w:del>
              </m:r>
            </m:e>
            <m:sub>
              <m:r>
                <w:del w:id="1183" w:author="Walgren, Patrick" w:date="2024-10-09T08:25:00Z" w16du:dateUtc="2024-10-09T14:25:00Z">
                  <w:rPr>
                    <w:rFonts w:ascii="Cambria Math" w:eastAsiaTheme="minorEastAsia" w:hAnsi="Cambria Math"/>
                  </w:rPr>
                  <m:t>cur</m:t>
                </w:del>
              </m:r>
            </m:sub>
          </m:sSub>
          <m:d>
            <m:dPr>
              <m:ctrlPr>
                <w:del w:id="1184" w:author="Walgren, Patrick" w:date="2024-10-09T08:25:00Z" w16du:dateUtc="2024-10-09T14:25:00Z">
                  <w:rPr>
                    <w:rFonts w:ascii="Cambria Math" w:eastAsiaTheme="minorEastAsia" w:hAnsi="Cambria Math"/>
                    <w:i/>
                  </w:rPr>
                </w:del>
              </m:ctrlPr>
            </m:dPr>
            <m:e>
              <m:r>
                <w:del w:id="1185" w:author="Walgren, Patrick" w:date="2024-10-09T08:25:00Z" w16du:dateUtc="2024-10-09T14:25:00Z">
                  <w:rPr>
                    <w:rFonts w:ascii="Cambria Math" w:eastAsiaTheme="minorEastAsia" w:hAnsi="Cambria Math"/>
                  </w:rPr>
                  <m:t>σ</m:t>
                </w:del>
              </m:r>
            </m:e>
          </m:d>
        </m:oMath>
        <w:moveFrom w:id="1186" w:author="Walgren, Patrick" w:date="2024-06-08T08:26:00Z" w16du:dateUtc="2024-06-08T12:26:00Z">
          <w:del w:id="1187" w:author="Walgren, Patrick" w:date="2024-10-09T08:25:00Z" w16du:dateUtc="2024-10-09T14:25:00Z">
            <w:r w:rsidDel="00446705">
              <w:rPr>
                <w:rFonts w:eastAsiaTheme="minorEastAsia"/>
              </w:rPr>
              <w:delText xml:space="preserve"> make the transformation strain very sensitive to change in model parameters (in particular the rise time </w:delText>
            </w:r>
          </w:del>
          <m:oMath>
            <m:r>
              <w:del w:id="1188" w:author="Walgren, Patrick" w:date="2024-10-09T08:25:00Z" w16du:dateUtc="2024-10-09T14:25:00Z">
                <w:rPr>
                  <w:rFonts w:ascii="Cambria Math" w:eastAsiaTheme="minorEastAsia" w:hAnsi="Cambria Math"/>
                </w:rPr>
                <m:t>k</m:t>
              </w:del>
            </m:r>
          </m:oMath>
          <w:moveFrom w:id="1189" w:author="Walgren, Patrick" w:date="2024-06-08T08:26:00Z" w16du:dateUtc="2024-06-08T12:26:00Z">
            <w:del w:id="1190" w:author="Walgren, Patrick" w:date="2024-10-09T08:25:00Z" w16du:dateUtc="2024-10-09T14:25:00Z">
              <w:r w:rsidDel="00446705">
                <w:rPr>
                  <w:rFonts w:eastAsiaTheme="minorEastAsia"/>
                </w:rPr>
                <w:delText xml:space="preserve">). This sensitivity requires the analyst to try a range of starting values for </w:delText>
              </w:r>
            </w:del>
            <m:oMath>
              <m:r>
                <w:del w:id="1191" w:author="Walgren, Patrick" w:date="2024-10-09T08:25:00Z" w16du:dateUtc="2024-10-09T14:25:00Z">
                  <w:rPr>
                    <w:rFonts w:ascii="Cambria Math" w:eastAsiaTheme="minorEastAsia" w:hAnsi="Cambria Math"/>
                  </w:rPr>
                  <m:t>k</m:t>
                </w:del>
              </m:r>
            </m:oMath>
            <w:moveFrom w:id="1192" w:author="Walgren, Patrick" w:date="2024-06-08T08:26:00Z" w16du:dateUtc="2024-06-08T12:26:00Z">
              <w:del w:id="1193" w:author="Walgren, Patrick" w:date="2024-10-09T08:25:00Z" w16du:dateUtc="2024-10-09T14:25:00Z">
                <w:r w:rsidDel="00446705">
                  <w:rPr>
                    <w:rFonts w:eastAsiaTheme="minorEastAsia"/>
                  </w:rPr>
                  <w:delText xml:space="preserve"> before a nonlinear curve fitting routine converges to the global optimum. Typical values for </w:delText>
                </w:r>
              </w:del>
              <m:oMath>
                <m:r>
                  <w:del w:id="1194" w:author="Walgren, Patrick" w:date="2024-10-09T08:25:00Z" w16du:dateUtc="2024-10-09T14:25:00Z">
                    <w:rPr>
                      <w:rFonts w:ascii="Cambria Math" w:eastAsiaTheme="minorEastAsia" w:hAnsi="Cambria Math"/>
                    </w:rPr>
                    <m:t>k</m:t>
                  </w:del>
                </m:r>
              </m:oMath>
              <w:moveFrom w:id="1195" w:author="Walgren, Patrick" w:date="2024-06-08T08:26:00Z" w16du:dateUtc="2024-06-08T12:26:00Z">
                <w:del w:id="1196" w:author="Walgren, Patrick" w:date="2024-10-09T08:25:00Z" w16du:dateUtc="2024-10-09T14:25:00Z">
                  <w:r w:rsidDel="00446705">
                    <w:rPr>
                      <w:rFonts w:eastAsiaTheme="minorEastAsia"/>
                    </w:rPr>
                    <w:delText xml:space="preserve"> range from </w:delText>
                  </w:r>
                </w:del>
                <m:oMath>
                  <m:sSup>
                    <m:sSupPr>
                      <m:ctrlPr>
                        <w:del w:id="1197" w:author="Walgren, Patrick" w:date="2024-10-09T08:25:00Z" w16du:dateUtc="2024-10-09T14:25:00Z">
                          <w:rPr>
                            <w:rFonts w:ascii="Cambria Math" w:eastAsiaTheme="minorEastAsia" w:hAnsi="Cambria Math"/>
                            <w:i/>
                          </w:rPr>
                        </w:del>
                      </m:ctrlPr>
                    </m:sSupPr>
                    <m:e>
                      <m:r>
                        <w:del w:id="1198" w:author="Walgren, Patrick" w:date="2024-10-09T08:25:00Z" w16du:dateUtc="2024-10-09T14:25:00Z">
                          <w:rPr>
                            <w:rFonts w:ascii="Cambria Math" w:eastAsiaTheme="minorEastAsia" w:hAnsi="Cambria Math"/>
                          </w:rPr>
                          <m:t>10</m:t>
                        </w:del>
                      </m:r>
                    </m:e>
                    <m:sup>
                      <m:r>
                        <w:del w:id="1199" w:author="Walgren, Patrick" w:date="2024-10-09T08:25:00Z" w16du:dateUtc="2024-10-09T14:25:00Z">
                          <w:rPr>
                            <w:rFonts w:ascii="Cambria Math" w:eastAsiaTheme="minorEastAsia" w:hAnsi="Cambria Math"/>
                          </w:rPr>
                          <m:t>-4</m:t>
                        </w:del>
                      </m:r>
                    </m:sup>
                  </m:sSup>
                </m:oMath>
                <w:moveFrom w:id="1200" w:author="Walgren, Patrick" w:date="2024-06-08T08:26:00Z" w16du:dateUtc="2024-06-08T12:26:00Z">
                  <w:del w:id="1201" w:author="Walgren, Patrick" w:date="2024-10-09T08:25:00Z" w16du:dateUtc="2024-10-09T14:25:00Z">
                    <w:r w:rsidDel="00446705">
                      <w:rPr>
                        <w:rFonts w:eastAsiaTheme="minorEastAsia"/>
                      </w:rPr>
                      <w:delText xml:space="preserve"> </w:delText>
                    </w:r>
                  </w:del>
                  <m:oMath>
                    <m:r>
                      <w:del w:id="1202" w:author="Walgren, Patrick" w:date="2024-10-09T08:25:00Z" w16du:dateUtc="2024-10-09T14:25:00Z">
                        <m:rPr>
                          <m:sty m:val="p"/>
                        </m:rPr>
                        <w:rPr>
                          <w:rFonts w:ascii="Cambria Math" w:eastAsiaTheme="minorEastAsia" w:hAnsi="Cambria Math"/>
                        </w:rPr>
                        <m:t>MPa/℃</m:t>
                      </w:del>
                    </m:r>
                  </m:oMath>
                  <w:moveFrom w:id="1203" w:author="Walgren, Patrick" w:date="2024-06-08T08:26:00Z" w16du:dateUtc="2024-06-08T12:26:00Z">
                    <w:del w:id="1204" w:author="Walgren, Patrick" w:date="2024-10-09T08:25:00Z" w16du:dateUtc="2024-10-09T14:25:00Z">
                      <w:r w:rsidDel="00446705">
                        <w:rPr>
                          <w:rFonts w:eastAsiaTheme="minorEastAsia"/>
                          <w:iCs/>
                        </w:rPr>
                        <w:delText xml:space="preserve"> and </w:delText>
                      </w:r>
                    </w:del>
                    <m:oMath>
                      <m:sSup>
                        <m:sSupPr>
                          <m:ctrlPr>
                            <w:del w:id="1205" w:author="Walgren, Patrick" w:date="2024-10-09T08:25:00Z" w16du:dateUtc="2024-10-09T14:25:00Z">
                              <w:rPr>
                                <w:rFonts w:ascii="Cambria Math" w:eastAsiaTheme="minorEastAsia" w:hAnsi="Cambria Math"/>
                                <w:i/>
                              </w:rPr>
                            </w:del>
                          </m:ctrlPr>
                        </m:sSupPr>
                        <m:e>
                          <m:r>
                            <w:del w:id="1206" w:author="Walgren, Patrick" w:date="2024-10-09T08:25:00Z" w16du:dateUtc="2024-10-09T14:25:00Z">
                              <w:rPr>
                                <w:rFonts w:ascii="Cambria Math" w:eastAsiaTheme="minorEastAsia" w:hAnsi="Cambria Math"/>
                              </w:rPr>
                              <m:t>10</m:t>
                            </w:del>
                          </m:r>
                        </m:e>
                        <m:sup>
                          <m:r>
                            <w:del w:id="1207" w:author="Walgren, Patrick" w:date="2024-10-09T08:25:00Z" w16du:dateUtc="2024-10-09T14:25:00Z">
                              <w:rPr>
                                <w:rFonts w:ascii="Cambria Math" w:eastAsiaTheme="minorEastAsia" w:hAnsi="Cambria Math"/>
                              </w:rPr>
                              <m:t>-8</m:t>
                            </w:del>
                          </m:r>
                        </m:sup>
                      </m:sSup>
                    </m:oMath>
                    <w:moveFrom w:id="1208" w:author="Walgren, Patrick" w:date="2024-06-08T08:26:00Z" w16du:dateUtc="2024-06-08T12:26:00Z">
                      <w:del w:id="1209" w:author="Walgren, Patrick" w:date="2024-10-09T08:25:00Z" w16du:dateUtc="2024-10-09T14:25:00Z">
                        <w:r w:rsidDel="00446705">
                          <w:rPr>
                            <w:rFonts w:eastAsiaTheme="minorEastAsia"/>
                          </w:rPr>
                          <w:delText xml:space="preserve"> </w:delText>
                        </w:r>
                      </w:del>
                      <m:oMath>
                        <m:r>
                          <w:del w:id="1210" w:author="Walgren, Patrick" w:date="2024-10-09T08:25:00Z" w16du:dateUtc="2024-10-09T14:25:00Z">
                            <m:rPr>
                              <m:sty m:val="p"/>
                            </m:rPr>
                            <w:rPr>
                              <w:rFonts w:ascii="Cambria Math" w:eastAsiaTheme="minorEastAsia" w:hAnsi="Cambria Math"/>
                            </w:rPr>
                            <m:t>MPa/℃</m:t>
                          </w:del>
                        </m:r>
                      </m:oMath>
                      <w:moveFrom w:id="1211" w:author="Walgren, Patrick" w:date="2024-06-08T08:26:00Z" w16du:dateUtc="2024-06-08T12:26:00Z">
                        <w:del w:id="1212" w:author="Walgren, Patrick" w:date="2024-10-09T08:25:00Z" w16du:dateUtc="2024-10-09T14:25:00Z">
                          <w:r w:rsidDel="00446705">
                            <w:rPr>
                              <w:rFonts w:eastAsiaTheme="minorEastAsia"/>
                              <w:iCs/>
                            </w:rPr>
                            <w:delText xml:space="preserve"> for materials with small and large changes in transformation strain as a function of stress, respectively. </w:delText>
                          </w:r>
                        </w:del>
                      </w:moveFrom>
                      <w:moveFromRangeEnd w:id="1178"/>
                    </w:moveFrom>
                  </w:moveFrom>
                </w:moveFrom>
              </w:moveFrom>
            </w:moveFrom>
          </w:moveFrom>
        </w:moveFrom>
      </w:moveFrom>
    </w:p>
    <w:p w14:paraId="103D4E33" w14:textId="77777777" w:rsidR="00BE0AE7" w:rsidRDefault="00BE0AE7" w:rsidP="00EB0ACE">
      <w:pPr>
        <w:rPr>
          <w:ins w:id="1213" w:author="Mingear, Jacob Lee" w:date="2024-10-07T16:47:00Z" w16du:dateUtc="2024-10-07T22:47:00Z"/>
          <w:rFonts w:eastAsiaTheme="minorEastAsia"/>
          <w:iCs/>
        </w:rPr>
      </w:pPr>
    </w:p>
    <w:tbl>
      <w:tblPr>
        <w:tblStyle w:val="TableGrid"/>
        <w:tblW w:w="9142" w:type="dxa"/>
        <w:tblLayout w:type="fixed"/>
        <w:tblLook w:val="04A0" w:firstRow="1" w:lastRow="0" w:firstColumn="1" w:lastColumn="0" w:noHBand="0" w:noVBand="1"/>
        <w:tblPrChange w:id="1214" w:author="Walgren, Patrick" w:date="2024-10-09T08:33:00Z" w16du:dateUtc="2024-10-09T14:33:00Z">
          <w:tblPr>
            <w:tblStyle w:val="TableGrid"/>
            <w:tblW w:w="9378" w:type="dxa"/>
            <w:tblLayout w:type="fixed"/>
            <w:tblLook w:val="04A0" w:firstRow="1" w:lastRow="0" w:firstColumn="1" w:lastColumn="0" w:noHBand="0" w:noVBand="1"/>
          </w:tblPr>
        </w:tblPrChange>
      </w:tblPr>
      <w:tblGrid>
        <w:gridCol w:w="3047"/>
        <w:gridCol w:w="3047"/>
        <w:gridCol w:w="3048"/>
        <w:tblGridChange w:id="1215">
          <w:tblGrid>
            <w:gridCol w:w="3047"/>
            <w:gridCol w:w="1406"/>
            <w:gridCol w:w="1641"/>
            <w:gridCol w:w="2812"/>
            <w:gridCol w:w="236"/>
          </w:tblGrid>
        </w:tblGridChange>
      </w:tblGrid>
      <w:tr w:rsidR="00532330" w14:paraId="023581DA" w14:textId="55403C68" w:rsidTr="00532330">
        <w:trPr>
          <w:ins w:id="1216" w:author="Walgren, Patrick" w:date="2024-10-09T08:31:00Z"/>
        </w:trPr>
        <w:tc>
          <w:tcPr>
            <w:tcW w:w="3047" w:type="dxa"/>
            <w:tcPrChange w:id="1217" w:author="Walgren, Patrick" w:date="2024-10-09T08:33:00Z" w16du:dateUtc="2024-10-09T14:33:00Z">
              <w:tcPr>
                <w:tcW w:w="4453" w:type="dxa"/>
                <w:gridSpan w:val="2"/>
              </w:tcPr>
            </w:tcPrChange>
          </w:tcPr>
          <w:p w14:paraId="460A641F" w14:textId="77777777" w:rsidR="00532330" w:rsidRPr="00532330" w:rsidRDefault="00532330" w:rsidP="00874AF0">
            <w:pPr>
              <w:keepNext/>
              <w:rPr>
                <w:ins w:id="1218" w:author="Walgren, Patrick" w:date="2024-10-09T08:31:00Z" w16du:dateUtc="2024-10-09T14:31:00Z"/>
                <w:color w:val="000000" w:themeColor="text1"/>
                <w:rPrChange w:id="1219" w:author="Walgren, Patrick" w:date="2024-10-09T08:35:00Z" w16du:dateUtc="2024-10-09T14:35:00Z">
                  <w:rPr>
                    <w:ins w:id="1220" w:author="Walgren, Patrick" w:date="2024-10-09T08:31:00Z" w16du:dateUtc="2024-10-09T14:31:00Z"/>
                  </w:rPr>
                </w:rPrChange>
              </w:rPr>
            </w:pPr>
            <w:ins w:id="1221" w:author="Walgren, Patrick" w:date="2024-10-09T08:31:00Z" w16du:dateUtc="2024-10-09T14:31:00Z">
              <w:r w:rsidRPr="00532330">
                <w:rPr>
                  <w:noProof/>
                  <w:color w:val="000000" w:themeColor="text1"/>
                  <w:rPrChange w:id="1222" w:author="Walgren, Patrick" w:date="2024-10-09T08:35:00Z" w16du:dateUtc="2024-10-09T14:35:00Z">
                    <w:rPr>
                      <w:noProof/>
                    </w:rPr>
                  </w:rPrChange>
                </w:rPr>
                <w:drawing>
                  <wp:inline distT="0" distB="0" distL="0" distR="0" wp14:anchorId="51D6B6D6" wp14:editId="525292ED">
                    <wp:extent cx="1800520" cy="1800520"/>
                    <wp:effectExtent l="0" t="0" r="9525" b="9525"/>
                    <wp:docPr id="6231760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65635" name="Picture 22076563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10772" cy="1810772"/>
                            </a:xfrm>
                            <a:prstGeom prst="rect">
                              <a:avLst/>
                            </a:prstGeom>
                          </pic:spPr>
                        </pic:pic>
                      </a:graphicData>
                    </a:graphic>
                  </wp:inline>
                </w:drawing>
              </w:r>
            </w:ins>
          </w:p>
          <w:p w14:paraId="4FC6982B" w14:textId="1BFA5992" w:rsidR="00532330" w:rsidRPr="00532330" w:rsidRDefault="00532330">
            <w:pPr>
              <w:pStyle w:val="Caption"/>
              <w:rPr>
                <w:ins w:id="1223" w:author="Walgren, Patrick" w:date="2024-10-09T08:31:00Z" w16du:dateUtc="2024-10-09T14:31:00Z"/>
                <w:color w:val="000000" w:themeColor="text1"/>
                <w:rPrChange w:id="1224" w:author="Walgren, Patrick" w:date="2024-10-09T08:35:00Z" w16du:dateUtc="2024-10-09T14:35:00Z">
                  <w:rPr>
                    <w:ins w:id="1225" w:author="Walgren, Patrick" w:date="2024-10-09T08:31:00Z" w16du:dateUtc="2024-10-09T14:31:00Z"/>
                  </w:rPr>
                </w:rPrChange>
              </w:rPr>
              <w:pPrChange w:id="1226" w:author="Walgren, Patrick" w:date="2024-10-09T08:35:00Z" w16du:dateUtc="2024-10-09T14:35:00Z">
                <w:pPr/>
              </w:pPrChange>
            </w:pPr>
            <w:ins w:id="1227" w:author="Walgren, Patrick" w:date="2024-10-09T08:31:00Z" w16du:dateUtc="2024-10-09T14:31:00Z">
              <w:r w:rsidRPr="00532330">
                <w:rPr>
                  <w:color w:val="000000" w:themeColor="text1"/>
                  <w:rPrChange w:id="1228" w:author="Walgren, Patrick" w:date="2024-10-09T08:35:00Z" w16du:dateUtc="2024-10-09T14:35:00Z">
                    <w:rPr>
                      <w:i/>
                      <w:iCs/>
                    </w:rPr>
                  </w:rPrChange>
                </w:rPr>
                <w:t>a) Constant-stress force cycling data for five distinct stress levels.</w:t>
              </w:r>
            </w:ins>
          </w:p>
        </w:tc>
        <w:tc>
          <w:tcPr>
            <w:tcW w:w="3047" w:type="dxa"/>
            <w:tcPrChange w:id="1229" w:author="Walgren, Patrick" w:date="2024-10-09T08:33:00Z" w16du:dateUtc="2024-10-09T14:33:00Z">
              <w:tcPr>
                <w:tcW w:w="4453" w:type="dxa"/>
                <w:gridSpan w:val="2"/>
              </w:tcPr>
            </w:tcPrChange>
          </w:tcPr>
          <w:p w14:paraId="10C88543" w14:textId="77777777" w:rsidR="00532330" w:rsidRPr="00532330" w:rsidRDefault="00532330" w:rsidP="00874AF0">
            <w:pPr>
              <w:keepNext/>
              <w:rPr>
                <w:ins w:id="1230" w:author="Walgren, Patrick" w:date="2024-10-09T08:31:00Z" w16du:dateUtc="2024-10-09T14:31:00Z"/>
                <w:color w:val="000000" w:themeColor="text1"/>
                <w:rPrChange w:id="1231" w:author="Walgren, Patrick" w:date="2024-10-09T08:35:00Z" w16du:dateUtc="2024-10-09T14:35:00Z">
                  <w:rPr>
                    <w:ins w:id="1232" w:author="Walgren, Patrick" w:date="2024-10-09T08:31:00Z" w16du:dateUtc="2024-10-09T14:31:00Z"/>
                  </w:rPr>
                </w:rPrChange>
              </w:rPr>
            </w:pPr>
            <w:ins w:id="1233" w:author="Walgren, Patrick" w:date="2024-10-09T08:31:00Z" w16du:dateUtc="2024-10-09T14:31:00Z">
              <w:r w:rsidRPr="00532330">
                <w:rPr>
                  <w:noProof/>
                  <w:color w:val="000000" w:themeColor="text1"/>
                  <w:rPrChange w:id="1234" w:author="Walgren, Patrick" w:date="2024-10-09T08:35:00Z" w16du:dateUtc="2024-10-09T14:35:00Z">
                    <w:rPr>
                      <w:noProof/>
                    </w:rPr>
                  </w:rPrChange>
                </w:rPr>
                <w:drawing>
                  <wp:inline distT="0" distB="0" distL="0" distR="0" wp14:anchorId="35CDA4DA" wp14:editId="7B2B9726">
                    <wp:extent cx="1838228" cy="1838228"/>
                    <wp:effectExtent l="0" t="0" r="0" b="0"/>
                    <wp:docPr id="2857814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16029" name="Picture 5576160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43828" cy="1843828"/>
                            </a:xfrm>
                            <a:prstGeom prst="rect">
                              <a:avLst/>
                            </a:prstGeom>
                          </pic:spPr>
                        </pic:pic>
                      </a:graphicData>
                    </a:graphic>
                  </wp:inline>
                </w:drawing>
              </w:r>
            </w:ins>
          </w:p>
          <w:p w14:paraId="45F5CFE6" w14:textId="2D5584DA" w:rsidR="00532330" w:rsidRPr="00532330" w:rsidRDefault="00532330">
            <w:pPr>
              <w:pStyle w:val="Caption"/>
              <w:rPr>
                <w:ins w:id="1235" w:author="Walgren, Patrick" w:date="2024-10-09T08:31:00Z" w16du:dateUtc="2024-10-09T14:31:00Z"/>
                <w:color w:val="000000" w:themeColor="text1"/>
                <w:rPrChange w:id="1236" w:author="Walgren, Patrick" w:date="2024-10-09T08:35:00Z" w16du:dateUtc="2024-10-09T14:35:00Z">
                  <w:rPr>
                    <w:ins w:id="1237" w:author="Walgren, Patrick" w:date="2024-10-09T08:31:00Z" w16du:dateUtc="2024-10-09T14:31:00Z"/>
                  </w:rPr>
                </w:rPrChange>
              </w:rPr>
              <w:pPrChange w:id="1238" w:author="Walgren, Patrick" w:date="2024-10-09T08:35:00Z" w16du:dateUtc="2024-10-09T14:35:00Z">
                <w:pPr/>
              </w:pPrChange>
            </w:pPr>
            <w:ins w:id="1239" w:author="Walgren, Patrick" w:date="2024-10-09T08:31:00Z" w16du:dateUtc="2024-10-09T14:31:00Z">
              <w:r w:rsidRPr="00532330">
                <w:rPr>
                  <w:color w:val="000000" w:themeColor="text1"/>
                  <w:rPrChange w:id="1240" w:author="Walgren, Patrick" w:date="2024-10-09T08:35:00Z" w16du:dateUtc="2024-10-09T14:35:00Z">
                    <w:rPr>
                      <w:i/>
                      <w:iCs/>
                    </w:rPr>
                  </w:rPrChange>
                </w:rPr>
                <w:t xml:space="preserve">b) </w:t>
              </w:r>
            </w:ins>
            <w:ins w:id="1241" w:author="Walgren, Patrick" w:date="2024-10-09T08:38:00Z" w16du:dateUtc="2024-10-09T14:38:00Z">
              <w:r w:rsidR="00C52C1D">
                <w:rPr>
                  <w:color w:val="000000" w:themeColor="text1"/>
                </w:rPr>
                <w:t>Estimates for z</w:t>
              </w:r>
            </w:ins>
            <w:ins w:id="1242" w:author="Walgren, Patrick" w:date="2024-10-09T08:31:00Z" w16du:dateUtc="2024-10-09T14:31:00Z">
              <w:r w:rsidRPr="00532330">
                <w:rPr>
                  <w:color w:val="000000" w:themeColor="text1"/>
                  <w:rPrChange w:id="1243" w:author="Walgren, Patrick" w:date="2024-10-09T08:35:00Z" w16du:dateUtc="2024-10-09T14:35:00Z">
                    <w:rPr>
                      <w:i/>
                      <w:iCs/>
                    </w:rPr>
                  </w:rPrChange>
                </w:rPr>
                <w:t>ero-stress transformation temperatures and stress-influence coefficients at the calibration stress are extracted directly from CFTC data.</w:t>
              </w:r>
            </w:ins>
          </w:p>
        </w:tc>
        <w:tc>
          <w:tcPr>
            <w:tcW w:w="3048" w:type="dxa"/>
            <w:tcPrChange w:id="1244" w:author="Walgren, Patrick" w:date="2024-10-09T08:33:00Z" w16du:dateUtc="2024-10-09T14:33:00Z">
              <w:tcPr>
                <w:tcW w:w="236" w:type="dxa"/>
              </w:tcPr>
            </w:tcPrChange>
          </w:tcPr>
          <w:p w14:paraId="588F6A71" w14:textId="77777777" w:rsidR="00532330" w:rsidRPr="00532330" w:rsidRDefault="00532330" w:rsidP="00874AF0">
            <w:pPr>
              <w:keepNext/>
              <w:rPr>
                <w:ins w:id="1245" w:author="Walgren, Patrick" w:date="2024-10-09T08:34:00Z" w16du:dateUtc="2024-10-09T14:34:00Z"/>
                <w:noProof/>
                <w:color w:val="000000" w:themeColor="text1"/>
                <w:rPrChange w:id="1246" w:author="Walgren, Patrick" w:date="2024-10-09T08:35:00Z" w16du:dateUtc="2024-10-09T14:35:00Z">
                  <w:rPr>
                    <w:ins w:id="1247" w:author="Walgren, Patrick" w:date="2024-10-09T08:34:00Z" w16du:dateUtc="2024-10-09T14:34:00Z"/>
                    <w:noProof/>
                  </w:rPr>
                </w:rPrChange>
              </w:rPr>
            </w:pPr>
            <w:ins w:id="1248" w:author="Walgren, Patrick" w:date="2024-10-09T08:33:00Z" w16du:dateUtc="2024-10-09T14:33:00Z">
              <w:r w:rsidRPr="00532330">
                <w:rPr>
                  <w:noProof/>
                  <w:color w:val="000000" w:themeColor="text1"/>
                  <w:rPrChange w:id="1249" w:author="Walgren, Patrick" w:date="2024-10-09T08:35:00Z" w16du:dateUtc="2024-10-09T14:35:00Z">
                    <w:rPr>
                      <w:noProof/>
                    </w:rPr>
                  </w:rPrChange>
                </w:rPr>
                <w:drawing>
                  <wp:inline distT="0" distB="0" distL="0" distR="0" wp14:anchorId="0B42048E" wp14:editId="5305AA91">
                    <wp:extent cx="1819374" cy="1819374"/>
                    <wp:effectExtent l="0" t="0" r="9525" b="9525"/>
                    <wp:docPr id="15973913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92304" name="Picture 76489230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6861" cy="1826861"/>
                            </a:xfrm>
                            <a:prstGeom prst="rect">
                              <a:avLst/>
                            </a:prstGeom>
                          </pic:spPr>
                        </pic:pic>
                      </a:graphicData>
                    </a:graphic>
                  </wp:inline>
                </w:drawing>
              </w:r>
            </w:ins>
          </w:p>
          <w:p w14:paraId="1C5A4836" w14:textId="42AEA2A2" w:rsidR="00532330" w:rsidRPr="00532330" w:rsidRDefault="00532330" w:rsidP="00874AF0">
            <w:pPr>
              <w:keepNext/>
              <w:rPr>
                <w:ins w:id="1250" w:author="Walgren, Patrick" w:date="2024-10-09T08:32:00Z" w16du:dateUtc="2024-10-09T14:32:00Z"/>
                <w:i/>
                <w:iCs/>
                <w:noProof/>
                <w:color w:val="000000" w:themeColor="text1"/>
                <w:sz w:val="18"/>
                <w:szCs w:val="18"/>
                <w:rPrChange w:id="1251" w:author="Walgren, Patrick" w:date="2024-10-09T08:35:00Z" w16du:dateUtc="2024-10-09T14:35:00Z">
                  <w:rPr>
                    <w:ins w:id="1252" w:author="Walgren, Patrick" w:date="2024-10-09T08:32:00Z" w16du:dateUtc="2024-10-09T14:32:00Z"/>
                    <w:noProof/>
                  </w:rPr>
                </w:rPrChange>
              </w:rPr>
            </w:pPr>
            <w:ins w:id="1253" w:author="Walgren, Patrick" w:date="2024-10-09T08:34:00Z" w16du:dateUtc="2024-10-09T14:34:00Z">
              <w:r w:rsidRPr="00532330">
                <w:rPr>
                  <w:i/>
                  <w:iCs/>
                  <w:color w:val="000000" w:themeColor="text1"/>
                  <w:sz w:val="18"/>
                  <w:szCs w:val="18"/>
                  <w:rPrChange w:id="1254" w:author="Walgren, Patrick" w:date="2024-10-09T08:35:00Z" w16du:dateUtc="2024-10-09T14:35:00Z">
                    <w:rPr/>
                  </w:rPrChange>
                </w:rPr>
                <w:t xml:space="preserve">c) Austenite elastic modulus </w:t>
              </w:r>
              <w:proofErr w:type="gramStart"/>
              <w:r w:rsidRPr="00532330">
                <w:rPr>
                  <w:i/>
                  <w:iCs/>
                  <w:color w:val="000000" w:themeColor="text1"/>
                  <w:sz w:val="18"/>
                  <w:szCs w:val="18"/>
                  <w:rPrChange w:id="1255" w:author="Walgren, Patrick" w:date="2024-10-09T08:35:00Z" w16du:dateUtc="2024-10-09T14:35:00Z">
                    <w:rPr/>
                  </w:rPrChange>
                </w:rPr>
                <w:t>are</w:t>
              </w:r>
              <w:proofErr w:type="gramEnd"/>
              <w:r w:rsidRPr="00532330">
                <w:rPr>
                  <w:i/>
                  <w:iCs/>
                  <w:color w:val="000000" w:themeColor="text1"/>
                  <w:sz w:val="18"/>
                  <w:szCs w:val="18"/>
                  <w:rPrChange w:id="1256" w:author="Walgren, Patrick" w:date="2024-10-09T08:35:00Z" w16du:dateUtc="2024-10-09T14:35:00Z">
                    <w:rPr/>
                  </w:rPrChange>
                </w:rPr>
                <w:t xml:space="preserve"> found via Hooke's law at the reference temperature, which is a model parameter defined by the analyst.</w:t>
              </w:r>
            </w:ins>
          </w:p>
        </w:tc>
      </w:tr>
    </w:tbl>
    <w:p w14:paraId="667C83BC" w14:textId="77777777" w:rsidR="00532330" w:rsidRPr="006577A5" w:rsidRDefault="00532330" w:rsidP="00532330">
      <w:pPr>
        <w:rPr>
          <w:ins w:id="1257" w:author="Walgren, Patrick" w:date="2024-10-09T08:31:00Z" w16du:dateUtc="2024-10-09T14:31:00Z"/>
          <w:i/>
          <w:iCs/>
        </w:rPr>
      </w:pPr>
      <w:commentRangeStart w:id="1258"/>
      <w:commentRangeStart w:id="1259"/>
      <w:commentRangeStart w:id="1260"/>
      <w:commentRangeStart w:id="1261"/>
      <w:commentRangeStart w:id="1262"/>
      <w:ins w:id="1263" w:author="Walgren, Patrick" w:date="2024-10-09T08:31:00Z" w16du:dateUtc="2024-10-09T14:31:00Z">
        <w:r w:rsidRPr="006577A5">
          <w:rPr>
            <w:i/>
            <w:iCs/>
          </w:rPr>
          <w:t>Figure</w:t>
        </w:r>
        <w:r>
          <w:rPr>
            <w:i/>
            <w:iCs/>
          </w:rPr>
          <w:t xml:space="preserve"> 5</w:t>
        </w:r>
        <w:r w:rsidRPr="006577A5">
          <w:rPr>
            <w:i/>
            <w:iCs/>
          </w:rPr>
          <w:t xml:space="preserve">: </w:t>
        </w:r>
        <w:r>
          <w:rPr>
            <w:i/>
            <w:iCs/>
          </w:rPr>
          <w:t>Given constant-stress thermal cycling (CFTC) data for several stress levels, the Lagoudas SMA constitutive model can be calibrated using local curve-fitting routines. However, this method still relies on many manual iterations to find smooth hardening coefficients (not shown above). In each subfigure above, the parameters found are displayed in the grey box in the lower-right corner.</w:t>
        </w:r>
        <w:commentRangeEnd w:id="1258"/>
        <w:r>
          <w:rPr>
            <w:rStyle w:val="CommentReference"/>
          </w:rPr>
          <w:commentReference w:id="1258"/>
        </w:r>
        <w:commentRangeEnd w:id="1259"/>
        <w:r>
          <w:rPr>
            <w:rStyle w:val="CommentReference"/>
          </w:rPr>
          <w:commentReference w:id="1259"/>
        </w:r>
      </w:ins>
      <w:commentRangeEnd w:id="1260"/>
      <w:ins w:id="1264" w:author="Walgren, Patrick" w:date="2024-10-09T08:38:00Z" w16du:dateUtc="2024-10-09T14:38:00Z">
        <w:r w:rsidR="002A33E1">
          <w:rPr>
            <w:rStyle w:val="CommentReference"/>
          </w:rPr>
          <w:commentReference w:id="1260"/>
        </w:r>
      </w:ins>
      <w:commentRangeEnd w:id="1261"/>
      <w:ins w:id="1265" w:author="Walgren, Patrick" w:date="2024-10-16T09:33:00Z" w16du:dateUtc="2024-10-16T15:33:00Z">
        <w:r w:rsidR="00B23A19">
          <w:rPr>
            <w:rStyle w:val="CommentReference"/>
          </w:rPr>
          <w:commentReference w:id="1261"/>
        </w:r>
      </w:ins>
      <w:commentRangeEnd w:id="1262"/>
      <w:ins w:id="1266" w:author="Walgren, Patrick" w:date="2024-10-25T09:10:00Z" w16du:dateUtc="2024-10-25T15:10:00Z">
        <w:r w:rsidR="000246FD">
          <w:rPr>
            <w:rStyle w:val="CommentReference"/>
          </w:rPr>
          <w:commentReference w:id="1262"/>
        </w:r>
      </w:ins>
    </w:p>
    <w:p w14:paraId="7784981B" w14:textId="5EDADE62" w:rsidR="008C1E1D" w:rsidRDefault="008C1E1D" w:rsidP="00BE0AE7">
      <w:pPr>
        <w:rPr>
          <w:ins w:id="1267" w:author="Walgren, Patrick" w:date="2024-10-10T16:56:00Z" w16du:dateUtc="2024-10-10T22:56:00Z"/>
        </w:rPr>
      </w:pPr>
      <w:ins w:id="1268" w:author="Walgren, Patrick" w:date="2024-10-10T16:49:00Z" w16du:dateUtc="2024-10-10T22:49:00Z">
        <w:r>
          <w:t>Table 2 shows typical bounds for a preliminary calibration. As mentioned previously, Austenite elastic modulus, transformation temperatures, and stress-in</w:t>
        </w:r>
      </w:ins>
      <w:ins w:id="1269" w:author="Walgren, Patrick" w:date="2024-10-10T16:50:00Z" w16du:dateUtc="2024-10-10T22:50:00Z">
        <w:r>
          <w:t xml:space="preserve">fluence coefficients can be easily estimated via linear regression. Martensite elastic modulus is commonly lower than the austenite elastic modulus, so common practice entails setting a </w:t>
        </w:r>
      </w:ins>
      <w:ins w:id="1270" w:author="Walgren, Patrick" w:date="2024-10-10T16:51:00Z" w16du:dateUtc="2024-10-10T22:51:00Z">
        <w:r>
          <w:t xml:space="preserve">lower bound equal to one-half the estimated austenite value. </w:t>
        </w:r>
        <w:r>
          <w:lastRenderedPageBreak/>
          <w:t xml:space="preserve">Relatively low </w:t>
        </w:r>
      </w:ins>
      <w:ins w:id="1271" w:author="Walgren, Patrick" w:date="2024-10-10T16:52:00Z" w16du:dateUtc="2024-10-10T22:52:00Z">
        <w:r>
          <w:t xml:space="preserve">bounds for the coefficient of thermal expansion are suggested for preliminary calibration to properly restrict the optimizer to find reasonable values for transformation </w:t>
        </w:r>
      </w:ins>
      <w:ins w:id="1272" w:author="Walgren, Patrick" w:date="2024-10-10T16:53:00Z" w16du:dateUtc="2024-10-10T22:53:00Z">
        <w:r>
          <w:t>properties. These bounds can be modified based on material response</w:t>
        </w:r>
      </w:ins>
      <w:ins w:id="1273" w:author="Walgren, Patrick" w:date="2024-10-10T16:55:00Z" w16du:dateUtc="2024-10-10T22:55:00Z">
        <w:r w:rsidR="00B36FC0">
          <w:t>; inspecting the slope of the strain-temperature response in either martensite or austenite can</w:t>
        </w:r>
      </w:ins>
      <w:ins w:id="1274" w:author="Walgren, Patrick" w:date="2024-10-10T16:56:00Z" w16du:dateUtc="2024-10-10T22:56:00Z">
        <w:r w:rsidR="00B36FC0">
          <w:t xml:space="preserve"> help guide the analyst. </w:t>
        </w:r>
      </w:ins>
    </w:p>
    <w:p w14:paraId="521B60B4" w14:textId="7A93DF73" w:rsidR="006737EA" w:rsidRDefault="009C40D4" w:rsidP="00BE0AE7">
      <w:pPr>
        <w:rPr>
          <w:ins w:id="1275" w:author="Walgren, Patrick" w:date="2024-10-10T19:13:00Z" w16du:dateUtc="2024-10-11T01:13:00Z"/>
          <w:rFonts w:eastAsiaTheme="minorEastAsia"/>
        </w:rPr>
      </w:pPr>
      <w:ins w:id="1276" w:author="Walgren, Patrick" w:date="2024-10-10T16:56:00Z" w16du:dateUtc="2024-10-10T22:56:00Z">
        <w:r>
          <w:t xml:space="preserve">Transformation strain properties are the most difficult property group to accurately estimate </w:t>
        </w:r>
      </w:ins>
      <w:ins w:id="1277" w:author="Walgren, Patrick" w:date="2024-10-10T16:57:00Z" w16du:dateUtc="2024-10-10T22:57:00Z">
        <w:r>
          <w:t xml:space="preserve">during a preliminary calibration. </w:t>
        </w:r>
        <w:r w:rsidR="008C2CED">
          <w:t xml:space="preserve">This is due to the </w:t>
        </w:r>
      </w:ins>
      <w:ins w:id="1278" w:author="Walgren, Patrick" w:date="2024-10-10T19:10:00Z" w16du:dateUtc="2024-10-11T01:10:00Z">
        <w:r w:rsidR="00542BE8">
          <w:t>exponential nature of the transformation strain function (see ___) and the large sensitivity of transformation strain properties on overall calibration error. A calibration that accurately predicts all other properties</w:t>
        </w:r>
      </w:ins>
      <w:ins w:id="1279" w:author="Walgren, Patrick" w:date="2024-10-10T19:11:00Z" w16du:dateUtc="2024-10-11T01:11:00Z">
        <w:r w:rsidR="00542BE8">
          <w:t xml:space="preserve"> will drastically underperform a calibration that incorrectly predicts thermoelastic and transformation properties but accurately predicts transformation strain properties. </w:t>
        </w:r>
      </w:ins>
      <w:ins w:id="1280" w:author="Walgren, Patrick" w:date="2024-10-25T09:11:00Z" w16du:dateUtc="2024-10-25T15:11:00Z">
        <w:r w:rsidR="000246FD">
          <w:t>T</w:t>
        </w:r>
      </w:ins>
      <w:ins w:id="1281" w:author="Walgren, Patrick" w:date="2024-10-10T19:12:00Z" w16du:dateUtc="2024-10-11T01:12:00Z">
        <w:r w:rsidR="00FC48DB">
          <w:t xml:space="preserve">he minimum transformation strain </w:t>
        </w:r>
      </w:ins>
      <m:oMath>
        <m:sSub>
          <m:sSubPr>
            <m:ctrlPr>
              <w:ins w:id="1282" w:author="Walgren, Patrick" w:date="2024-10-10T19:12:00Z" w16du:dateUtc="2024-10-11T01:12:00Z">
                <w:rPr>
                  <w:rFonts w:ascii="Cambria Math" w:hAnsi="Cambria Math"/>
                  <w:i/>
                </w:rPr>
              </w:ins>
            </m:ctrlPr>
          </m:sSubPr>
          <m:e>
            <m:r>
              <w:ins w:id="1283" w:author="Walgren, Patrick" w:date="2024-10-10T19:12:00Z" w16du:dateUtc="2024-10-11T01:12:00Z">
                <w:rPr>
                  <w:rFonts w:ascii="Cambria Math" w:hAnsi="Cambria Math"/>
                </w:rPr>
                <m:t>H</m:t>
              </w:ins>
            </m:r>
          </m:e>
          <m:sub>
            <m:r>
              <w:ins w:id="1284" w:author="Walgren, Patrick" w:date="2024-10-10T19:12:00Z" w16du:dateUtc="2024-10-11T01:12:00Z">
                <w:rPr>
                  <w:rFonts w:ascii="Cambria Math" w:hAnsi="Cambria Math"/>
                </w:rPr>
                <m:t>min</m:t>
              </w:ins>
            </m:r>
          </m:sub>
        </m:sSub>
        <m:func>
          <m:funcPr>
            <m:ctrlPr>
              <w:del w:id="1285" w:author="Walgren, Patrick" w:date="2024-10-10T19:12:00Z" w16du:dateUtc="2024-10-11T01:12:00Z">
                <w:rPr>
                  <w:rFonts w:ascii="Cambria Math" w:hAnsi="Cambria Math"/>
                  <w:i/>
                </w:rPr>
              </w:del>
            </m:ctrlPr>
          </m:funcPr>
          <m:fName>
            <m:r>
              <w:del w:id="1286" w:author="Walgren, Patrick" w:date="2024-10-10T19:12:00Z" w16du:dateUtc="2024-10-11T01:12:00Z">
                <m:rPr>
                  <m:sty m:val="p"/>
                </m:rPr>
                <w:rPr>
                  <w:rFonts w:ascii="Cambria Math" w:hAnsi="Cambria Math"/>
                </w:rPr>
                <m:t>min</m:t>
              </w:del>
            </m:r>
          </m:fName>
          <m:e/>
        </m:func>
      </m:oMath>
      <w:ins w:id="1287" w:author="Walgren, Patrick" w:date="2024-10-10T19:12:00Z" w16du:dateUtc="2024-10-11T01:12:00Z">
        <w:r w:rsidR="00FC48DB">
          <w:t xml:space="preserve"> or critical stress at which transformation strain m</w:t>
        </w:r>
      </w:ins>
      <w:ins w:id="1288" w:author="Walgren, Patrick" w:date="2024-10-10T19:13:00Z" w16du:dateUtc="2024-10-11T01:13:00Z">
        <w:r w:rsidR="00FC48DB">
          <w:t xml:space="preserve">anifests </w:t>
        </w:r>
      </w:ins>
      <m:oMath>
        <m:sSub>
          <m:sSubPr>
            <m:ctrlPr>
              <w:ins w:id="1289" w:author="Walgren, Patrick" w:date="2024-10-10T19:13:00Z" w16du:dateUtc="2024-10-11T01:13:00Z">
                <w:rPr>
                  <w:rFonts w:ascii="Cambria Math" w:hAnsi="Cambria Math"/>
                  <w:i/>
                </w:rPr>
              </w:ins>
            </m:ctrlPr>
          </m:sSubPr>
          <m:e>
            <m:r>
              <w:ins w:id="1290" w:author="Walgren, Patrick" w:date="2024-10-10T19:13:00Z" w16du:dateUtc="2024-10-11T01:13:00Z">
                <w:rPr>
                  <w:rFonts w:ascii="Cambria Math" w:hAnsi="Cambria Math"/>
                </w:rPr>
                <m:t>σ</m:t>
              </w:ins>
            </m:r>
          </m:e>
          <m:sub>
            <m:r>
              <w:ins w:id="1291" w:author="Walgren, Patrick" w:date="2024-10-10T19:13:00Z" w16du:dateUtc="2024-10-11T01:13:00Z">
                <w:rPr>
                  <w:rFonts w:ascii="Cambria Math" w:hAnsi="Cambria Math"/>
                </w:rPr>
                <m:t>crit</m:t>
              </w:ins>
            </m:r>
          </m:sub>
        </m:sSub>
      </m:oMath>
      <w:ins w:id="1292" w:author="Walgren, Patrick" w:date="2024-10-10T19:13:00Z" w16du:dateUtc="2024-10-11T01:13:00Z">
        <w:r w:rsidR="00FC48DB">
          <w:rPr>
            <w:rFonts w:eastAsiaTheme="minorEastAsia"/>
          </w:rPr>
          <w:t xml:space="preserve">, or both, are </w:t>
        </w:r>
      </w:ins>
      <w:ins w:id="1293" w:author="Walgren, Patrick" w:date="2024-10-25T09:12:00Z" w16du:dateUtc="2024-10-25T15:12:00Z">
        <w:r w:rsidR="000246FD">
          <w:rPr>
            <w:rFonts w:eastAsiaTheme="minorEastAsia"/>
          </w:rPr>
          <w:t xml:space="preserve">commonly </w:t>
        </w:r>
      </w:ins>
      <w:ins w:id="1294" w:author="Walgren, Patrick" w:date="2024-10-10T19:13:00Z" w16du:dateUtc="2024-10-11T01:13:00Z">
        <w:r w:rsidR="00FC48DB">
          <w:rPr>
            <w:rFonts w:eastAsiaTheme="minorEastAsia"/>
          </w:rPr>
          <w:t>set to zero for preliminary calibrations.</w:t>
        </w:r>
      </w:ins>
      <w:ins w:id="1295" w:author="Walgren, Patrick" w:date="2024-10-16T09:32:00Z" w16du:dateUtc="2024-10-16T15:32:00Z">
        <w:r w:rsidR="00B23A19">
          <w:rPr>
            <w:rFonts w:eastAsiaTheme="minorEastAsia"/>
          </w:rPr>
          <w:t xml:space="preserve"> Setting both of the aforementioned parameters to zero is indicative of a material that exhibits no two-way shape memory effect.</w:t>
        </w:r>
      </w:ins>
    </w:p>
    <w:p w14:paraId="44E34154" w14:textId="0ADFBD42" w:rsidR="00FC48DB" w:rsidRDefault="000A3378" w:rsidP="00BE0AE7">
      <w:pPr>
        <w:rPr>
          <w:ins w:id="1296" w:author="Walgren, Patrick" w:date="2024-10-10T19:16:00Z" w16du:dateUtc="2024-10-11T01:16:00Z"/>
          <w:rFonts w:eastAsiaTheme="minorEastAsia"/>
        </w:rPr>
      </w:pPr>
      <w:ins w:id="1297" w:author="Walgren, Patrick" w:date="2024-10-25T09:12:00Z" w16du:dateUtc="2024-10-25T15:12:00Z">
        <w:r>
          <w:rPr>
            <w:rFonts w:eastAsiaTheme="minorEastAsia"/>
          </w:rPr>
          <w:t>S</w:t>
        </w:r>
      </w:ins>
      <w:ins w:id="1298" w:author="Walgren, Patrick" w:date="2024-10-10T19:14:00Z" w16du:dateUtc="2024-10-11T01:14:00Z">
        <w:r w:rsidR="00FC48DB">
          <w:rPr>
            <w:rFonts w:eastAsiaTheme="minorEastAsia"/>
          </w:rPr>
          <w:t>mooth hardening coefficients are typically the last parameters to be refined. As we do in the next section, these parameters are</w:t>
        </w:r>
      </w:ins>
      <w:ins w:id="1299" w:author="Walgren, Patrick" w:date="2024-10-25T09:12:00Z" w16du:dateUtc="2024-10-25T15:12:00Z">
        <w:r>
          <w:rPr>
            <w:rFonts w:eastAsiaTheme="minorEastAsia"/>
          </w:rPr>
          <w:t xml:space="preserve"> commonly</w:t>
        </w:r>
      </w:ins>
      <w:ins w:id="1300" w:author="Walgren, Patrick" w:date="2024-10-10T19:14:00Z" w16du:dateUtc="2024-10-11T01:14:00Z">
        <w:r w:rsidR="00FC48DB">
          <w:rPr>
            <w:rFonts w:eastAsiaTheme="minorEastAsia"/>
          </w:rPr>
          <w:t xml:space="preserve"> set to </w:t>
        </w:r>
      </w:ins>
      <w:ins w:id="1301" w:author="Walgren, Patrick" w:date="2024-10-10T19:15:00Z" w16du:dateUtc="2024-10-11T01:15:00Z">
        <w:r w:rsidR="00FC48DB">
          <w:rPr>
            <w:rFonts w:eastAsiaTheme="minorEastAsia"/>
          </w:rPr>
          <w:t xml:space="preserve">1 for preliminary calibrations to reduce the number of active design variables. When thermoelastic properties and transformation strain properties have converged, the smooth hardening coefficients and transformation temperatures are </w:t>
        </w:r>
      </w:ins>
      <w:ins w:id="1302" w:author="Walgren, Patrick" w:date="2024-10-10T19:16:00Z" w16du:dateUtc="2024-10-11T01:16:00Z">
        <w:r w:rsidR="00FC48DB">
          <w:rPr>
            <w:rFonts w:eastAsiaTheme="minorEastAsia"/>
          </w:rPr>
          <w:t xml:space="preserve">refined. </w:t>
        </w:r>
      </w:ins>
    </w:p>
    <w:p w14:paraId="63E3A078" w14:textId="4D0160CC" w:rsidR="008C1E1D" w:rsidRDefault="008C1E1D">
      <w:pPr>
        <w:pStyle w:val="Caption"/>
        <w:keepNext/>
        <w:rPr>
          <w:ins w:id="1303" w:author="Walgren, Patrick" w:date="2024-10-10T16:49:00Z" w16du:dateUtc="2024-10-10T22:49:00Z"/>
        </w:rPr>
        <w:pPrChange w:id="1304" w:author="Walgren, Patrick" w:date="2024-10-10T16:49:00Z" w16du:dateUtc="2024-10-10T22:49:00Z">
          <w:pPr/>
        </w:pPrChange>
      </w:pPr>
      <w:ins w:id="1305" w:author="Walgren, Patrick" w:date="2024-10-10T16:49:00Z" w16du:dateUtc="2024-10-10T22:49:00Z">
        <w:r>
          <w:t xml:space="preserve">Table </w:t>
        </w:r>
        <w:r>
          <w:fldChar w:fldCharType="begin"/>
        </w:r>
        <w:r>
          <w:instrText xml:space="preserve"> SEQ Table \* ARABIC </w:instrText>
        </w:r>
      </w:ins>
      <w:r>
        <w:fldChar w:fldCharType="separate"/>
      </w:r>
      <w:ins w:id="1306" w:author="Walgren, Patrick" w:date="2024-10-25T10:02:00Z" w16du:dateUtc="2024-10-25T16:02:00Z">
        <w:r w:rsidR="00063127">
          <w:rPr>
            <w:noProof/>
          </w:rPr>
          <w:t>2</w:t>
        </w:r>
      </w:ins>
      <w:ins w:id="1307" w:author="Walgren, Patrick" w:date="2024-10-10T16:49:00Z" w16du:dateUtc="2024-10-10T22:49:00Z">
        <w:r>
          <w:fldChar w:fldCharType="end"/>
        </w:r>
        <w:r>
          <w:t>: Common starting bounds for each parameter of the Lagoudas constitutive model. Note that these are guidelines and should be modified after a preliminary calibration.</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308" w:author="Walgren, Patrick" w:date="2024-10-16T09:30:00Z" w16du:dateUtc="2024-10-16T15:30: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4320"/>
        <w:gridCol w:w="2610"/>
        <w:gridCol w:w="1710"/>
        <w:tblGridChange w:id="1309">
          <w:tblGrid>
            <w:gridCol w:w="4320"/>
            <w:gridCol w:w="720"/>
            <w:gridCol w:w="144"/>
            <w:gridCol w:w="1746"/>
            <w:gridCol w:w="360"/>
            <w:gridCol w:w="198"/>
            <w:gridCol w:w="1152"/>
          </w:tblGrid>
        </w:tblGridChange>
      </w:tblGrid>
      <w:tr w:rsidR="006737EA" w14:paraId="3F5AC74F" w14:textId="77777777" w:rsidTr="00B23A19">
        <w:trPr>
          <w:ins w:id="1310" w:author="Walgren, Patrick" w:date="2024-10-09T09:10:00Z"/>
        </w:trPr>
        <w:tc>
          <w:tcPr>
            <w:tcW w:w="4320" w:type="dxa"/>
            <w:tcPrChange w:id="1311" w:author="Walgren, Patrick" w:date="2024-10-16T09:30:00Z" w16du:dateUtc="2024-10-16T15:30:00Z">
              <w:tcPr>
                <w:tcW w:w="5184" w:type="dxa"/>
                <w:gridSpan w:val="3"/>
              </w:tcPr>
            </w:tcPrChange>
          </w:tcPr>
          <w:p w14:paraId="673FC1C3" w14:textId="77777777" w:rsidR="006737EA" w:rsidRPr="001A0D06" w:rsidRDefault="006737EA" w:rsidP="00874AF0">
            <w:pPr>
              <w:rPr>
                <w:ins w:id="1312" w:author="Walgren, Patrick" w:date="2024-10-09T09:10:00Z" w16du:dateUtc="2024-10-09T15:10:00Z"/>
                <w:b/>
                <w:bCs/>
              </w:rPr>
            </w:pPr>
            <w:commentRangeStart w:id="1313"/>
            <w:ins w:id="1314" w:author="Walgren, Patrick" w:date="2024-10-09T09:10:00Z" w16du:dateUtc="2024-10-09T15:10:00Z">
              <w:r>
                <w:rPr>
                  <w:b/>
                  <w:bCs/>
                </w:rPr>
                <w:t>Parameter</w:t>
              </w:r>
            </w:ins>
            <w:commentRangeEnd w:id="1313"/>
            <w:ins w:id="1315" w:author="Walgren, Patrick" w:date="2024-10-10T19:18:00Z" w16du:dateUtc="2024-10-11T01:18:00Z">
              <w:r w:rsidR="00807CBC">
                <w:rPr>
                  <w:rStyle w:val="CommentReference"/>
                </w:rPr>
                <w:commentReference w:id="1313"/>
              </w:r>
            </w:ins>
          </w:p>
        </w:tc>
        <w:tc>
          <w:tcPr>
            <w:tcW w:w="2610" w:type="dxa"/>
            <w:vAlign w:val="center"/>
            <w:tcPrChange w:id="1316" w:author="Walgren, Patrick" w:date="2024-10-16T09:30:00Z" w16du:dateUtc="2024-10-16T15:30:00Z">
              <w:tcPr>
                <w:tcW w:w="2304" w:type="dxa"/>
                <w:gridSpan w:val="3"/>
                <w:vAlign w:val="center"/>
              </w:tcPr>
            </w:tcPrChange>
          </w:tcPr>
          <w:p w14:paraId="13F956DF" w14:textId="77777777" w:rsidR="006737EA" w:rsidRPr="001A0D06" w:rsidRDefault="006737EA" w:rsidP="00874AF0">
            <w:pPr>
              <w:jc w:val="center"/>
              <w:rPr>
                <w:ins w:id="1317" w:author="Walgren, Patrick" w:date="2024-10-09T09:10:00Z" w16du:dateUtc="2024-10-09T15:10:00Z"/>
                <w:b/>
                <w:bCs/>
              </w:rPr>
            </w:pPr>
            <w:ins w:id="1318" w:author="Walgren, Patrick" w:date="2024-10-09T09:10:00Z" w16du:dateUtc="2024-10-09T15:10:00Z">
              <w:r>
                <w:rPr>
                  <w:b/>
                  <w:bCs/>
                </w:rPr>
                <w:t>Mathematical Symbol</w:t>
              </w:r>
            </w:ins>
          </w:p>
        </w:tc>
        <w:tc>
          <w:tcPr>
            <w:tcW w:w="1710" w:type="dxa"/>
            <w:vAlign w:val="center"/>
            <w:tcPrChange w:id="1319" w:author="Walgren, Patrick" w:date="2024-10-16T09:30:00Z" w16du:dateUtc="2024-10-16T15:30:00Z">
              <w:tcPr>
                <w:tcW w:w="1152" w:type="dxa"/>
                <w:vAlign w:val="center"/>
              </w:tcPr>
            </w:tcPrChange>
          </w:tcPr>
          <w:p w14:paraId="5F86543E" w14:textId="32679DDB" w:rsidR="006737EA" w:rsidRPr="001A0D06" w:rsidRDefault="006737EA" w:rsidP="00874AF0">
            <w:pPr>
              <w:jc w:val="center"/>
              <w:rPr>
                <w:ins w:id="1320" w:author="Walgren, Patrick" w:date="2024-10-09T09:10:00Z" w16du:dateUtc="2024-10-09T15:10:00Z"/>
                <w:b/>
                <w:bCs/>
              </w:rPr>
            </w:pPr>
            <w:ins w:id="1321" w:author="Walgren, Patrick" w:date="2024-10-09T09:11:00Z" w16du:dateUtc="2024-10-09T15:11:00Z">
              <w:r>
                <w:rPr>
                  <w:b/>
                  <w:bCs/>
                </w:rPr>
                <w:t>Bounds (SI)</w:t>
              </w:r>
            </w:ins>
          </w:p>
        </w:tc>
      </w:tr>
      <w:tr w:rsidR="006737EA" w14:paraId="76B0A104" w14:textId="77777777" w:rsidTr="00B23A19">
        <w:trPr>
          <w:ins w:id="1322" w:author="Walgren, Patrick" w:date="2024-10-09T09:10:00Z"/>
        </w:trPr>
        <w:tc>
          <w:tcPr>
            <w:tcW w:w="4320" w:type="dxa"/>
            <w:tcBorders>
              <w:bottom w:val="single" w:sz="4" w:space="0" w:color="auto"/>
            </w:tcBorders>
            <w:tcPrChange w:id="1323" w:author="Walgren, Patrick" w:date="2024-10-16T09:30:00Z" w16du:dateUtc="2024-10-16T15:30:00Z">
              <w:tcPr>
                <w:tcW w:w="5184" w:type="dxa"/>
                <w:gridSpan w:val="3"/>
                <w:tcBorders>
                  <w:bottom w:val="single" w:sz="4" w:space="0" w:color="auto"/>
                </w:tcBorders>
              </w:tcPr>
            </w:tcPrChange>
          </w:tcPr>
          <w:p w14:paraId="189CF40C" w14:textId="77777777" w:rsidR="006737EA" w:rsidRPr="001A0D06" w:rsidRDefault="006737EA" w:rsidP="00874AF0">
            <w:pPr>
              <w:rPr>
                <w:ins w:id="1324" w:author="Walgren, Patrick" w:date="2024-10-09T09:10:00Z" w16du:dateUtc="2024-10-09T15:10:00Z"/>
                <w:b/>
                <w:bCs/>
              </w:rPr>
            </w:pPr>
            <w:ins w:id="1325" w:author="Walgren, Patrick" w:date="2024-10-09T09:10:00Z" w16du:dateUtc="2024-10-09T15:10:00Z">
              <w:r>
                <w:rPr>
                  <w:b/>
                  <w:bCs/>
                </w:rPr>
                <w:t>Thermoelastic properties</w:t>
              </w:r>
            </w:ins>
          </w:p>
        </w:tc>
        <w:tc>
          <w:tcPr>
            <w:tcW w:w="2610" w:type="dxa"/>
            <w:tcBorders>
              <w:bottom w:val="single" w:sz="4" w:space="0" w:color="auto"/>
            </w:tcBorders>
            <w:vAlign w:val="center"/>
            <w:tcPrChange w:id="1326" w:author="Walgren, Patrick" w:date="2024-10-16T09:30:00Z" w16du:dateUtc="2024-10-16T15:30:00Z">
              <w:tcPr>
                <w:tcW w:w="2304" w:type="dxa"/>
                <w:gridSpan w:val="3"/>
                <w:tcBorders>
                  <w:bottom w:val="single" w:sz="4" w:space="0" w:color="auto"/>
                </w:tcBorders>
                <w:vAlign w:val="center"/>
              </w:tcPr>
            </w:tcPrChange>
          </w:tcPr>
          <w:p w14:paraId="584B3BBC" w14:textId="77777777" w:rsidR="006737EA" w:rsidRDefault="006737EA" w:rsidP="00874AF0">
            <w:pPr>
              <w:jc w:val="center"/>
              <w:rPr>
                <w:ins w:id="1327" w:author="Walgren, Patrick" w:date="2024-10-09T09:10:00Z" w16du:dateUtc="2024-10-09T15:10:00Z"/>
              </w:rPr>
            </w:pPr>
          </w:p>
        </w:tc>
        <w:tc>
          <w:tcPr>
            <w:tcW w:w="1710" w:type="dxa"/>
            <w:tcBorders>
              <w:bottom w:val="single" w:sz="4" w:space="0" w:color="auto"/>
            </w:tcBorders>
            <w:vAlign w:val="center"/>
            <w:tcPrChange w:id="1328" w:author="Walgren, Patrick" w:date="2024-10-16T09:30:00Z" w16du:dateUtc="2024-10-16T15:30:00Z">
              <w:tcPr>
                <w:tcW w:w="1152" w:type="dxa"/>
                <w:tcBorders>
                  <w:bottom w:val="single" w:sz="4" w:space="0" w:color="auto"/>
                </w:tcBorders>
                <w:vAlign w:val="center"/>
              </w:tcPr>
            </w:tcPrChange>
          </w:tcPr>
          <w:p w14:paraId="593F9128" w14:textId="77777777" w:rsidR="006737EA" w:rsidRDefault="006737EA" w:rsidP="00874AF0">
            <w:pPr>
              <w:jc w:val="center"/>
              <w:rPr>
                <w:ins w:id="1329" w:author="Walgren, Patrick" w:date="2024-10-09T09:10:00Z" w16du:dateUtc="2024-10-09T15:10:00Z"/>
              </w:rPr>
            </w:pPr>
          </w:p>
        </w:tc>
      </w:tr>
      <w:tr w:rsidR="006737EA" w14:paraId="4B9A232D" w14:textId="77777777" w:rsidTr="00B23A19">
        <w:trPr>
          <w:ins w:id="1330" w:author="Walgren, Patrick" w:date="2024-10-09T09:10:00Z"/>
        </w:trPr>
        <w:tc>
          <w:tcPr>
            <w:tcW w:w="4320" w:type="dxa"/>
            <w:tcBorders>
              <w:top w:val="single" w:sz="4" w:space="0" w:color="auto"/>
            </w:tcBorders>
            <w:tcPrChange w:id="1331" w:author="Walgren, Patrick" w:date="2024-10-16T09:30:00Z" w16du:dateUtc="2024-10-16T15:30:00Z">
              <w:tcPr>
                <w:tcW w:w="5184" w:type="dxa"/>
                <w:gridSpan w:val="3"/>
                <w:tcBorders>
                  <w:top w:val="single" w:sz="4" w:space="0" w:color="auto"/>
                </w:tcBorders>
              </w:tcPr>
            </w:tcPrChange>
          </w:tcPr>
          <w:p w14:paraId="711E0F76" w14:textId="48F02A5F" w:rsidR="006737EA" w:rsidRDefault="006737EA" w:rsidP="00874AF0">
            <w:pPr>
              <w:rPr>
                <w:ins w:id="1332" w:author="Walgren, Patrick" w:date="2024-10-09T09:10:00Z" w16du:dateUtc="2024-10-09T15:10:00Z"/>
              </w:rPr>
            </w:pPr>
            <w:ins w:id="1333" w:author="Walgren, Patrick" w:date="2024-10-09T09:10:00Z" w16du:dateUtc="2024-10-09T15:10:00Z">
              <w:r>
                <w:t>Austenite elastic modulus</w:t>
              </w:r>
            </w:ins>
          </w:p>
        </w:tc>
        <w:tc>
          <w:tcPr>
            <w:tcW w:w="2610" w:type="dxa"/>
            <w:tcBorders>
              <w:top w:val="single" w:sz="4" w:space="0" w:color="auto"/>
            </w:tcBorders>
            <w:vAlign w:val="center"/>
            <w:tcPrChange w:id="1334" w:author="Walgren, Patrick" w:date="2024-10-16T09:30:00Z" w16du:dateUtc="2024-10-16T15:30:00Z">
              <w:tcPr>
                <w:tcW w:w="2304" w:type="dxa"/>
                <w:gridSpan w:val="3"/>
                <w:tcBorders>
                  <w:top w:val="single" w:sz="4" w:space="0" w:color="auto"/>
                </w:tcBorders>
                <w:vAlign w:val="center"/>
              </w:tcPr>
            </w:tcPrChange>
          </w:tcPr>
          <w:p w14:paraId="29440932" w14:textId="2C8F3EE6" w:rsidR="006737EA" w:rsidRDefault="00000000" w:rsidP="00874AF0">
            <w:pPr>
              <w:jc w:val="center"/>
              <w:rPr>
                <w:ins w:id="1335" w:author="Walgren, Patrick" w:date="2024-10-09T09:10:00Z" w16du:dateUtc="2024-10-09T15:10:00Z"/>
              </w:rPr>
            </w:pPr>
            <m:oMathPara>
              <m:oMath>
                <m:sSup>
                  <m:sSupPr>
                    <m:ctrlPr>
                      <w:ins w:id="1336" w:author="Walgren, Patrick" w:date="2024-10-09T09:10:00Z" w16du:dateUtc="2024-10-09T15:10:00Z">
                        <w:rPr>
                          <w:rFonts w:ascii="Cambria Math" w:hAnsi="Cambria Math"/>
                          <w:i/>
                        </w:rPr>
                      </w:ins>
                    </m:ctrlPr>
                  </m:sSupPr>
                  <m:e>
                    <m:r>
                      <w:ins w:id="1337" w:author="Walgren, Patrick" w:date="2024-10-09T09:10:00Z" w16du:dateUtc="2024-10-09T15:10:00Z">
                        <w:rPr>
                          <w:rFonts w:ascii="Cambria Math" w:hAnsi="Cambria Math"/>
                        </w:rPr>
                        <m:t>E</m:t>
                      </w:ins>
                    </m:r>
                  </m:e>
                  <m:sup>
                    <m:r>
                      <w:ins w:id="1338" w:author="Walgren, Patrick" w:date="2024-10-09T09:10:00Z" w16du:dateUtc="2024-10-09T15:10:00Z">
                        <w:rPr>
                          <w:rFonts w:ascii="Cambria Math" w:hAnsi="Cambria Math"/>
                        </w:rPr>
                        <m:t>A</m:t>
                      </w:ins>
                    </m:r>
                  </m:sup>
                </m:sSup>
              </m:oMath>
            </m:oMathPara>
          </w:p>
        </w:tc>
        <w:tc>
          <w:tcPr>
            <w:tcW w:w="1710" w:type="dxa"/>
            <w:tcBorders>
              <w:top w:val="single" w:sz="4" w:space="0" w:color="auto"/>
            </w:tcBorders>
            <w:vAlign w:val="center"/>
            <w:tcPrChange w:id="1339" w:author="Walgren, Patrick" w:date="2024-10-16T09:30:00Z" w16du:dateUtc="2024-10-16T15:30:00Z">
              <w:tcPr>
                <w:tcW w:w="1152" w:type="dxa"/>
                <w:tcBorders>
                  <w:top w:val="single" w:sz="4" w:space="0" w:color="auto"/>
                </w:tcBorders>
                <w:vAlign w:val="center"/>
              </w:tcPr>
            </w:tcPrChange>
          </w:tcPr>
          <w:p w14:paraId="32218939" w14:textId="30EC0A38" w:rsidR="006737EA" w:rsidRDefault="006737EA" w:rsidP="00874AF0">
            <w:pPr>
              <w:jc w:val="center"/>
              <w:rPr>
                <w:ins w:id="1340" w:author="Walgren, Patrick" w:date="2024-10-09T09:10:00Z" w16du:dateUtc="2024-10-09T15:10:00Z"/>
              </w:rPr>
            </w:pPr>
            <w:ins w:id="1341" w:author="Walgren, Patrick" w:date="2024-10-09T09:11:00Z" w16du:dateUtc="2024-10-09T15:11:00Z">
              <w:r>
                <w:t xml:space="preserve">Eq. </w:t>
              </w:r>
            </w:ins>
            <w:ins w:id="1342" w:author="Walgren, Patrick" w:date="2024-10-09T09:12:00Z" w16du:dateUtc="2024-10-09T15:12:00Z">
              <w:r>
                <w:t>2</w:t>
              </w:r>
            </w:ins>
            <w:ins w:id="1343" w:author="Walgren, Patrick" w:date="2024-10-16T09:30:00Z" w16du:dateUtc="2024-10-16T15:30:00Z">
              <w:r w:rsidR="00B23A19">
                <w:t>, Figure 5c)</w:t>
              </w:r>
            </w:ins>
          </w:p>
        </w:tc>
      </w:tr>
      <w:tr w:rsidR="006737EA" w14:paraId="44000BA1" w14:textId="77777777" w:rsidTr="00B23A19">
        <w:trPr>
          <w:ins w:id="1344" w:author="Walgren, Patrick" w:date="2024-10-09T09:10:00Z"/>
        </w:trPr>
        <w:tc>
          <w:tcPr>
            <w:tcW w:w="4320" w:type="dxa"/>
            <w:tcPrChange w:id="1345" w:author="Walgren, Patrick" w:date="2024-10-16T09:30:00Z" w16du:dateUtc="2024-10-16T15:30:00Z">
              <w:tcPr>
                <w:tcW w:w="5184" w:type="dxa"/>
                <w:gridSpan w:val="3"/>
              </w:tcPr>
            </w:tcPrChange>
          </w:tcPr>
          <w:p w14:paraId="73445C85" w14:textId="7A165914" w:rsidR="006737EA" w:rsidRDefault="006737EA" w:rsidP="00874AF0">
            <w:pPr>
              <w:rPr>
                <w:ins w:id="1346" w:author="Walgren, Patrick" w:date="2024-10-09T09:10:00Z" w16du:dateUtc="2024-10-09T15:10:00Z"/>
              </w:rPr>
            </w:pPr>
            <w:proofErr w:type="spellStart"/>
            <w:ins w:id="1347" w:author="Walgren, Patrick" w:date="2024-10-09T09:12:00Z" w16du:dateUtc="2024-10-09T15:12:00Z">
              <w:r>
                <w:t>Martenite</w:t>
              </w:r>
              <w:proofErr w:type="spellEnd"/>
              <w:r>
                <w:t xml:space="preserve"> elastic modulus</w:t>
              </w:r>
            </w:ins>
          </w:p>
        </w:tc>
        <w:tc>
          <w:tcPr>
            <w:tcW w:w="2610" w:type="dxa"/>
            <w:vAlign w:val="center"/>
            <w:tcPrChange w:id="1348" w:author="Walgren, Patrick" w:date="2024-10-16T09:30:00Z" w16du:dateUtc="2024-10-16T15:30:00Z">
              <w:tcPr>
                <w:tcW w:w="2304" w:type="dxa"/>
                <w:gridSpan w:val="3"/>
                <w:vAlign w:val="center"/>
              </w:tcPr>
            </w:tcPrChange>
          </w:tcPr>
          <w:p w14:paraId="209E5F17" w14:textId="31D62E8C" w:rsidR="006737EA" w:rsidRDefault="00000000" w:rsidP="00874AF0">
            <w:pPr>
              <w:jc w:val="center"/>
              <w:rPr>
                <w:ins w:id="1349" w:author="Walgren, Patrick" w:date="2024-10-09T09:10:00Z" w16du:dateUtc="2024-10-09T15:10:00Z"/>
                <w:rFonts w:ascii="Calibri" w:eastAsia="Calibri" w:hAnsi="Calibri" w:cs="Times New Roman"/>
              </w:rPr>
            </w:pPr>
            <m:oMathPara>
              <m:oMath>
                <m:sSup>
                  <m:sSupPr>
                    <m:ctrlPr>
                      <w:ins w:id="1350" w:author="Walgren, Patrick" w:date="2024-10-09T09:12:00Z" w16du:dateUtc="2024-10-09T15:12:00Z">
                        <w:rPr>
                          <w:rFonts w:ascii="Cambria Math" w:eastAsia="Calibri" w:hAnsi="Cambria Math" w:cs="Times New Roman"/>
                          <w:i/>
                        </w:rPr>
                      </w:ins>
                    </m:ctrlPr>
                  </m:sSupPr>
                  <m:e>
                    <m:r>
                      <w:ins w:id="1351" w:author="Walgren, Patrick" w:date="2024-10-09T09:12:00Z" w16du:dateUtc="2024-10-09T15:12:00Z">
                        <w:rPr>
                          <w:rFonts w:ascii="Cambria Math" w:eastAsia="Calibri" w:hAnsi="Cambria Math" w:cs="Times New Roman"/>
                        </w:rPr>
                        <m:t>E</m:t>
                      </w:ins>
                    </m:r>
                  </m:e>
                  <m:sup>
                    <m:r>
                      <w:ins w:id="1352" w:author="Walgren, Patrick" w:date="2024-10-09T09:12:00Z" w16du:dateUtc="2024-10-09T15:12:00Z">
                        <w:rPr>
                          <w:rFonts w:ascii="Cambria Math" w:eastAsia="Calibri" w:hAnsi="Cambria Math" w:cs="Times New Roman"/>
                        </w:rPr>
                        <m:t>M</m:t>
                      </w:ins>
                    </m:r>
                  </m:sup>
                </m:sSup>
              </m:oMath>
            </m:oMathPara>
          </w:p>
        </w:tc>
        <w:tc>
          <w:tcPr>
            <w:tcW w:w="1710" w:type="dxa"/>
            <w:vAlign w:val="center"/>
            <w:tcPrChange w:id="1353" w:author="Walgren, Patrick" w:date="2024-10-16T09:30:00Z" w16du:dateUtc="2024-10-16T15:30:00Z">
              <w:tcPr>
                <w:tcW w:w="1152" w:type="dxa"/>
                <w:vAlign w:val="center"/>
              </w:tcPr>
            </w:tcPrChange>
          </w:tcPr>
          <w:p w14:paraId="76B2CA19" w14:textId="5BCA5C0C" w:rsidR="006737EA" w:rsidRDefault="00000000" w:rsidP="00874AF0">
            <w:pPr>
              <w:jc w:val="center"/>
              <w:rPr>
                <w:ins w:id="1354" w:author="Walgren, Patrick" w:date="2024-10-09T09:10:00Z" w16du:dateUtc="2024-10-09T15:10:00Z"/>
              </w:rPr>
            </w:pPr>
            <m:oMathPara>
              <m:oMath>
                <m:d>
                  <m:dPr>
                    <m:begChr m:val="["/>
                    <m:endChr m:val="]"/>
                    <m:ctrlPr>
                      <w:ins w:id="1355" w:author="Walgren, Patrick" w:date="2024-10-09T09:12:00Z" w16du:dateUtc="2024-10-09T15:12:00Z">
                        <w:rPr>
                          <w:rFonts w:ascii="Cambria Math" w:hAnsi="Cambria Math"/>
                          <w:i/>
                        </w:rPr>
                      </w:ins>
                    </m:ctrlPr>
                  </m:dPr>
                  <m:e>
                    <m:r>
                      <w:ins w:id="1356" w:author="Walgren, Patrick" w:date="2024-10-09T09:12:00Z" w16du:dateUtc="2024-10-09T15:12:00Z">
                        <w:rPr>
                          <w:rFonts w:ascii="Cambria Math" w:hAnsi="Cambria Math"/>
                        </w:rPr>
                        <m:t>0.5</m:t>
                      </w:ins>
                    </m:r>
                    <m:sSup>
                      <m:sSupPr>
                        <m:ctrlPr>
                          <w:ins w:id="1357" w:author="Walgren, Patrick" w:date="2024-10-09T09:12:00Z" w16du:dateUtc="2024-10-09T15:12:00Z">
                            <w:rPr>
                              <w:rFonts w:ascii="Cambria Math" w:hAnsi="Cambria Math"/>
                              <w:i/>
                            </w:rPr>
                          </w:ins>
                        </m:ctrlPr>
                      </m:sSupPr>
                      <m:e>
                        <m:r>
                          <w:ins w:id="1358" w:author="Walgren, Patrick" w:date="2024-10-09T09:12:00Z" w16du:dateUtc="2024-10-09T15:12:00Z">
                            <w:rPr>
                              <w:rFonts w:ascii="Cambria Math" w:hAnsi="Cambria Math"/>
                            </w:rPr>
                            <m:t>E</m:t>
                          </w:ins>
                        </m:r>
                      </m:e>
                      <m:sup>
                        <m:r>
                          <w:ins w:id="1359" w:author="Walgren, Patrick" w:date="2024-10-09T09:12:00Z" w16du:dateUtc="2024-10-09T15:12:00Z">
                            <w:rPr>
                              <w:rFonts w:ascii="Cambria Math" w:hAnsi="Cambria Math"/>
                            </w:rPr>
                            <m:t>A</m:t>
                          </w:ins>
                        </m:r>
                      </m:sup>
                    </m:sSup>
                    <m:r>
                      <w:ins w:id="1360" w:author="Walgren, Patrick" w:date="2024-10-09T09:12:00Z" w16du:dateUtc="2024-10-09T15:12:00Z">
                        <w:rPr>
                          <w:rFonts w:ascii="Cambria Math" w:hAnsi="Cambria Math"/>
                        </w:rPr>
                        <m:t>,</m:t>
                      </w:ins>
                    </m:r>
                    <m:sSup>
                      <m:sSupPr>
                        <m:ctrlPr>
                          <w:ins w:id="1361" w:author="Walgren, Patrick" w:date="2024-10-09T09:12:00Z" w16du:dateUtc="2024-10-09T15:12:00Z">
                            <w:rPr>
                              <w:rFonts w:ascii="Cambria Math" w:hAnsi="Cambria Math"/>
                              <w:i/>
                            </w:rPr>
                          </w:ins>
                        </m:ctrlPr>
                      </m:sSupPr>
                      <m:e>
                        <m:r>
                          <w:ins w:id="1362" w:author="Walgren, Patrick" w:date="2024-10-09T09:12:00Z" w16du:dateUtc="2024-10-09T15:12:00Z">
                            <w:rPr>
                              <w:rFonts w:ascii="Cambria Math" w:hAnsi="Cambria Math"/>
                            </w:rPr>
                            <m:t>E</m:t>
                          </w:ins>
                        </m:r>
                      </m:e>
                      <m:sup>
                        <m:r>
                          <w:ins w:id="1363" w:author="Walgren, Patrick" w:date="2024-10-09T09:12:00Z" w16du:dateUtc="2024-10-09T15:12:00Z">
                            <w:rPr>
                              <w:rFonts w:ascii="Cambria Math" w:hAnsi="Cambria Math"/>
                            </w:rPr>
                            <m:t>A</m:t>
                          </w:ins>
                        </m:r>
                      </m:sup>
                    </m:sSup>
                  </m:e>
                </m:d>
              </m:oMath>
            </m:oMathPara>
          </w:p>
        </w:tc>
      </w:tr>
      <w:tr w:rsidR="006737EA" w14:paraId="25AC91C3" w14:textId="77777777" w:rsidTr="00B23A19">
        <w:trPr>
          <w:ins w:id="1364" w:author="Walgren, Patrick" w:date="2024-10-09T09:13:00Z"/>
        </w:trPr>
        <w:tc>
          <w:tcPr>
            <w:tcW w:w="4320" w:type="dxa"/>
            <w:tcPrChange w:id="1365" w:author="Walgren, Patrick" w:date="2024-10-16T09:30:00Z" w16du:dateUtc="2024-10-16T15:30:00Z">
              <w:tcPr>
                <w:tcW w:w="5040" w:type="dxa"/>
                <w:gridSpan w:val="2"/>
              </w:tcPr>
            </w:tcPrChange>
          </w:tcPr>
          <w:p w14:paraId="595B3EA9" w14:textId="0992B030" w:rsidR="006737EA" w:rsidRDefault="006737EA" w:rsidP="00874AF0">
            <w:pPr>
              <w:rPr>
                <w:ins w:id="1366" w:author="Walgren, Patrick" w:date="2024-10-09T09:13:00Z" w16du:dateUtc="2024-10-09T15:13:00Z"/>
              </w:rPr>
            </w:pPr>
            <w:ins w:id="1367" w:author="Walgren, Patrick" w:date="2024-10-09T09:13:00Z" w16du:dateUtc="2024-10-09T15:13:00Z">
              <w:r>
                <w:t>Coefficient of thermal expansion</w:t>
              </w:r>
            </w:ins>
          </w:p>
        </w:tc>
        <w:tc>
          <w:tcPr>
            <w:tcW w:w="2610" w:type="dxa"/>
            <w:vAlign w:val="center"/>
            <w:tcPrChange w:id="1368" w:author="Walgren, Patrick" w:date="2024-10-16T09:30:00Z" w16du:dateUtc="2024-10-16T15:30:00Z">
              <w:tcPr>
                <w:tcW w:w="2250" w:type="dxa"/>
                <w:gridSpan w:val="3"/>
                <w:vAlign w:val="center"/>
              </w:tcPr>
            </w:tcPrChange>
          </w:tcPr>
          <w:p w14:paraId="1C7FC5E5" w14:textId="30CE1A1A" w:rsidR="006737EA" w:rsidRDefault="006737EA" w:rsidP="00874AF0">
            <w:pPr>
              <w:jc w:val="center"/>
              <w:rPr>
                <w:ins w:id="1369" w:author="Walgren, Patrick" w:date="2024-10-09T09:13:00Z" w16du:dateUtc="2024-10-09T15:13:00Z"/>
                <w:rFonts w:ascii="Calibri" w:eastAsia="Calibri" w:hAnsi="Calibri" w:cs="Times New Roman"/>
              </w:rPr>
            </w:pPr>
            <m:oMathPara>
              <m:oMath>
                <m:r>
                  <w:ins w:id="1370" w:author="Walgren, Patrick" w:date="2024-10-09T09:13:00Z" w16du:dateUtc="2024-10-09T15:13:00Z">
                    <w:rPr>
                      <w:rFonts w:ascii="Cambria Math" w:eastAsia="Calibri" w:hAnsi="Cambria Math" w:cs="Times New Roman"/>
                    </w:rPr>
                    <m:t>α</m:t>
                  </w:ins>
                </m:r>
              </m:oMath>
            </m:oMathPara>
          </w:p>
        </w:tc>
        <w:tc>
          <w:tcPr>
            <w:tcW w:w="1710" w:type="dxa"/>
            <w:vAlign w:val="center"/>
            <w:tcPrChange w:id="1371" w:author="Walgren, Patrick" w:date="2024-10-16T09:30:00Z" w16du:dateUtc="2024-10-16T15:30:00Z">
              <w:tcPr>
                <w:tcW w:w="1350" w:type="dxa"/>
                <w:gridSpan w:val="2"/>
                <w:vAlign w:val="center"/>
              </w:tcPr>
            </w:tcPrChange>
          </w:tcPr>
          <w:p w14:paraId="6CD79644" w14:textId="5BA98C81" w:rsidR="006737EA" w:rsidRDefault="00000000" w:rsidP="00874AF0">
            <w:pPr>
              <w:jc w:val="center"/>
              <w:rPr>
                <w:ins w:id="1372" w:author="Walgren, Patrick" w:date="2024-10-09T09:13:00Z" w16du:dateUtc="2024-10-09T15:13:00Z"/>
                <w:rFonts w:ascii="Calibri" w:eastAsia="Calibri" w:hAnsi="Calibri" w:cs="Times New Roman"/>
              </w:rPr>
            </w:pPr>
            <m:oMathPara>
              <m:oMath>
                <m:d>
                  <m:dPr>
                    <m:begChr m:val="["/>
                    <m:endChr m:val="]"/>
                    <m:ctrlPr>
                      <w:ins w:id="1373" w:author="Walgren, Patrick" w:date="2024-10-09T09:13:00Z" w16du:dateUtc="2024-10-09T15:13:00Z">
                        <w:rPr>
                          <w:rFonts w:ascii="Cambria Math" w:eastAsia="Calibri" w:hAnsi="Cambria Math" w:cs="Times New Roman"/>
                          <w:i/>
                        </w:rPr>
                      </w:ins>
                    </m:ctrlPr>
                  </m:dPr>
                  <m:e>
                    <m:r>
                      <w:ins w:id="1374" w:author="Walgren, Patrick" w:date="2024-10-09T09:13:00Z" w16du:dateUtc="2024-10-09T15:13:00Z">
                        <w:rPr>
                          <w:rFonts w:ascii="Cambria Math" w:eastAsia="Calibri" w:hAnsi="Cambria Math" w:cs="Times New Roman"/>
                        </w:rPr>
                        <m:t>0,1E-6</m:t>
                      </w:ins>
                    </m:r>
                  </m:e>
                </m:d>
              </m:oMath>
            </m:oMathPara>
          </w:p>
        </w:tc>
      </w:tr>
      <w:tr w:rsidR="006737EA" w14:paraId="6279590F" w14:textId="77777777" w:rsidTr="00B23A19">
        <w:trPr>
          <w:ins w:id="1375" w:author="Walgren, Patrick" w:date="2024-10-09T09:10:00Z"/>
        </w:trPr>
        <w:tc>
          <w:tcPr>
            <w:tcW w:w="4320" w:type="dxa"/>
            <w:tcBorders>
              <w:bottom w:val="single" w:sz="4" w:space="0" w:color="auto"/>
            </w:tcBorders>
            <w:tcPrChange w:id="1376" w:author="Walgren, Patrick" w:date="2024-10-16T09:30:00Z" w16du:dateUtc="2024-10-16T15:30:00Z">
              <w:tcPr>
                <w:tcW w:w="5184" w:type="dxa"/>
                <w:gridSpan w:val="3"/>
                <w:tcBorders>
                  <w:bottom w:val="single" w:sz="4" w:space="0" w:color="auto"/>
                </w:tcBorders>
              </w:tcPr>
            </w:tcPrChange>
          </w:tcPr>
          <w:p w14:paraId="50CB04B7" w14:textId="77777777" w:rsidR="006737EA" w:rsidRPr="001A0D06" w:rsidRDefault="006737EA" w:rsidP="00874AF0">
            <w:pPr>
              <w:rPr>
                <w:ins w:id="1377" w:author="Walgren, Patrick" w:date="2024-10-09T09:10:00Z" w16du:dateUtc="2024-10-09T15:10:00Z"/>
                <w:b/>
                <w:bCs/>
              </w:rPr>
            </w:pPr>
            <w:ins w:id="1378" w:author="Walgren, Patrick" w:date="2024-10-09T09:10:00Z" w16du:dateUtc="2024-10-09T15:10:00Z">
              <w:r>
                <w:rPr>
                  <w:b/>
                  <w:bCs/>
                </w:rPr>
                <w:t>Transformation properties</w:t>
              </w:r>
            </w:ins>
          </w:p>
        </w:tc>
        <w:tc>
          <w:tcPr>
            <w:tcW w:w="2610" w:type="dxa"/>
            <w:tcBorders>
              <w:bottom w:val="single" w:sz="4" w:space="0" w:color="auto"/>
            </w:tcBorders>
            <w:vAlign w:val="center"/>
            <w:tcPrChange w:id="1379" w:author="Walgren, Patrick" w:date="2024-10-16T09:30:00Z" w16du:dateUtc="2024-10-16T15:30:00Z">
              <w:tcPr>
                <w:tcW w:w="2304" w:type="dxa"/>
                <w:gridSpan w:val="3"/>
                <w:tcBorders>
                  <w:bottom w:val="single" w:sz="4" w:space="0" w:color="auto"/>
                </w:tcBorders>
                <w:vAlign w:val="center"/>
              </w:tcPr>
            </w:tcPrChange>
          </w:tcPr>
          <w:p w14:paraId="1780C988" w14:textId="77777777" w:rsidR="006737EA" w:rsidRDefault="006737EA" w:rsidP="00874AF0">
            <w:pPr>
              <w:jc w:val="center"/>
              <w:rPr>
                <w:ins w:id="1380" w:author="Walgren, Patrick" w:date="2024-10-09T09:10:00Z" w16du:dateUtc="2024-10-09T15:10:00Z"/>
                <w:rFonts w:ascii="Calibri" w:eastAsia="Calibri" w:hAnsi="Calibri" w:cs="Times New Roman"/>
              </w:rPr>
            </w:pPr>
          </w:p>
        </w:tc>
        <w:tc>
          <w:tcPr>
            <w:tcW w:w="1710" w:type="dxa"/>
            <w:tcBorders>
              <w:bottom w:val="single" w:sz="4" w:space="0" w:color="auto"/>
            </w:tcBorders>
            <w:vAlign w:val="center"/>
            <w:tcPrChange w:id="1381" w:author="Walgren, Patrick" w:date="2024-10-16T09:30:00Z" w16du:dateUtc="2024-10-16T15:30:00Z">
              <w:tcPr>
                <w:tcW w:w="1152" w:type="dxa"/>
                <w:tcBorders>
                  <w:bottom w:val="single" w:sz="4" w:space="0" w:color="auto"/>
                </w:tcBorders>
                <w:vAlign w:val="center"/>
              </w:tcPr>
            </w:tcPrChange>
          </w:tcPr>
          <w:p w14:paraId="42C03335" w14:textId="77777777" w:rsidR="006737EA" w:rsidRDefault="006737EA" w:rsidP="00874AF0">
            <w:pPr>
              <w:jc w:val="center"/>
              <w:rPr>
                <w:ins w:id="1382" w:author="Walgren, Patrick" w:date="2024-10-09T09:10:00Z" w16du:dateUtc="2024-10-09T15:10:00Z"/>
              </w:rPr>
            </w:pPr>
          </w:p>
        </w:tc>
      </w:tr>
      <w:tr w:rsidR="006737EA" w14:paraId="4CD6399C" w14:textId="77777777" w:rsidTr="00B23A19">
        <w:trPr>
          <w:ins w:id="1383" w:author="Walgren, Patrick" w:date="2024-10-09T09:10:00Z"/>
        </w:trPr>
        <w:tc>
          <w:tcPr>
            <w:tcW w:w="4320" w:type="dxa"/>
            <w:tcBorders>
              <w:top w:val="single" w:sz="4" w:space="0" w:color="auto"/>
            </w:tcBorders>
            <w:tcPrChange w:id="1384" w:author="Walgren, Patrick" w:date="2024-10-16T09:30:00Z" w16du:dateUtc="2024-10-16T15:30:00Z">
              <w:tcPr>
                <w:tcW w:w="5184" w:type="dxa"/>
                <w:gridSpan w:val="3"/>
                <w:tcBorders>
                  <w:top w:val="single" w:sz="4" w:space="0" w:color="auto"/>
                </w:tcBorders>
              </w:tcPr>
            </w:tcPrChange>
          </w:tcPr>
          <w:p w14:paraId="645A885D" w14:textId="77777777" w:rsidR="006737EA" w:rsidRPr="001A0D06" w:rsidRDefault="006737EA" w:rsidP="00874AF0">
            <w:pPr>
              <w:rPr>
                <w:ins w:id="1385" w:author="Walgren, Patrick" w:date="2024-10-09T09:10:00Z" w16du:dateUtc="2024-10-09T15:10:00Z"/>
              </w:rPr>
            </w:pPr>
            <w:ins w:id="1386" w:author="Walgren, Patrick" w:date="2024-10-09T09:10:00Z" w16du:dateUtc="2024-10-09T15:10:00Z">
              <w:r>
                <w:t>Transformation temperatures (at zero-stress)</w:t>
              </w:r>
            </w:ins>
          </w:p>
        </w:tc>
        <w:tc>
          <w:tcPr>
            <w:tcW w:w="2610" w:type="dxa"/>
            <w:tcBorders>
              <w:top w:val="single" w:sz="4" w:space="0" w:color="auto"/>
            </w:tcBorders>
            <w:vAlign w:val="center"/>
            <w:tcPrChange w:id="1387" w:author="Walgren, Patrick" w:date="2024-10-16T09:30:00Z" w16du:dateUtc="2024-10-16T15:30:00Z">
              <w:tcPr>
                <w:tcW w:w="2304" w:type="dxa"/>
                <w:gridSpan w:val="3"/>
                <w:tcBorders>
                  <w:top w:val="single" w:sz="4" w:space="0" w:color="auto"/>
                </w:tcBorders>
                <w:vAlign w:val="center"/>
              </w:tcPr>
            </w:tcPrChange>
          </w:tcPr>
          <w:p w14:paraId="002E318E" w14:textId="77777777" w:rsidR="006737EA" w:rsidRDefault="00000000" w:rsidP="00874AF0">
            <w:pPr>
              <w:jc w:val="center"/>
              <w:rPr>
                <w:ins w:id="1388" w:author="Walgren, Patrick" w:date="2024-10-09T09:10:00Z" w16du:dateUtc="2024-10-09T15:10:00Z"/>
                <w:rFonts w:ascii="Calibri" w:eastAsia="Calibri" w:hAnsi="Calibri" w:cs="Times New Roman"/>
              </w:rPr>
            </w:pPr>
            <m:oMathPara>
              <m:oMath>
                <m:sSub>
                  <m:sSubPr>
                    <m:ctrlPr>
                      <w:ins w:id="1389" w:author="Walgren, Patrick" w:date="2024-10-09T09:10:00Z" w16du:dateUtc="2024-10-09T15:10:00Z">
                        <w:rPr>
                          <w:rFonts w:ascii="Cambria Math" w:eastAsia="Calibri" w:hAnsi="Cambria Math" w:cs="Times New Roman"/>
                          <w:i/>
                        </w:rPr>
                      </w:ins>
                    </m:ctrlPr>
                  </m:sSubPr>
                  <m:e>
                    <m:r>
                      <w:ins w:id="1390" w:author="Walgren, Patrick" w:date="2024-10-09T09:10:00Z" w16du:dateUtc="2024-10-09T15:10:00Z">
                        <w:rPr>
                          <w:rFonts w:ascii="Cambria Math" w:eastAsia="Calibri" w:hAnsi="Cambria Math" w:cs="Times New Roman"/>
                        </w:rPr>
                        <m:t>M</m:t>
                      </w:ins>
                    </m:r>
                  </m:e>
                  <m:sub>
                    <m:r>
                      <w:ins w:id="1391" w:author="Walgren, Patrick" w:date="2024-10-09T09:10:00Z" w16du:dateUtc="2024-10-09T15:10:00Z">
                        <w:rPr>
                          <w:rFonts w:ascii="Cambria Math" w:eastAsia="Calibri" w:hAnsi="Cambria Math" w:cs="Times New Roman"/>
                        </w:rPr>
                        <m:t>s</m:t>
                      </w:ins>
                    </m:r>
                  </m:sub>
                </m:sSub>
                <m:r>
                  <w:ins w:id="1392" w:author="Walgren, Patrick" w:date="2024-10-09T09:10:00Z" w16du:dateUtc="2024-10-09T15:10:00Z">
                    <w:rPr>
                      <w:rFonts w:ascii="Cambria Math" w:eastAsia="Calibri" w:hAnsi="Cambria Math" w:cs="Times New Roman"/>
                    </w:rPr>
                    <m:t xml:space="preserve">, </m:t>
                  </w:ins>
                </m:r>
                <m:sSub>
                  <m:sSubPr>
                    <m:ctrlPr>
                      <w:ins w:id="1393" w:author="Walgren, Patrick" w:date="2024-10-09T09:10:00Z" w16du:dateUtc="2024-10-09T15:10:00Z">
                        <w:rPr>
                          <w:rFonts w:ascii="Cambria Math" w:eastAsia="Calibri" w:hAnsi="Cambria Math" w:cs="Times New Roman"/>
                          <w:i/>
                        </w:rPr>
                      </w:ins>
                    </m:ctrlPr>
                  </m:sSubPr>
                  <m:e>
                    <m:r>
                      <w:ins w:id="1394" w:author="Walgren, Patrick" w:date="2024-10-09T09:10:00Z" w16du:dateUtc="2024-10-09T15:10:00Z">
                        <w:rPr>
                          <w:rFonts w:ascii="Cambria Math" w:eastAsia="Calibri" w:hAnsi="Cambria Math" w:cs="Times New Roman"/>
                        </w:rPr>
                        <m:t>M</m:t>
                      </w:ins>
                    </m:r>
                  </m:e>
                  <m:sub>
                    <m:r>
                      <w:ins w:id="1395" w:author="Walgren, Patrick" w:date="2024-10-09T09:10:00Z" w16du:dateUtc="2024-10-09T15:10:00Z">
                        <w:rPr>
                          <w:rFonts w:ascii="Cambria Math" w:eastAsia="Calibri" w:hAnsi="Cambria Math" w:cs="Times New Roman"/>
                        </w:rPr>
                        <m:t>f</m:t>
                      </w:ins>
                    </m:r>
                  </m:sub>
                </m:sSub>
                <m:r>
                  <w:ins w:id="1396" w:author="Walgren, Patrick" w:date="2024-10-09T09:10:00Z" w16du:dateUtc="2024-10-09T15:10:00Z">
                    <w:rPr>
                      <w:rFonts w:ascii="Cambria Math" w:eastAsia="Calibri" w:hAnsi="Cambria Math" w:cs="Times New Roman"/>
                    </w:rPr>
                    <m:t xml:space="preserve">, </m:t>
                  </w:ins>
                </m:r>
                <m:sSub>
                  <m:sSubPr>
                    <m:ctrlPr>
                      <w:ins w:id="1397" w:author="Walgren, Patrick" w:date="2024-10-09T09:10:00Z" w16du:dateUtc="2024-10-09T15:10:00Z">
                        <w:rPr>
                          <w:rFonts w:ascii="Cambria Math" w:eastAsia="Calibri" w:hAnsi="Cambria Math" w:cs="Times New Roman"/>
                          <w:i/>
                        </w:rPr>
                      </w:ins>
                    </m:ctrlPr>
                  </m:sSubPr>
                  <m:e>
                    <m:r>
                      <w:ins w:id="1398" w:author="Walgren, Patrick" w:date="2024-10-09T09:10:00Z" w16du:dateUtc="2024-10-09T15:10:00Z">
                        <w:rPr>
                          <w:rFonts w:ascii="Cambria Math" w:eastAsia="Calibri" w:hAnsi="Cambria Math" w:cs="Times New Roman"/>
                        </w:rPr>
                        <m:t>A</m:t>
                      </w:ins>
                    </m:r>
                  </m:e>
                  <m:sub>
                    <m:r>
                      <w:ins w:id="1399" w:author="Walgren, Patrick" w:date="2024-10-09T09:10:00Z" w16du:dateUtc="2024-10-09T15:10:00Z">
                        <w:rPr>
                          <w:rFonts w:ascii="Cambria Math" w:eastAsia="Calibri" w:hAnsi="Cambria Math" w:cs="Times New Roman"/>
                        </w:rPr>
                        <m:t>s</m:t>
                      </w:ins>
                    </m:r>
                  </m:sub>
                </m:sSub>
                <m:r>
                  <w:ins w:id="1400" w:author="Walgren, Patrick" w:date="2024-10-09T09:10:00Z" w16du:dateUtc="2024-10-09T15:10:00Z">
                    <w:rPr>
                      <w:rFonts w:ascii="Cambria Math" w:eastAsia="Calibri" w:hAnsi="Cambria Math" w:cs="Times New Roman"/>
                    </w:rPr>
                    <m:t xml:space="preserve">, </m:t>
                  </w:ins>
                </m:r>
                <m:sSub>
                  <m:sSubPr>
                    <m:ctrlPr>
                      <w:ins w:id="1401" w:author="Walgren, Patrick" w:date="2024-10-09T09:10:00Z" w16du:dateUtc="2024-10-09T15:10:00Z">
                        <w:rPr>
                          <w:rFonts w:ascii="Cambria Math" w:eastAsia="Calibri" w:hAnsi="Cambria Math" w:cs="Times New Roman"/>
                          <w:i/>
                        </w:rPr>
                      </w:ins>
                    </m:ctrlPr>
                  </m:sSubPr>
                  <m:e>
                    <m:r>
                      <w:ins w:id="1402" w:author="Walgren, Patrick" w:date="2024-10-09T09:10:00Z" w16du:dateUtc="2024-10-09T15:10:00Z">
                        <w:rPr>
                          <w:rFonts w:ascii="Cambria Math" w:eastAsia="Calibri" w:hAnsi="Cambria Math" w:cs="Times New Roman"/>
                        </w:rPr>
                        <m:t>A</m:t>
                      </w:ins>
                    </m:r>
                  </m:e>
                  <m:sub>
                    <m:r>
                      <w:ins w:id="1403" w:author="Walgren, Patrick" w:date="2024-10-09T09:10:00Z" w16du:dateUtc="2024-10-09T15:10:00Z">
                        <w:rPr>
                          <w:rFonts w:ascii="Cambria Math" w:eastAsia="Calibri" w:hAnsi="Cambria Math" w:cs="Times New Roman"/>
                        </w:rPr>
                        <m:t>f</m:t>
                      </w:ins>
                    </m:r>
                  </m:sub>
                </m:sSub>
              </m:oMath>
            </m:oMathPara>
          </w:p>
        </w:tc>
        <w:tc>
          <w:tcPr>
            <w:tcW w:w="1710" w:type="dxa"/>
            <w:tcBorders>
              <w:top w:val="single" w:sz="4" w:space="0" w:color="auto"/>
            </w:tcBorders>
            <w:vAlign w:val="center"/>
            <w:tcPrChange w:id="1404" w:author="Walgren, Patrick" w:date="2024-10-16T09:30:00Z" w16du:dateUtc="2024-10-16T15:30:00Z">
              <w:tcPr>
                <w:tcW w:w="1152" w:type="dxa"/>
                <w:tcBorders>
                  <w:top w:val="single" w:sz="4" w:space="0" w:color="auto"/>
                </w:tcBorders>
                <w:vAlign w:val="center"/>
              </w:tcPr>
            </w:tcPrChange>
          </w:tcPr>
          <w:p w14:paraId="072FB8EE" w14:textId="190E266B" w:rsidR="006737EA" w:rsidRDefault="006737EA" w:rsidP="00874AF0">
            <w:pPr>
              <w:jc w:val="center"/>
              <w:rPr>
                <w:ins w:id="1405" w:author="Walgren, Patrick" w:date="2024-10-09T09:10:00Z" w16du:dateUtc="2024-10-09T15:10:00Z"/>
              </w:rPr>
            </w:pPr>
            <w:ins w:id="1406" w:author="Walgren, Patrick" w:date="2024-10-09T09:14:00Z" w16du:dateUtc="2024-10-09T15:14:00Z">
              <w:r>
                <w:t>Figure 5b)</w:t>
              </w:r>
            </w:ins>
          </w:p>
        </w:tc>
      </w:tr>
      <w:tr w:rsidR="006737EA" w14:paraId="052B55EB" w14:textId="77777777" w:rsidTr="00B23A19">
        <w:trPr>
          <w:ins w:id="1407" w:author="Walgren, Patrick" w:date="2024-10-09T09:10:00Z"/>
        </w:trPr>
        <w:tc>
          <w:tcPr>
            <w:tcW w:w="4320" w:type="dxa"/>
            <w:tcPrChange w:id="1408" w:author="Walgren, Patrick" w:date="2024-10-16T09:30:00Z" w16du:dateUtc="2024-10-16T15:30:00Z">
              <w:tcPr>
                <w:tcW w:w="5184" w:type="dxa"/>
                <w:gridSpan w:val="3"/>
              </w:tcPr>
            </w:tcPrChange>
          </w:tcPr>
          <w:p w14:paraId="516CF1E6" w14:textId="77777777" w:rsidR="006737EA" w:rsidRDefault="006737EA" w:rsidP="00874AF0">
            <w:pPr>
              <w:rPr>
                <w:ins w:id="1409" w:author="Walgren, Patrick" w:date="2024-10-09T09:10:00Z" w16du:dateUtc="2024-10-09T15:10:00Z"/>
              </w:rPr>
            </w:pPr>
            <w:ins w:id="1410" w:author="Walgren, Patrick" w:date="2024-10-09T09:10:00Z" w16du:dateUtc="2024-10-09T15:10:00Z">
              <w:r>
                <w:t>Stress-influence coefficients</w:t>
              </w:r>
            </w:ins>
          </w:p>
        </w:tc>
        <w:tc>
          <w:tcPr>
            <w:tcW w:w="2610" w:type="dxa"/>
            <w:vAlign w:val="center"/>
            <w:tcPrChange w:id="1411" w:author="Walgren, Patrick" w:date="2024-10-16T09:30:00Z" w16du:dateUtc="2024-10-16T15:30:00Z">
              <w:tcPr>
                <w:tcW w:w="2304" w:type="dxa"/>
                <w:gridSpan w:val="3"/>
                <w:vAlign w:val="center"/>
              </w:tcPr>
            </w:tcPrChange>
          </w:tcPr>
          <w:p w14:paraId="5B88E61C" w14:textId="77777777" w:rsidR="006737EA" w:rsidRDefault="00000000" w:rsidP="00874AF0">
            <w:pPr>
              <w:jc w:val="center"/>
              <w:rPr>
                <w:ins w:id="1412" w:author="Walgren, Patrick" w:date="2024-10-09T09:10:00Z" w16du:dateUtc="2024-10-09T15:10:00Z"/>
                <w:rFonts w:ascii="Calibri" w:eastAsia="Calibri" w:hAnsi="Calibri" w:cs="Times New Roman"/>
              </w:rPr>
            </w:pPr>
            <m:oMathPara>
              <m:oMath>
                <m:sSup>
                  <m:sSupPr>
                    <m:ctrlPr>
                      <w:ins w:id="1413" w:author="Walgren, Patrick" w:date="2024-10-09T09:10:00Z" w16du:dateUtc="2024-10-09T15:10:00Z">
                        <w:rPr>
                          <w:rFonts w:ascii="Cambria Math" w:eastAsia="Calibri" w:hAnsi="Cambria Math" w:cs="Times New Roman"/>
                          <w:i/>
                        </w:rPr>
                      </w:ins>
                    </m:ctrlPr>
                  </m:sSupPr>
                  <m:e>
                    <m:r>
                      <w:ins w:id="1414" w:author="Walgren, Patrick" w:date="2024-10-09T09:10:00Z" w16du:dateUtc="2024-10-09T15:10:00Z">
                        <w:rPr>
                          <w:rFonts w:ascii="Cambria Math" w:eastAsia="Calibri" w:hAnsi="Cambria Math" w:cs="Times New Roman"/>
                        </w:rPr>
                        <m:t>C</m:t>
                      </w:ins>
                    </m:r>
                  </m:e>
                  <m:sup>
                    <m:r>
                      <w:ins w:id="1415" w:author="Walgren, Patrick" w:date="2024-10-09T09:10:00Z" w16du:dateUtc="2024-10-09T15:10:00Z">
                        <w:rPr>
                          <w:rFonts w:ascii="Cambria Math" w:eastAsia="Calibri" w:hAnsi="Cambria Math" w:cs="Times New Roman"/>
                        </w:rPr>
                        <m:t>M</m:t>
                      </w:ins>
                    </m:r>
                  </m:sup>
                </m:sSup>
                <m:r>
                  <w:ins w:id="1416" w:author="Walgren, Patrick" w:date="2024-10-09T09:10:00Z" w16du:dateUtc="2024-10-09T15:10:00Z">
                    <w:rPr>
                      <w:rFonts w:ascii="Cambria Math" w:eastAsia="Calibri" w:hAnsi="Cambria Math" w:cs="Times New Roman"/>
                    </w:rPr>
                    <m:t xml:space="preserve">, </m:t>
                  </w:ins>
                </m:r>
                <m:sSup>
                  <m:sSupPr>
                    <m:ctrlPr>
                      <w:ins w:id="1417" w:author="Walgren, Patrick" w:date="2024-10-09T09:10:00Z" w16du:dateUtc="2024-10-09T15:10:00Z">
                        <w:rPr>
                          <w:rFonts w:ascii="Cambria Math" w:eastAsia="Calibri" w:hAnsi="Cambria Math" w:cs="Times New Roman"/>
                          <w:i/>
                        </w:rPr>
                      </w:ins>
                    </m:ctrlPr>
                  </m:sSupPr>
                  <m:e>
                    <m:r>
                      <w:ins w:id="1418" w:author="Walgren, Patrick" w:date="2024-10-09T09:10:00Z" w16du:dateUtc="2024-10-09T15:10:00Z">
                        <w:rPr>
                          <w:rFonts w:ascii="Cambria Math" w:eastAsia="Calibri" w:hAnsi="Cambria Math" w:cs="Times New Roman"/>
                        </w:rPr>
                        <m:t>C</m:t>
                      </w:ins>
                    </m:r>
                  </m:e>
                  <m:sup>
                    <m:r>
                      <w:ins w:id="1419" w:author="Walgren, Patrick" w:date="2024-10-09T09:10:00Z" w16du:dateUtc="2024-10-09T15:10:00Z">
                        <w:rPr>
                          <w:rFonts w:ascii="Cambria Math" w:eastAsia="Calibri" w:hAnsi="Cambria Math" w:cs="Times New Roman"/>
                        </w:rPr>
                        <m:t>A</m:t>
                      </w:ins>
                    </m:r>
                  </m:sup>
                </m:sSup>
              </m:oMath>
            </m:oMathPara>
          </w:p>
        </w:tc>
        <w:tc>
          <w:tcPr>
            <w:tcW w:w="1710" w:type="dxa"/>
            <w:vAlign w:val="center"/>
            <w:tcPrChange w:id="1420" w:author="Walgren, Patrick" w:date="2024-10-16T09:30:00Z" w16du:dateUtc="2024-10-16T15:30:00Z">
              <w:tcPr>
                <w:tcW w:w="1152" w:type="dxa"/>
                <w:vAlign w:val="center"/>
              </w:tcPr>
            </w:tcPrChange>
          </w:tcPr>
          <w:p w14:paraId="2DF0AD0B" w14:textId="3C622A5F" w:rsidR="006737EA" w:rsidRDefault="006737EA" w:rsidP="00874AF0">
            <w:pPr>
              <w:jc w:val="center"/>
              <w:rPr>
                <w:ins w:id="1421" w:author="Walgren, Patrick" w:date="2024-10-09T09:10:00Z" w16du:dateUtc="2024-10-09T15:10:00Z"/>
              </w:rPr>
            </w:pPr>
            <w:ins w:id="1422" w:author="Walgren, Patrick" w:date="2024-10-09T09:14:00Z" w16du:dateUtc="2024-10-09T15:14:00Z">
              <w:r>
                <w:t>Figure 5b)</w:t>
              </w:r>
            </w:ins>
          </w:p>
        </w:tc>
      </w:tr>
      <w:tr w:rsidR="006737EA" w14:paraId="5CB52004" w14:textId="77777777" w:rsidTr="00B23A19">
        <w:trPr>
          <w:ins w:id="1423" w:author="Walgren, Patrick" w:date="2024-10-09T09:10:00Z"/>
        </w:trPr>
        <w:tc>
          <w:tcPr>
            <w:tcW w:w="4320" w:type="dxa"/>
            <w:tcBorders>
              <w:bottom w:val="single" w:sz="4" w:space="0" w:color="auto"/>
            </w:tcBorders>
            <w:tcPrChange w:id="1424" w:author="Walgren, Patrick" w:date="2024-10-16T09:30:00Z" w16du:dateUtc="2024-10-16T15:30:00Z">
              <w:tcPr>
                <w:tcW w:w="5184" w:type="dxa"/>
                <w:gridSpan w:val="3"/>
                <w:tcBorders>
                  <w:bottom w:val="single" w:sz="4" w:space="0" w:color="auto"/>
                </w:tcBorders>
              </w:tcPr>
            </w:tcPrChange>
          </w:tcPr>
          <w:p w14:paraId="6A8BC075" w14:textId="77777777" w:rsidR="006737EA" w:rsidRPr="001A0D06" w:rsidRDefault="006737EA" w:rsidP="00874AF0">
            <w:pPr>
              <w:rPr>
                <w:ins w:id="1425" w:author="Walgren, Patrick" w:date="2024-10-09T09:10:00Z" w16du:dateUtc="2024-10-09T15:10:00Z"/>
                <w:b/>
                <w:bCs/>
              </w:rPr>
            </w:pPr>
            <w:ins w:id="1426" w:author="Walgren, Patrick" w:date="2024-10-09T09:10:00Z" w16du:dateUtc="2024-10-09T15:10:00Z">
              <w:r>
                <w:rPr>
                  <w:b/>
                  <w:bCs/>
                </w:rPr>
                <w:t>Transformation strain properties</w:t>
              </w:r>
            </w:ins>
          </w:p>
        </w:tc>
        <w:tc>
          <w:tcPr>
            <w:tcW w:w="2610" w:type="dxa"/>
            <w:tcBorders>
              <w:bottom w:val="single" w:sz="4" w:space="0" w:color="auto"/>
            </w:tcBorders>
            <w:vAlign w:val="center"/>
            <w:tcPrChange w:id="1427" w:author="Walgren, Patrick" w:date="2024-10-16T09:30:00Z" w16du:dateUtc="2024-10-16T15:30:00Z">
              <w:tcPr>
                <w:tcW w:w="2304" w:type="dxa"/>
                <w:gridSpan w:val="3"/>
                <w:tcBorders>
                  <w:bottom w:val="single" w:sz="4" w:space="0" w:color="auto"/>
                </w:tcBorders>
                <w:vAlign w:val="center"/>
              </w:tcPr>
            </w:tcPrChange>
          </w:tcPr>
          <w:p w14:paraId="0E63292A" w14:textId="77777777" w:rsidR="006737EA" w:rsidRDefault="006737EA" w:rsidP="00874AF0">
            <w:pPr>
              <w:jc w:val="center"/>
              <w:rPr>
                <w:ins w:id="1428" w:author="Walgren, Patrick" w:date="2024-10-09T09:10:00Z" w16du:dateUtc="2024-10-09T15:10:00Z"/>
                <w:rFonts w:ascii="Calibri" w:eastAsia="Calibri" w:hAnsi="Calibri" w:cs="Times New Roman"/>
              </w:rPr>
            </w:pPr>
          </w:p>
        </w:tc>
        <w:tc>
          <w:tcPr>
            <w:tcW w:w="1710" w:type="dxa"/>
            <w:tcBorders>
              <w:bottom w:val="single" w:sz="4" w:space="0" w:color="auto"/>
            </w:tcBorders>
            <w:vAlign w:val="center"/>
            <w:tcPrChange w:id="1429" w:author="Walgren, Patrick" w:date="2024-10-16T09:30:00Z" w16du:dateUtc="2024-10-16T15:30:00Z">
              <w:tcPr>
                <w:tcW w:w="1152" w:type="dxa"/>
                <w:tcBorders>
                  <w:bottom w:val="single" w:sz="4" w:space="0" w:color="auto"/>
                </w:tcBorders>
                <w:vAlign w:val="center"/>
              </w:tcPr>
            </w:tcPrChange>
          </w:tcPr>
          <w:p w14:paraId="0D2EEFE0" w14:textId="77777777" w:rsidR="006737EA" w:rsidRDefault="006737EA" w:rsidP="00874AF0">
            <w:pPr>
              <w:jc w:val="center"/>
              <w:rPr>
                <w:ins w:id="1430" w:author="Walgren, Patrick" w:date="2024-10-09T09:10:00Z" w16du:dateUtc="2024-10-09T15:10:00Z"/>
              </w:rPr>
            </w:pPr>
          </w:p>
        </w:tc>
      </w:tr>
      <w:tr w:rsidR="006737EA" w14:paraId="578130E5" w14:textId="77777777" w:rsidTr="00B23A19">
        <w:trPr>
          <w:ins w:id="1431" w:author="Walgren, Patrick" w:date="2024-10-09T09:10:00Z"/>
        </w:trPr>
        <w:tc>
          <w:tcPr>
            <w:tcW w:w="4320" w:type="dxa"/>
            <w:tcBorders>
              <w:top w:val="single" w:sz="4" w:space="0" w:color="auto"/>
            </w:tcBorders>
            <w:tcPrChange w:id="1432" w:author="Walgren, Patrick" w:date="2024-10-16T09:30:00Z" w16du:dateUtc="2024-10-16T15:30:00Z">
              <w:tcPr>
                <w:tcW w:w="5184" w:type="dxa"/>
                <w:gridSpan w:val="3"/>
                <w:tcBorders>
                  <w:top w:val="single" w:sz="4" w:space="0" w:color="auto"/>
                </w:tcBorders>
              </w:tcPr>
            </w:tcPrChange>
          </w:tcPr>
          <w:p w14:paraId="2B9A29C6" w14:textId="77777777" w:rsidR="006737EA" w:rsidRPr="001A0D06" w:rsidRDefault="006737EA" w:rsidP="00874AF0">
            <w:pPr>
              <w:rPr>
                <w:ins w:id="1433" w:author="Walgren, Patrick" w:date="2024-10-09T09:10:00Z" w16du:dateUtc="2024-10-09T15:10:00Z"/>
              </w:rPr>
            </w:pPr>
            <w:ins w:id="1434" w:author="Walgren, Patrick" w:date="2024-10-09T09:10:00Z" w16du:dateUtc="2024-10-09T15:10:00Z">
              <w:r>
                <w:t>Minimum transformation strain</w:t>
              </w:r>
            </w:ins>
          </w:p>
        </w:tc>
        <w:tc>
          <w:tcPr>
            <w:tcW w:w="2610" w:type="dxa"/>
            <w:tcBorders>
              <w:top w:val="single" w:sz="4" w:space="0" w:color="auto"/>
            </w:tcBorders>
            <w:vAlign w:val="center"/>
            <w:tcPrChange w:id="1435" w:author="Walgren, Patrick" w:date="2024-10-16T09:30:00Z" w16du:dateUtc="2024-10-16T15:30:00Z">
              <w:tcPr>
                <w:tcW w:w="2304" w:type="dxa"/>
                <w:gridSpan w:val="3"/>
                <w:tcBorders>
                  <w:top w:val="single" w:sz="4" w:space="0" w:color="auto"/>
                </w:tcBorders>
                <w:vAlign w:val="center"/>
              </w:tcPr>
            </w:tcPrChange>
          </w:tcPr>
          <w:p w14:paraId="54414F1F" w14:textId="77777777" w:rsidR="006737EA" w:rsidRDefault="00000000" w:rsidP="00874AF0">
            <w:pPr>
              <w:jc w:val="center"/>
              <w:rPr>
                <w:ins w:id="1436" w:author="Walgren, Patrick" w:date="2024-10-09T09:10:00Z" w16du:dateUtc="2024-10-09T15:10:00Z"/>
                <w:rFonts w:ascii="Calibri" w:eastAsia="Calibri" w:hAnsi="Calibri" w:cs="Times New Roman"/>
              </w:rPr>
            </w:pPr>
            <m:oMathPara>
              <m:oMath>
                <m:sSub>
                  <m:sSubPr>
                    <m:ctrlPr>
                      <w:ins w:id="1437" w:author="Walgren, Patrick" w:date="2024-10-09T09:10:00Z" w16du:dateUtc="2024-10-09T15:10:00Z">
                        <w:rPr>
                          <w:rFonts w:ascii="Cambria Math" w:eastAsia="Calibri" w:hAnsi="Cambria Math" w:cs="Times New Roman"/>
                          <w:i/>
                        </w:rPr>
                      </w:ins>
                    </m:ctrlPr>
                  </m:sSubPr>
                  <m:e>
                    <m:r>
                      <w:ins w:id="1438" w:author="Walgren, Patrick" w:date="2024-10-09T09:10:00Z" w16du:dateUtc="2024-10-09T15:10:00Z">
                        <w:rPr>
                          <w:rFonts w:ascii="Cambria Math" w:eastAsia="Calibri" w:hAnsi="Cambria Math" w:cs="Times New Roman"/>
                        </w:rPr>
                        <m:t>H</m:t>
                      </w:ins>
                    </m:r>
                  </m:e>
                  <m:sub>
                    <m:r>
                      <w:ins w:id="1439" w:author="Walgren, Patrick" w:date="2024-10-09T09:10:00Z" w16du:dateUtc="2024-10-09T15:10:00Z">
                        <w:rPr>
                          <w:rFonts w:ascii="Cambria Math" w:eastAsia="Calibri" w:hAnsi="Cambria Math" w:cs="Times New Roman"/>
                        </w:rPr>
                        <m:t>min</m:t>
                      </w:ins>
                    </m:r>
                  </m:sub>
                </m:sSub>
              </m:oMath>
            </m:oMathPara>
          </w:p>
        </w:tc>
        <w:tc>
          <w:tcPr>
            <w:tcW w:w="1710" w:type="dxa"/>
            <w:tcBorders>
              <w:top w:val="single" w:sz="4" w:space="0" w:color="auto"/>
            </w:tcBorders>
            <w:vAlign w:val="center"/>
            <w:tcPrChange w:id="1440" w:author="Walgren, Patrick" w:date="2024-10-16T09:30:00Z" w16du:dateUtc="2024-10-16T15:30:00Z">
              <w:tcPr>
                <w:tcW w:w="1152" w:type="dxa"/>
                <w:tcBorders>
                  <w:top w:val="single" w:sz="4" w:space="0" w:color="auto"/>
                </w:tcBorders>
                <w:vAlign w:val="center"/>
              </w:tcPr>
            </w:tcPrChange>
          </w:tcPr>
          <w:p w14:paraId="688528F5" w14:textId="72149942" w:rsidR="006737EA" w:rsidRDefault="006737EA" w:rsidP="00874AF0">
            <w:pPr>
              <w:jc w:val="center"/>
              <w:rPr>
                <w:ins w:id="1441" w:author="Walgren, Patrick" w:date="2024-10-09T09:10:00Z" w16du:dateUtc="2024-10-09T15:10:00Z"/>
              </w:rPr>
            </w:pPr>
            <w:ins w:id="1442" w:author="Walgren, Patrick" w:date="2024-10-09T09:14:00Z" w16du:dateUtc="2024-10-09T15:14:00Z">
              <w:r>
                <w:t>[0,</w:t>
              </w:r>
            </w:ins>
            <w:ins w:id="1443" w:author="Walgren, Patrick" w:date="2024-10-09T09:15:00Z" w16du:dateUtc="2024-10-09T15:15:00Z">
              <w:r>
                <w:t xml:space="preserve"> </w:t>
              </w:r>
            </w:ins>
            <w:ins w:id="1444" w:author="Walgren, Patrick" w:date="2024-10-09T09:14:00Z" w16du:dateUtc="2024-10-09T15:14:00Z">
              <w:r>
                <w:t>0.01]</w:t>
              </w:r>
            </w:ins>
            <w:ins w:id="1445" w:author="Walgren, Patrick" w:date="2024-10-25T09:13:00Z" w16du:dateUtc="2024-10-25T15:13:00Z">
              <w:r w:rsidR="00243A2C">
                <w:rPr>
                  <w:rStyle w:val="FootnoteReference"/>
                </w:rPr>
                <w:footnoteReference w:id="4"/>
              </w:r>
            </w:ins>
          </w:p>
        </w:tc>
      </w:tr>
      <w:tr w:rsidR="006737EA" w14:paraId="18668C7E" w14:textId="77777777" w:rsidTr="00B23A19">
        <w:trPr>
          <w:ins w:id="1448" w:author="Walgren, Patrick" w:date="2024-10-09T09:10:00Z"/>
        </w:trPr>
        <w:tc>
          <w:tcPr>
            <w:tcW w:w="4320" w:type="dxa"/>
            <w:tcPrChange w:id="1449" w:author="Walgren, Patrick" w:date="2024-10-16T09:30:00Z" w16du:dateUtc="2024-10-16T15:30:00Z">
              <w:tcPr>
                <w:tcW w:w="5184" w:type="dxa"/>
                <w:gridSpan w:val="3"/>
              </w:tcPr>
            </w:tcPrChange>
          </w:tcPr>
          <w:p w14:paraId="123D9EA1" w14:textId="77777777" w:rsidR="006737EA" w:rsidRDefault="006737EA" w:rsidP="00874AF0">
            <w:pPr>
              <w:rPr>
                <w:ins w:id="1450" w:author="Walgren, Patrick" w:date="2024-10-09T09:10:00Z" w16du:dateUtc="2024-10-09T15:10:00Z"/>
              </w:rPr>
            </w:pPr>
            <w:ins w:id="1451" w:author="Walgren, Patrick" w:date="2024-10-09T09:10:00Z" w16du:dateUtc="2024-10-09T15:10:00Z">
              <w:r>
                <w:t>Maximum transformation strain</w:t>
              </w:r>
            </w:ins>
          </w:p>
        </w:tc>
        <w:tc>
          <w:tcPr>
            <w:tcW w:w="2610" w:type="dxa"/>
            <w:vAlign w:val="center"/>
            <w:tcPrChange w:id="1452" w:author="Walgren, Patrick" w:date="2024-10-16T09:30:00Z" w16du:dateUtc="2024-10-16T15:30:00Z">
              <w:tcPr>
                <w:tcW w:w="2304" w:type="dxa"/>
                <w:gridSpan w:val="3"/>
                <w:vAlign w:val="center"/>
              </w:tcPr>
            </w:tcPrChange>
          </w:tcPr>
          <w:p w14:paraId="60FB4D5E" w14:textId="77777777" w:rsidR="006737EA" w:rsidRDefault="00000000" w:rsidP="00874AF0">
            <w:pPr>
              <w:jc w:val="center"/>
              <w:rPr>
                <w:ins w:id="1453" w:author="Walgren, Patrick" w:date="2024-10-09T09:10:00Z" w16du:dateUtc="2024-10-09T15:10:00Z"/>
                <w:rFonts w:ascii="Calibri" w:eastAsia="Calibri" w:hAnsi="Calibri" w:cs="Times New Roman"/>
              </w:rPr>
            </w:pPr>
            <m:oMathPara>
              <m:oMath>
                <m:sSub>
                  <m:sSubPr>
                    <m:ctrlPr>
                      <w:ins w:id="1454" w:author="Walgren, Patrick" w:date="2024-10-09T09:10:00Z" w16du:dateUtc="2024-10-09T15:10:00Z">
                        <w:rPr>
                          <w:rFonts w:ascii="Cambria Math" w:eastAsia="Calibri" w:hAnsi="Cambria Math" w:cs="Times New Roman"/>
                          <w:i/>
                        </w:rPr>
                      </w:ins>
                    </m:ctrlPr>
                  </m:sSubPr>
                  <m:e>
                    <m:r>
                      <w:ins w:id="1455" w:author="Walgren, Patrick" w:date="2024-10-09T09:10:00Z" w16du:dateUtc="2024-10-09T15:10:00Z">
                        <w:rPr>
                          <w:rFonts w:ascii="Cambria Math" w:eastAsia="Calibri" w:hAnsi="Cambria Math" w:cs="Times New Roman"/>
                        </w:rPr>
                        <m:t>H</m:t>
                      </w:ins>
                    </m:r>
                  </m:e>
                  <m:sub>
                    <m:r>
                      <w:ins w:id="1456" w:author="Walgren, Patrick" w:date="2024-10-09T09:10:00Z" w16du:dateUtc="2024-10-09T15:10:00Z">
                        <w:rPr>
                          <w:rFonts w:ascii="Cambria Math" w:eastAsia="Calibri" w:hAnsi="Cambria Math" w:cs="Times New Roman"/>
                        </w:rPr>
                        <m:t>max</m:t>
                      </w:ins>
                    </m:r>
                  </m:sub>
                </m:sSub>
              </m:oMath>
            </m:oMathPara>
          </w:p>
        </w:tc>
        <w:tc>
          <w:tcPr>
            <w:tcW w:w="1710" w:type="dxa"/>
            <w:vAlign w:val="center"/>
            <w:tcPrChange w:id="1457" w:author="Walgren, Patrick" w:date="2024-10-16T09:30:00Z" w16du:dateUtc="2024-10-16T15:30:00Z">
              <w:tcPr>
                <w:tcW w:w="1152" w:type="dxa"/>
                <w:vAlign w:val="center"/>
              </w:tcPr>
            </w:tcPrChange>
          </w:tcPr>
          <w:p w14:paraId="23D408E9" w14:textId="597AE968" w:rsidR="006737EA" w:rsidRDefault="006737EA" w:rsidP="00874AF0">
            <w:pPr>
              <w:jc w:val="center"/>
              <w:rPr>
                <w:ins w:id="1458" w:author="Walgren, Patrick" w:date="2024-10-09T09:10:00Z" w16du:dateUtc="2024-10-09T15:10:00Z"/>
              </w:rPr>
            </w:pPr>
            <w:ins w:id="1459" w:author="Walgren, Patrick" w:date="2024-10-09T09:14:00Z" w16du:dateUtc="2024-10-09T15:14:00Z">
              <w:r>
                <w:t>[0.01,</w:t>
              </w:r>
            </w:ins>
            <w:ins w:id="1460" w:author="Walgren, Patrick" w:date="2024-10-09T09:15:00Z" w16du:dateUtc="2024-10-09T15:15:00Z">
              <w:r>
                <w:t xml:space="preserve"> </w:t>
              </w:r>
            </w:ins>
            <w:ins w:id="1461" w:author="Walgren, Patrick" w:date="2024-10-09T09:14:00Z" w16du:dateUtc="2024-10-09T15:14:00Z">
              <w:r>
                <w:t>0.05]</w:t>
              </w:r>
            </w:ins>
          </w:p>
        </w:tc>
      </w:tr>
      <w:tr w:rsidR="006737EA" w14:paraId="3AC5C972" w14:textId="77777777" w:rsidTr="00B23A19">
        <w:trPr>
          <w:ins w:id="1462" w:author="Walgren, Patrick" w:date="2024-10-09T09:10:00Z"/>
        </w:trPr>
        <w:tc>
          <w:tcPr>
            <w:tcW w:w="4320" w:type="dxa"/>
            <w:tcPrChange w:id="1463" w:author="Walgren, Patrick" w:date="2024-10-16T09:30:00Z" w16du:dateUtc="2024-10-16T15:30:00Z">
              <w:tcPr>
                <w:tcW w:w="5184" w:type="dxa"/>
                <w:gridSpan w:val="3"/>
              </w:tcPr>
            </w:tcPrChange>
          </w:tcPr>
          <w:p w14:paraId="312879F1" w14:textId="77777777" w:rsidR="006737EA" w:rsidRDefault="006737EA" w:rsidP="00874AF0">
            <w:pPr>
              <w:rPr>
                <w:ins w:id="1464" w:author="Walgren, Patrick" w:date="2024-10-09T09:10:00Z" w16du:dateUtc="2024-10-09T15:10:00Z"/>
              </w:rPr>
            </w:pPr>
            <w:ins w:id="1465" w:author="Walgren, Patrick" w:date="2024-10-09T09:10:00Z" w16du:dateUtc="2024-10-09T15:10:00Z">
              <w:r>
                <w:t>Critical stress at which transformation strain manifests</w:t>
              </w:r>
            </w:ins>
          </w:p>
        </w:tc>
        <w:tc>
          <w:tcPr>
            <w:tcW w:w="2610" w:type="dxa"/>
            <w:vAlign w:val="center"/>
            <w:tcPrChange w:id="1466" w:author="Walgren, Patrick" w:date="2024-10-16T09:30:00Z" w16du:dateUtc="2024-10-16T15:30:00Z">
              <w:tcPr>
                <w:tcW w:w="2304" w:type="dxa"/>
                <w:gridSpan w:val="3"/>
                <w:vAlign w:val="center"/>
              </w:tcPr>
            </w:tcPrChange>
          </w:tcPr>
          <w:p w14:paraId="78DAE6EB" w14:textId="77777777" w:rsidR="006737EA" w:rsidRPr="001A0D06" w:rsidRDefault="00000000" w:rsidP="00874AF0">
            <w:pPr>
              <w:jc w:val="center"/>
              <w:rPr>
                <w:ins w:id="1467" w:author="Walgren, Patrick" w:date="2024-10-09T09:10:00Z" w16du:dateUtc="2024-10-09T15:10:00Z"/>
                <w:rFonts w:ascii="Calibri" w:eastAsia="Calibri" w:hAnsi="Calibri" w:cs="Times New Roman"/>
                <w:vertAlign w:val="subscript"/>
              </w:rPr>
            </w:pPr>
            <m:oMathPara>
              <m:oMath>
                <m:sSub>
                  <m:sSubPr>
                    <m:ctrlPr>
                      <w:ins w:id="1468" w:author="Walgren, Patrick" w:date="2024-10-09T09:10:00Z" w16du:dateUtc="2024-10-09T15:10:00Z">
                        <w:rPr>
                          <w:rFonts w:ascii="Cambria Math" w:eastAsia="Calibri" w:hAnsi="Cambria Math" w:cs="Times New Roman"/>
                          <w:i/>
                          <w:vertAlign w:val="subscript"/>
                        </w:rPr>
                      </w:ins>
                    </m:ctrlPr>
                  </m:sSubPr>
                  <m:e>
                    <m:r>
                      <w:ins w:id="1469" w:author="Walgren, Patrick" w:date="2024-10-09T09:10:00Z" w16du:dateUtc="2024-10-09T15:10:00Z">
                        <w:rPr>
                          <w:rFonts w:ascii="Cambria Math" w:eastAsia="Calibri" w:hAnsi="Cambria Math" w:cs="Times New Roman"/>
                          <w:vertAlign w:val="subscript"/>
                        </w:rPr>
                        <m:t>σ</m:t>
                      </w:ins>
                    </m:r>
                  </m:e>
                  <m:sub>
                    <m:r>
                      <w:ins w:id="1470" w:author="Walgren, Patrick" w:date="2024-10-09T09:10:00Z" w16du:dateUtc="2024-10-09T15:10:00Z">
                        <w:rPr>
                          <w:rFonts w:ascii="Cambria Math" w:eastAsia="Calibri" w:hAnsi="Cambria Math" w:cs="Times New Roman"/>
                          <w:vertAlign w:val="subscript"/>
                        </w:rPr>
                        <m:t>crit</m:t>
                      </w:ins>
                    </m:r>
                  </m:sub>
                </m:sSub>
              </m:oMath>
            </m:oMathPara>
          </w:p>
        </w:tc>
        <w:tc>
          <w:tcPr>
            <w:tcW w:w="1710" w:type="dxa"/>
            <w:vAlign w:val="center"/>
            <w:tcPrChange w:id="1471" w:author="Walgren, Patrick" w:date="2024-10-16T09:30:00Z" w16du:dateUtc="2024-10-16T15:30:00Z">
              <w:tcPr>
                <w:tcW w:w="1152" w:type="dxa"/>
                <w:vAlign w:val="center"/>
              </w:tcPr>
            </w:tcPrChange>
          </w:tcPr>
          <w:p w14:paraId="00D9B372" w14:textId="4D370D35" w:rsidR="006737EA" w:rsidRDefault="006737EA" w:rsidP="00874AF0">
            <w:pPr>
              <w:jc w:val="center"/>
              <w:rPr>
                <w:ins w:id="1472" w:author="Walgren, Patrick" w:date="2024-10-09T09:10:00Z" w16du:dateUtc="2024-10-09T15:10:00Z"/>
              </w:rPr>
            </w:pPr>
            <w:ins w:id="1473" w:author="Walgren, Patrick" w:date="2024-10-09T09:14:00Z" w16du:dateUtc="2024-10-09T15:14:00Z">
              <w:r>
                <w:t>[0, 50E6]</w:t>
              </w:r>
            </w:ins>
            <w:ins w:id="1474" w:author="Walgren, Patrick" w:date="2024-10-25T09:14:00Z" w16du:dateUtc="2024-10-25T15:14:00Z">
              <w:r w:rsidR="00243A2C" w:rsidRPr="00243A2C">
                <w:rPr>
                  <w:vertAlign w:val="superscript"/>
                  <w:rPrChange w:id="1475" w:author="Walgren, Patrick" w:date="2024-10-25T09:14:00Z" w16du:dateUtc="2024-10-25T15:14:00Z">
                    <w:rPr/>
                  </w:rPrChange>
                </w:rPr>
                <w:t>4</w:t>
              </w:r>
            </w:ins>
          </w:p>
        </w:tc>
      </w:tr>
      <w:tr w:rsidR="006737EA" w14:paraId="2F04B361" w14:textId="77777777" w:rsidTr="00B23A19">
        <w:trPr>
          <w:ins w:id="1476" w:author="Walgren, Patrick" w:date="2024-10-09T09:10:00Z"/>
        </w:trPr>
        <w:tc>
          <w:tcPr>
            <w:tcW w:w="4320" w:type="dxa"/>
            <w:tcPrChange w:id="1477" w:author="Walgren, Patrick" w:date="2024-10-16T09:30:00Z" w16du:dateUtc="2024-10-16T15:30:00Z">
              <w:tcPr>
                <w:tcW w:w="5184" w:type="dxa"/>
                <w:gridSpan w:val="3"/>
              </w:tcPr>
            </w:tcPrChange>
          </w:tcPr>
          <w:p w14:paraId="50CDFA9F" w14:textId="77777777" w:rsidR="006737EA" w:rsidRDefault="006737EA" w:rsidP="00874AF0">
            <w:pPr>
              <w:rPr>
                <w:ins w:id="1478" w:author="Walgren, Patrick" w:date="2024-10-09T09:10:00Z" w16du:dateUtc="2024-10-09T15:10:00Z"/>
              </w:rPr>
            </w:pPr>
            <w:ins w:id="1479" w:author="Walgren, Patrick" w:date="2024-10-09T09:10:00Z" w16du:dateUtc="2024-10-09T15:10:00Z">
              <w:r>
                <w:t>Transformation strain rise time</w:t>
              </w:r>
            </w:ins>
          </w:p>
        </w:tc>
        <w:tc>
          <w:tcPr>
            <w:tcW w:w="2610" w:type="dxa"/>
            <w:vAlign w:val="center"/>
            <w:tcPrChange w:id="1480" w:author="Walgren, Patrick" w:date="2024-10-16T09:30:00Z" w16du:dateUtc="2024-10-16T15:30:00Z">
              <w:tcPr>
                <w:tcW w:w="2304" w:type="dxa"/>
                <w:gridSpan w:val="3"/>
                <w:vAlign w:val="center"/>
              </w:tcPr>
            </w:tcPrChange>
          </w:tcPr>
          <w:p w14:paraId="091493C3" w14:textId="77777777" w:rsidR="006737EA" w:rsidRDefault="006737EA" w:rsidP="00874AF0">
            <w:pPr>
              <w:jc w:val="center"/>
              <w:rPr>
                <w:ins w:id="1481" w:author="Walgren, Patrick" w:date="2024-10-09T09:10:00Z" w16du:dateUtc="2024-10-09T15:10:00Z"/>
                <w:rFonts w:ascii="Calibri" w:eastAsia="Calibri" w:hAnsi="Calibri" w:cs="Times New Roman"/>
                <w:vertAlign w:val="subscript"/>
              </w:rPr>
            </w:pPr>
            <m:oMathPara>
              <m:oMath>
                <m:r>
                  <w:ins w:id="1482" w:author="Walgren, Patrick" w:date="2024-10-09T09:10:00Z" w16du:dateUtc="2024-10-09T15:10:00Z">
                    <w:rPr>
                      <w:rFonts w:ascii="Cambria Math" w:eastAsia="Calibri" w:hAnsi="Cambria Math" w:cs="Times New Roman"/>
                      <w:vertAlign w:val="subscript"/>
                    </w:rPr>
                    <m:t>k</m:t>
                  </w:ins>
                </m:r>
              </m:oMath>
            </m:oMathPara>
          </w:p>
        </w:tc>
        <w:tc>
          <w:tcPr>
            <w:tcW w:w="1710" w:type="dxa"/>
            <w:vAlign w:val="center"/>
            <w:tcPrChange w:id="1483" w:author="Walgren, Patrick" w:date="2024-10-16T09:30:00Z" w16du:dateUtc="2024-10-16T15:30:00Z">
              <w:tcPr>
                <w:tcW w:w="1152" w:type="dxa"/>
                <w:vAlign w:val="center"/>
              </w:tcPr>
            </w:tcPrChange>
          </w:tcPr>
          <w:p w14:paraId="757545D3" w14:textId="62B01E0C" w:rsidR="006737EA" w:rsidRDefault="006737EA" w:rsidP="00874AF0">
            <w:pPr>
              <w:jc w:val="center"/>
              <w:rPr>
                <w:ins w:id="1484" w:author="Walgren, Patrick" w:date="2024-10-09T09:10:00Z" w16du:dateUtc="2024-10-09T15:10:00Z"/>
              </w:rPr>
            </w:pPr>
            <w:ins w:id="1485" w:author="Walgren, Patrick" w:date="2024-10-09T09:14:00Z" w16du:dateUtc="2024-10-09T15:14:00Z">
              <w:r>
                <w:t>[1E-8, 1E-6]</w:t>
              </w:r>
            </w:ins>
          </w:p>
        </w:tc>
      </w:tr>
      <w:tr w:rsidR="006737EA" w14:paraId="14E92851" w14:textId="77777777" w:rsidTr="00B23A19">
        <w:trPr>
          <w:ins w:id="1486" w:author="Walgren, Patrick" w:date="2024-10-09T09:10:00Z"/>
        </w:trPr>
        <w:tc>
          <w:tcPr>
            <w:tcW w:w="4320" w:type="dxa"/>
            <w:tcBorders>
              <w:bottom w:val="single" w:sz="4" w:space="0" w:color="auto"/>
            </w:tcBorders>
            <w:tcPrChange w:id="1487" w:author="Walgren, Patrick" w:date="2024-10-16T09:30:00Z" w16du:dateUtc="2024-10-16T15:30:00Z">
              <w:tcPr>
                <w:tcW w:w="5184" w:type="dxa"/>
                <w:gridSpan w:val="3"/>
                <w:tcBorders>
                  <w:bottom w:val="single" w:sz="4" w:space="0" w:color="auto"/>
                </w:tcBorders>
              </w:tcPr>
            </w:tcPrChange>
          </w:tcPr>
          <w:p w14:paraId="6262504D" w14:textId="77777777" w:rsidR="006737EA" w:rsidRPr="001123FD" w:rsidRDefault="006737EA" w:rsidP="00874AF0">
            <w:pPr>
              <w:rPr>
                <w:ins w:id="1488" w:author="Walgren, Patrick" w:date="2024-10-09T09:10:00Z" w16du:dateUtc="2024-10-09T15:10:00Z"/>
                <w:b/>
                <w:bCs/>
              </w:rPr>
            </w:pPr>
            <w:ins w:id="1489" w:author="Walgren, Patrick" w:date="2024-10-09T09:10:00Z" w16du:dateUtc="2024-10-09T15:10:00Z">
              <w:r>
                <w:rPr>
                  <w:b/>
                  <w:bCs/>
                </w:rPr>
                <w:t>Smooth hardening properties</w:t>
              </w:r>
            </w:ins>
          </w:p>
        </w:tc>
        <w:tc>
          <w:tcPr>
            <w:tcW w:w="2610" w:type="dxa"/>
            <w:tcBorders>
              <w:bottom w:val="single" w:sz="4" w:space="0" w:color="auto"/>
            </w:tcBorders>
            <w:vAlign w:val="center"/>
            <w:tcPrChange w:id="1490" w:author="Walgren, Patrick" w:date="2024-10-16T09:30:00Z" w16du:dateUtc="2024-10-16T15:30:00Z">
              <w:tcPr>
                <w:tcW w:w="2304" w:type="dxa"/>
                <w:gridSpan w:val="3"/>
                <w:tcBorders>
                  <w:bottom w:val="single" w:sz="4" w:space="0" w:color="auto"/>
                </w:tcBorders>
                <w:vAlign w:val="center"/>
              </w:tcPr>
            </w:tcPrChange>
          </w:tcPr>
          <w:p w14:paraId="70AF7F6C" w14:textId="77777777" w:rsidR="006737EA" w:rsidRDefault="006737EA" w:rsidP="00874AF0">
            <w:pPr>
              <w:jc w:val="center"/>
              <w:rPr>
                <w:ins w:id="1491" w:author="Walgren, Patrick" w:date="2024-10-09T09:10:00Z" w16du:dateUtc="2024-10-09T15:10:00Z"/>
                <w:rFonts w:ascii="Calibri" w:eastAsia="Calibri" w:hAnsi="Calibri" w:cs="Times New Roman"/>
                <w:vertAlign w:val="subscript"/>
              </w:rPr>
            </w:pPr>
          </w:p>
        </w:tc>
        <w:tc>
          <w:tcPr>
            <w:tcW w:w="1710" w:type="dxa"/>
            <w:tcBorders>
              <w:bottom w:val="single" w:sz="4" w:space="0" w:color="auto"/>
            </w:tcBorders>
            <w:vAlign w:val="center"/>
            <w:tcPrChange w:id="1492" w:author="Walgren, Patrick" w:date="2024-10-16T09:30:00Z" w16du:dateUtc="2024-10-16T15:30:00Z">
              <w:tcPr>
                <w:tcW w:w="1152" w:type="dxa"/>
                <w:tcBorders>
                  <w:bottom w:val="single" w:sz="4" w:space="0" w:color="auto"/>
                </w:tcBorders>
                <w:vAlign w:val="center"/>
              </w:tcPr>
            </w:tcPrChange>
          </w:tcPr>
          <w:p w14:paraId="17B85031" w14:textId="77777777" w:rsidR="006737EA" w:rsidRDefault="006737EA" w:rsidP="00874AF0">
            <w:pPr>
              <w:jc w:val="center"/>
              <w:rPr>
                <w:ins w:id="1493" w:author="Walgren, Patrick" w:date="2024-10-09T09:10:00Z" w16du:dateUtc="2024-10-09T15:10:00Z"/>
              </w:rPr>
            </w:pPr>
          </w:p>
        </w:tc>
      </w:tr>
      <w:tr w:rsidR="006737EA" w14:paraId="324F86DE" w14:textId="77777777" w:rsidTr="00B23A19">
        <w:trPr>
          <w:ins w:id="1494" w:author="Walgren, Patrick" w:date="2024-10-09T09:10:00Z"/>
        </w:trPr>
        <w:tc>
          <w:tcPr>
            <w:tcW w:w="4320" w:type="dxa"/>
            <w:tcBorders>
              <w:top w:val="single" w:sz="4" w:space="0" w:color="auto"/>
            </w:tcBorders>
            <w:tcPrChange w:id="1495" w:author="Walgren, Patrick" w:date="2024-10-16T09:30:00Z" w16du:dateUtc="2024-10-16T15:30:00Z">
              <w:tcPr>
                <w:tcW w:w="5184" w:type="dxa"/>
                <w:gridSpan w:val="3"/>
                <w:tcBorders>
                  <w:top w:val="single" w:sz="4" w:space="0" w:color="auto"/>
                </w:tcBorders>
              </w:tcPr>
            </w:tcPrChange>
          </w:tcPr>
          <w:p w14:paraId="4FBC6DF6" w14:textId="77777777" w:rsidR="006737EA" w:rsidRPr="001123FD" w:rsidRDefault="006737EA" w:rsidP="00874AF0">
            <w:pPr>
              <w:rPr>
                <w:ins w:id="1496" w:author="Walgren, Patrick" w:date="2024-10-09T09:10:00Z" w16du:dateUtc="2024-10-09T15:10:00Z"/>
              </w:rPr>
            </w:pPr>
            <w:ins w:id="1497" w:author="Walgren, Patrick" w:date="2024-10-09T09:10:00Z" w16du:dateUtc="2024-10-09T15:10:00Z">
              <w:r>
                <w:t>Smooth hardening coefficients</w:t>
              </w:r>
            </w:ins>
          </w:p>
        </w:tc>
        <w:tc>
          <w:tcPr>
            <w:tcW w:w="2610" w:type="dxa"/>
            <w:tcBorders>
              <w:top w:val="single" w:sz="4" w:space="0" w:color="auto"/>
            </w:tcBorders>
            <w:vAlign w:val="center"/>
            <w:tcPrChange w:id="1498" w:author="Walgren, Patrick" w:date="2024-10-16T09:30:00Z" w16du:dateUtc="2024-10-16T15:30:00Z">
              <w:tcPr>
                <w:tcW w:w="2304" w:type="dxa"/>
                <w:gridSpan w:val="3"/>
                <w:tcBorders>
                  <w:top w:val="single" w:sz="4" w:space="0" w:color="auto"/>
                </w:tcBorders>
                <w:vAlign w:val="center"/>
              </w:tcPr>
            </w:tcPrChange>
          </w:tcPr>
          <w:p w14:paraId="0AD35B99" w14:textId="77777777" w:rsidR="006737EA" w:rsidRDefault="00000000" w:rsidP="00874AF0">
            <w:pPr>
              <w:jc w:val="center"/>
              <w:rPr>
                <w:ins w:id="1499" w:author="Walgren, Patrick" w:date="2024-10-09T09:10:00Z" w16du:dateUtc="2024-10-09T15:10:00Z"/>
                <w:rFonts w:ascii="Calibri" w:eastAsia="Calibri" w:hAnsi="Calibri" w:cs="Times New Roman"/>
                <w:vertAlign w:val="subscript"/>
              </w:rPr>
            </w:pPr>
            <m:oMathPara>
              <m:oMath>
                <m:sSub>
                  <m:sSubPr>
                    <m:ctrlPr>
                      <w:ins w:id="1500" w:author="Walgren, Patrick" w:date="2024-10-09T09:10:00Z" w16du:dateUtc="2024-10-09T15:10:00Z">
                        <w:rPr>
                          <w:rFonts w:ascii="Cambria Math" w:eastAsia="Calibri" w:hAnsi="Cambria Math" w:cs="Times New Roman"/>
                          <w:i/>
                          <w:vertAlign w:val="subscript"/>
                        </w:rPr>
                      </w:ins>
                    </m:ctrlPr>
                  </m:sSubPr>
                  <m:e>
                    <m:r>
                      <w:ins w:id="1501" w:author="Walgren, Patrick" w:date="2024-10-09T09:10:00Z" w16du:dateUtc="2024-10-09T15:10:00Z">
                        <w:rPr>
                          <w:rFonts w:ascii="Cambria Math" w:eastAsia="Calibri" w:hAnsi="Cambria Math" w:cs="Times New Roman"/>
                          <w:vertAlign w:val="subscript"/>
                        </w:rPr>
                        <m:t>n</m:t>
                      </w:ins>
                    </m:r>
                  </m:e>
                  <m:sub>
                    <m:r>
                      <w:ins w:id="1502" w:author="Walgren, Patrick" w:date="2024-10-09T09:10:00Z" w16du:dateUtc="2024-10-09T15:10:00Z">
                        <w:rPr>
                          <w:rFonts w:ascii="Cambria Math" w:eastAsia="Calibri" w:hAnsi="Cambria Math" w:cs="Times New Roman"/>
                          <w:vertAlign w:val="subscript"/>
                        </w:rPr>
                        <m:t>1</m:t>
                      </w:ins>
                    </m:r>
                  </m:sub>
                </m:sSub>
                <m:r>
                  <w:ins w:id="1503" w:author="Walgren, Patrick" w:date="2024-10-09T09:10:00Z" w16du:dateUtc="2024-10-09T15:10:00Z">
                    <w:rPr>
                      <w:rFonts w:ascii="Cambria Math" w:eastAsia="Calibri" w:hAnsi="Cambria Math" w:cs="Times New Roman"/>
                      <w:vertAlign w:val="subscript"/>
                    </w:rPr>
                    <m:t xml:space="preserve">, </m:t>
                  </w:ins>
                </m:r>
                <m:sSub>
                  <m:sSubPr>
                    <m:ctrlPr>
                      <w:ins w:id="1504" w:author="Walgren, Patrick" w:date="2024-10-09T09:10:00Z" w16du:dateUtc="2024-10-09T15:10:00Z">
                        <w:rPr>
                          <w:rFonts w:ascii="Cambria Math" w:eastAsia="Calibri" w:hAnsi="Cambria Math" w:cs="Times New Roman"/>
                          <w:i/>
                          <w:vertAlign w:val="subscript"/>
                        </w:rPr>
                      </w:ins>
                    </m:ctrlPr>
                  </m:sSubPr>
                  <m:e>
                    <m:r>
                      <w:ins w:id="1505" w:author="Walgren, Patrick" w:date="2024-10-09T09:10:00Z" w16du:dateUtc="2024-10-09T15:10:00Z">
                        <w:rPr>
                          <w:rFonts w:ascii="Cambria Math" w:eastAsia="Calibri" w:hAnsi="Cambria Math" w:cs="Times New Roman"/>
                          <w:vertAlign w:val="subscript"/>
                        </w:rPr>
                        <m:t>n</m:t>
                      </w:ins>
                    </m:r>
                  </m:e>
                  <m:sub>
                    <m:r>
                      <w:ins w:id="1506" w:author="Walgren, Patrick" w:date="2024-10-09T09:10:00Z" w16du:dateUtc="2024-10-09T15:10:00Z">
                        <w:rPr>
                          <w:rFonts w:ascii="Cambria Math" w:eastAsia="Calibri" w:hAnsi="Cambria Math" w:cs="Times New Roman"/>
                          <w:vertAlign w:val="subscript"/>
                        </w:rPr>
                        <m:t>2</m:t>
                      </w:ins>
                    </m:r>
                  </m:sub>
                </m:sSub>
                <m:r>
                  <w:ins w:id="1507" w:author="Walgren, Patrick" w:date="2024-10-09T09:10:00Z" w16du:dateUtc="2024-10-09T15:10:00Z">
                    <w:rPr>
                      <w:rFonts w:ascii="Cambria Math" w:eastAsia="Calibri" w:hAnsi="Cambria Math" w:cs="Times New Roman"/>
                      <w:vertAlign w:val="subscript"/>
                    </w:rPr>
                    <m:t xml:space="preserve">, </m:t>
                  </w:ins>
                </m:r>
                <m:sSub>
                  <m:sSubPr>
                    <m:ctrlPr>
                      <w:ins w:id="1508" w:author="Walgren, Patrick" w:date="2024-10-09T09:10:00Z" w16du:dateUtc="2024-10-09T15:10:00Z">
                        <w:rPr>
                          <w:rFonts w:ascii="Cambria Math" w:eastAsia="Calibri" w:hAnsi="Cambria Math" w:cs="Times New Roman"/>
                          <w:i/>
                          <w:vertAlign w:val="subscript"/>
                        </w:rPr>
                      </w:ins>
                    </m:ctrlPr>
                  </m:sSubPr>
                  <m:e>
                    <m:r>
                      <w:ins w:id="1509" w:author="Walgren, Patrick" w:date="2024-10-09T09:10:00Z" w16du:dateUtc="2024-10-09T15:10:00Z">
                        <w:rPr>
                          <w:rFonts w:ascii="Cambria Math" w:eastAsia="Calibri" w:hAnsi="Cambria Math" w:cs="Times New Roman"/>
                          <w:vertAlign w:val="subscript"/>
                        </w:rPr>
                        <m:t>n</m:t>
                      </w:ins>
                    </m:r>
                  </m:e>
                  <m:sub>
                    <m:r>
                      <w:ins w:id="1510" w:author="Walgren, Patrick" w:date="2024-10-09T09:10:00Z" w16du:dateUtc="2024-10-09T15:10:00Z">
                        <w:rPr>
                          <w:rFonts w:ascii="Cambria Math" w:eastAsia="Calibri" w:hAnsi="Cambria Math" w:cs="Times New Roman"/>
                          <w:vertAlign w:val="subscript"/>
                        </w:rPr>
                        <m:t>3</m:t>
                      </w:ins>
                    </m:r>
                  </m:sub>
                </m:sSub>
                <m:r>
                  <w:ins w:id="1511" w:author="Walgren, Patrick" w:date="2024-10-09T09:10:00Z" w16du:dateUtc="2024-10-09T15:10:00Z">
                    <w:rPr>
                      <w:rFonts w:ascii="Cambria Math" w:eastAsia="Calibri" w:hAnsi="Cambria Math" w:cs="Times New Roman"/>
                      <w:vertAlign w:val="subscript"/>
                    </w:rPr>
                    <m:t>,</m:t>
                  </w:ins>
                </m:r>
                <m:sSub>
                  <m:sSubPr>
                    <m:ctrlPr>
                      <w:ins w:id="1512" w:author="Walgren, Patrick" w:date="2024-10-09T09:10:00Z" w16du:dateUtc="2024-10-09T15:10:00Z">
                        <w:rPr>
                          <w:rFonts w:ascii="Cambria Math" w:eastAsia="Calibri" w:hAnsi="Cambria Math" w:cs="Times New Roman"/>
                          <w:i/>
                          <w:vertAlign w:val="subscript"/>
                        </w:rPr>
                      </w:ins>
                    </m:ctrlPr>
                  </m:sSubPr>
                  <m:e>
                    <m:r>
                      <w:ins w:id="1513" w:author="Walgren, Patrick" w:date="2024-10-09T09:10:00Z" w16du:dateUtc="2024-10-09T15:10:00Z">
                        <w:rPr>
                          <w:rFonts w:ascii="Cambria Math" w:eastAsia="Calibri" w:hAnsi="Cambria Math" w:cs="Times New Roman"/>
                          <w:vertAlign w:val="subscript"/>
                        </w:rPr>
                        <m:t>n</m:t>
                      </w:ins>
                    </m:r>
                  </m:e>
                  <m:sub>
                    <m:r>
                      <w:ins w:id="1514" w:author="Walgren, Patrick" w:date="2024-10-09T09:10:00Z" w16du:dateUtc="2024-10-09T15:10:00Z">
                        <w:rPr>
                          <w:rFonts w:ascii="Cambria Math" w:eastAsia="Calibri" w:hAnsi="Cambria Math" w:cs="Times New Roman"/>
                          <w:vertAlign w:val="subscript"/>
                        </w:rPr>
                        <m:t>4</m:t>
                      </w:ins>
                    </m:r>
                  </m:sub>
                </m:sSub>
              </m:oMath>
            </m:oMathPara>
          </w:p>
        </w:tc>
        <w:tc>
          <w:tcPr>
            <w:tcW w:w="1710" w:type="dxa"/>
            <w:tcBorders>
              <w:top w:val="single" w:sz="4" w:space="0" w:color="auto"/>
            </w:tcBorders>
            <w:vAlign w:val="center"/>
            <w:tcPrChange w:id="1515" w:author="Walgren, Patrick" w:date="2024-10-16T09:30:00Z" w16du:dateUtc="2024-10-16T15:30:00Z">
              <w:tcPr>
                <w:tcW w:w="1152" w:type="dxa"/>
                <w:tcBorders>
                  <w:top w:val="single" w:sz="4" w:space="0" w:color="auto"/>
                </w:tcBorders>
                <w:vAlign w:val="center"/>
              </w:tcPr>
            </w:tcPrChange>
          </w:tcPr>
          <w:p w14:paraId="696DBF44" w14:textId="1421C70E" w:rsidR="006737EA" w:rsidRDefault="006737EA" w:rsidP="00874AF0">
            <w:pPr>
              <w:jc w:val="center"/>
              <w:rPr>
                <w:ins w:id="1516" w:author="Walgren, Patrick" w:date="2024-10-09T09:10:00Z" w16du:dateUtc="2024-10-09T15:10:00Z"/>
              </w:rPr>
            </w:pPr>
            <w:ins w:id="1517" w:author="Walgren, Patrick" w:date="2024-10-09T09:14:00Z" w16du:dateUtc="2024-10-09T15:14:00Z">
              <w:r>
                <w:t>[0,</w:t>
              </w:r>
            </w:ins>
            <w:ins w:id="1518" w:author="Walgren, Patrick" w:date="2024-10-09T09:15:00Z" w16du:dateUtc="2024-10-09T15:15:00Z">
              <w:r>
                <w:t xml:space="preserve"> </w:t>
              </w:r>
            </w:ins>
            <w:ins w:id="1519" w:author="Walgren, Patrick" w:date="2024-10-09T09:14:00Z" w16du:dateUtc="2024-10-09T15:14:00Z">
              <w:r>
                <w:t>1]</w:t>
              </w:r>
            </w:ins>
            <w:ins w:id="1520" w:author="Walgren, Patrick" w:date="2024-10-25T09:15:00Z" w16du:dateUtc="2024-10-25T15:15:00Z">
              <w:r w:rsidR="00243A2C">
                <w:rPr>
                  <w:rStyle w:val="FootnoteReference"/>
                </w:rPr>
                <w:footnoteReference w:id="5"/>
              </w:r>
            </w:ins>
          </w:p>
        </w:tc>
      </w:tr>
    </w:tbl>
    <w:p w14:paraId="651E818A" w14:textId="77777777" w:rsidR="00305CC5" w:rsidRPr="00181E8C" w:rsidRDefault="00305CC5" w:rsidP="00BE0AE7">
      <w:pPr>
        <w:rPr>
          <w:ins w:id="1523" w:author="Walgren, Patrick" w:date="2024-10-09T08:30:00Z" w16du:dateUtc="2024-10-09T14:30:00Z"/>
          <w:rPrChange w:id="1524" w:author="Walgren, Patrick" w:date="2024-10-09T08:30:00Z" w16du:dateUtc="2024-10-09T14:30:00Z">
            <w:rPr>
              <w:ins w:id="1525" w:author="Walgren, Patrick" w:date="2024-10-09T08:30:00Z" w16du:dateUtc="2024-10-09T14:30:00Z"/>
              <w:b/>
              <w:bCs/>
            </w:rPr>
          </w:rPrChange>
        </w:rPr>
      </w:pPr>
    </w:p>
    <w:p w14:paraId="2F94ADC4" w14:textId="20F466B5" w:rsidR="00BE0AE7" w:rsidDel="001F0EF0" w:rsidRDefault="00BE0AE7" w:rsidP="00BE0AE7">
      <w:pPr>
        <w:rPr>
          <w:del w:id="1526" w:author="Mingear, Jacob Lee" w:date="2024-10-07T16:47:00Z" w16du:dateUtc="2024-10-07T22:47:00Z"/>
          <w:b/>
          <w:bCs/>
        </w:rPr>
      </w:pPr>
      <w:moveToRangeStart w:id="1527" w:author="Mingear, Jacob Lee" w:date="2024-10-07T16:47:00Z" w:name="move179212062"/>
      <w:moveTo w:id="1528" w:author="Mingear, Jacob Lee" w:date="2024-10-07T16:47:00Z" w16du:dateUtc="2024-10-07T22:47:00Z">
        <w:r w:rsidRPr="007A7F3B">
          <w:rPr>
            <w:b/>
            <w:bCs/>
          </w:rPr>
          <w:t>Calibration via numerical optimization</w:t>
        </w:r>
      </w:moveTo>
    </w:p>
    <w:p w14:paraId="50D75FF6" w14:textId="77777777" w:rsidR="001F0EF0" w:rsidRDefault="001F0EF0" w:rsidP="007A7F3B">
      <w:pPr>
        <w:rPr>
          <w:ins w:id="1529" w:author="Walgren, Patrick" w:date="2024-10-25T09:16:00Z" w16du:dateUtc="2024-10-25T15:16:00Z"/>
          <w:b/>
          <w:bCs/>
        </w:rPr>
      </w:pPr>
    </w:p>
    <w:moveToRangeEnd w:id="1527"/>
    <w:p w14:paraId="549700FD" w14:textId="18883B46" w:rsidR="00BE0AE7" w:rsidDel="001F0EF0" w:rsidRDefault="001F0EF0" w:rsidP="007A7F3B">
      <w:pPr>
        <w:rPr>
          <w:del w:id="1530" w:author="Mingear, Jacob Lee" w:date="2024-10-07T16:47:00Z" w16du:dateUtc="2024-10-07T22:47:00Z"/>
        </w:rPr>
      </w:pPr>
      <w:ins w:id="1531" w:author="Walgren, Patrick" w:date="2024-10-25T09:18:00Z" w16du:dateUtc="2024-10-25T15:18:00Z">
        <w:r>
          <w:rPr>
            <w:rFonts w:eastAsiaTheme="minorEastAsia"/>
            <w:iCs/>
          </w:rPr>
          <w:t xml:space="preserve">Following the best practices detailed in the previous section, we can perform a preliminary calibration. </w:t>
        </w:r>
      </w:ins>
      <w:ins w:id="1532" w:author="Walgren, Patrick" w:date="2024-10-25T09:19:00Z" w16du:dateUtc="2024-10-25T15:19:00Z">
        <w:r w:rsidRPr="00896545">
          <w:t xml:space="preserve">Then, </w:t>
        </w:r>
      </w:ins>
      <w:ins w:id="1533" w:author="Walgren, Patrick" w:date="2024-10-25T09:20:00Z" w16du:dateUtc="2024-10-25T15:20:00Z">
        <w:r>
          <w:t>if any parameter converged to an optimization bound, these bounds were modified for</w:t>
        </w:r>
      </w:ins>
      <w:ins w:id="1534" w:author="Walgren, Patrick" w:date="2024-10-25T09:21:00Z" w16du:dateUtc="2024-10-25T15:21:00Z">
        <w:r>
          <w:t xml:space="preserve"> any </w:t>
        </w:r>
        <w:r>
          <w:lastRenderedPageBreak/>
          <w:t xml:space="preserve">subsequent calibration until </w:t>
        </w:r>
      </w:ins>
      <w:ins w:id="1535" w:author="Walgren, Patrick" w:date="2024-10-25T09:19:00Z" w16du:dateUtc="2024-10-25T15:19:00Z">
        <w:r w:rsidRPr="00896545">
          <w:t>each parameter converged to a value within the set bounds.</w:t>
        </w:r>
      </w:ins>
      <w:ins w:id="1536" w:author="Walgren, Patrick" w:date="2024-10-25T09:21:00Z" w16du:dateUtc="2024-10-25T15:21:00Z">
        <w:r>
          <w:t xml:space="preserve"> </w:t>
        </w:r>
      </w:ins>
      <w:ins w:id="1537" w:author="Walgren, Patrick" w:date="2024-10-25T09:19:00Z" w16du:dateUtc="2024-10-25T15:19:00Z">
        <w:r w:rsidRPr="00896545">
          <w:t xml:space="preserve"> </w:t>
        </w:r>
      </w:ins>
      <w:ins w:id="1538" w:author="Walgren, Patrick" w:date="2024-10-25T09:22:00Z" w16du:dateUtc="2024-10-25T15:22:00Z">
        <w:r>
          <w:t>Afterwards, the smooth hardening coefficients and transformation temperatures were optimized to further decrease calibration error. Table 3 shows the calibration process; the preliminary calibration obtained an error of 1.51% when compared to experimen</w:t>
        </w:r>
      </w:ins>
      <w:ins w:id="1539" w:author="Walgren, Patrick" w:date="2024-10-25T09:23:00Z" w16du:dateUtc="2024-10-25T15:23:00Z">
        <w:r>
          <w:t xml:space="preserve">t, and iterative calibration further improved that result. </w:t>
        </w:r>
      </w:ins>
    </w:p>
    <w:p w14:paraId="004F59D8" w14:textId="77777777" w:rsidR="001F0EF0" w:rsidRDefault="001F0EF0" w:rsidP="00EB0ACE">
      <w:pPr>
        <w:rPr>
          <w:ins w:id="1540" w:author="Walgren, Patrick" w:date="2024-10-25T09:19:00Z" w16du:dateUtc="2024-10-25T15:19:00Z"/>
          <w:rFonts w:eastAsiaTheme="minorEastAsia"/>
          <w:iCs/>
        </w:rPr>
      </w:pPr>
    </w:p>
    <w:p w14:paraId="6BBAD676" w14:textId="1F19B29E" w:rsidR="007A7F3B" w:rsidDel="001F0EF0" w:rsidRDefault="00854464" w:rsidP="007A7F3B">
      <w:pPr>
        <w:rPr>
          <w:del w:id="1541" w:author="Walgren, Patrick" w:date="2024-10-25T09:23:00Z" w16du:dateUtc="2024-10-25T15:23:00Z"/>
          <w:rFonts w:eastAsiaTheme="minorEastAsia"/>
          <w:iCs/>
        </w:rPr>
      </w:pPr>
      <w:bookmarkStart w:id="1542" w:name="_Hlk164411857"/>
      <w:del w:id="1543" w:author="Walgren, Patrick" w:date="2024-10-25T09:23:00Z" w16du:dateUtc="2024-10-25T15:23:00Z">
        <w:r w:rsidRPr="00A81DBD" w:rsidDel="001F0EF0">
          <w:rPr>
            <w:highlight w:val="yellow"/>
          </w:rPr>
          <w:delText xml:space="preserve">At this point, all </w:delText>
        </w:r>
      </w:del>
      <w:ins w:id="1544" w:author="Mingear, Jacob Lee" w:date="2024-10-07T16:51:00Z" w16du:dateUtc="2024-10-07T22:51:00Z">
        <w:del w:id="1545" w:author="Walgren, Patrick" w:date="2024-10-25T09:23:00Z" w16du:dateUtc="2024-10-25T15:23:00Z">
          <w:r w:rsidR="007F0C0D" w:rsidDel="001F0EF0">
            <w:rPr>
              <w:highlight w:val="yellow"/>
            </w:rPr>
            <w:delText>S</w:delText>
          </w:r>
        </w:del>
      </w:ins>
      <w:ins w:id="1546" w:author="Mingear, Jacob Lee" w:date="2024-10-07T16:46:00Z" w16du:dateUtc="2024-10-07T22:46:00Z">
        <w:del w:id="1547" w:author="Walgren, Patrick" w:date="2024-10-25T09:23:00Z" w16du:dateUtc="2024-10-25T15:23:00Z">
          <w:r w:rsidR="00BE0AE7" w:rsidDel="001F0EF0">
            <w:rPr>
              <w:highlight w:val="yellow"/>
            </w:rPr>
            <w:delText xml:space="preserve">ome </w:delText>
          </w:r>
        </w:del>
      </w:ins>
      <w:del w:id="1548" w:author="Walgren, Patrick" w:date="2024-10-25T09:23:00Z" w16du:dateUtc="2024-10-25T15:23:00Z">
        <w:r w:rsidRPr="00A81DBD" w:rsidDel="001F0EF0">
          <w:rPr>
            <w:highlight w:val="yellow"/>
          </w:rPr>
          <w:delText>material properties are estimated</w:delText>
        </w:r>
      </w:del>
      <w:ins w:id="1549" w:author="Mingear, Jacob Lee" w:date="2024-10-07T16:53:00Z" w16du:dateUtc="2024-10-07T22:53:00Z">
        <w:del w:id="1550" w:author="Walgren, Patrick" w:date="2024-10-25T09:23:00Z" w16du:dateUtc="2024-10-25T15:23:00Z">
          <w:r w:rsidR="007F0C0D" w:rsidDel="001F0EF0">
            <w:rPr>
              <w:highlight w:val="yellow"/>
            </w:rPr>
            <w:delText xml:space="preserve"> and </w:delText>
          </w:r>
        </w:del>
        <w:del w:id="1551" w:author="Walgren, Patrick" w:date="2024-10-08T14:39:00Z" w16du:dateUtc="2024-10-08T20:39:00Z">
          <w:r w:rsidR="007F0C0D" w:rsidDel="00CB19CB">
            <w:rPr>
              <w:highlight w:val="yellow"/>
            </w:rPr>
            <w:delText>can now act as</w:delText>
          </w:r>
        </w:del>
        <w:del w:id="1552" w:author="Walgren, Patrick" w:date="2024-10-25T09:23:00Z" w16du:dateUtc="2024-10-25T15:23:00Z">
          <w:r w:rsidR="007F0C0D" w:rsidDel="001F0EF0">
            <w:rPr>
              <w:highlight w:val="yellow"/>
            </w:rPr>
            <w:delText xml:space="preserve"> bounds. </w:delText>
          </w:r>
        </w:del>
      </w:ins>
      <w:ins w:id="1553" w:author="Mingear, Jacob Lee" w:date="2024-10-07T16:55:00Z" w16du:dateUtc="2024-10-07T22:55:00Z">
        <w:del w:id="1554" w:author="Walgren, Patrick" w:date="2024-10-25T09:23:00Z" w16du:dateUtc="2024-10-25T15:23:00Z">
          <w:r w:rsidR="007F0C0D" w:rsidDel="001F0EF0">
            <w:rPr>
              <w:highlight w:val="yellow"/>
            </w:rPr>
            <w:delText xml:space="preserve">For example, </w:delText>
          </w:r>
          <w:r w:rsidR="007F0C0D" w:rsidDel="001F0EF0">
            <w:delText xml:space="preserve">the estimated austenitic elastic modulus of 55 GPa </w:delText>
          </w:r>
        </w:del>
        <w:del w:id="1555" w:author="Walgren, Patrick" w:date="2024-10-08T14:39:00Z" w16du:dateUtc="2024-10-08T20:39:00Z">
          <w:r w:rsidR="007F0C0D" w:rsidDel="00CB19CB">
            <w:delText>can act</w:delText>
          </w:r>
        </w:del>
      </w:ins>
      <w:ins w:id="1556" w:author="Mingear, Jacob Lee" w:date="2024-10-07T16:56:00Z" w16du:dateUtc="2024-10-07T22:56:00Z">
        <w:del w:id="1557" w:author="Walgren, Patrick" w:date="2024-10-08T14:39:00Z" w16du:dateUtc="2024-10-08T20:39:00Z">
          <w:r w:rsidR="007F0C0D" w:rsidDel="00CB19CB">
            <w:delText xml:space="preserve"> as an</w:delText>
          </w:r>
        </w:del>
      </w:ins>
      <w:ins w:id="1558" w:author="Mingear, Jacob Lee" w:date="2024-10-07T16:55:00Z" w16du:dateUtc="2024-10-07T22:55:00Z">
        <w:del w:id="1559" w:author="Walgren, Patrick" w:date="2024-10-08T14:39:00Z" w16du:dateUtc="2024-10-08T20:39:00Z">
          <w:r w:rsidR="007F0C0D" w:rsidDel="00CB19CB">
            <w:delText xml:space="preserve"> </w:delText>
          </w:r>
        </w:del>
        <w:del w:id="1560" w:author="Walgren, Patrick" w:date="2024-10-25T09:23:00Z" w16du:dateUtc="2024-10-25T15:23:00Z">
          <w:r w:rsidR="007F0C0D" w:rsidDel="001F0EF0">
            <w:delText>upper and lower bound</w:delText>
          </w:r>
        </w:del>
      </w:ins>
      <w:ins w:id="1561" w:author="Mingear, Jacob Lee" w:date="2024-10-07T16:56:00Z" w16du:dateUtc="2024-10-07T22:56:00Z">
        <w:del w:id="1562" w:author="Walgren, Patrick" w:date="2024-10-25T09:23:00Z" w16du:dateUtc="2024-10-25T15:23:00Z">
          <w:r w:rsidR="007F0C0D" w:rsidDel="001F0EF0">
            <w:delText xml:space="preserve"> of</w:delText>
          </w:r>
        </w:del>
      </w:ins>
      <w:ins w:id="1563" w:author="Mingear, Jacob Lee" w:date="2024-10-07T16:55:00Z" w16du:dateUtc="2024-10-07T22:55:00Z">
        <w:del w:id="1564" w:author="Walgren, Patrick" w:date="2024-10-25T09:23:00Z" w16du:dateUtc="2024-10-25T15:23:00Z">
          <w:r w:rsidR="007F0C0D" w:rsidDel="001F0EF0">
            <w:delText xml:space="preserve"> 50 GPa </w:delText>
          </w:r>
        </w:del>
      </w:ins>
      <w:ins w:id="1565" w:author="Mingear, Jacob Lee" w:date="2024-10-07T16:56:00Z" w16du:dateUtc="2024-10-07T22:56:00Z">
        <w:del w:id="1566" w:author="Walgren, Patrick" w:date="2024-10-25T09:23:00Z" w16du:dateUtc="2024-10-25T15:23:00Z">
          <w:r w:rsidR="007F0C0D" w:rsidDel="001F0EF0">
            <w:delText>to</w:delText>
          </w:r>
        </w:del>
      </w:ins>
      <w:ins w:id="1567" w:author="Mingear, Jacob Lee" w:date="2024-10-07T16:55:00Z" w16du:dateUtc="2024-10-07T22:55:00Z">
        <w:del w:id="1568" w:author="Walgren, Patrick" w:date="2024-10-25T09:23:00Z" w16du:dateUtc="2024-10-25T15:23:00Z">
          <w:r w:rsidR="007F0C0D" w:rsidDel="001F0EF0">
            <w:delText xml:space="preserve"> 80 GPa, respectively</w:delText>
          </w:r>
        </w:del>
      </w:ins>
      <w:ins w:id="1569" w:author="Mingear, Jacob Lee" w:date="2024-10-07T16:56:00Z" w16du:dateUtc="2024-10-07T22:56:00Z">
        <w:del w:id="1570" w:author="Walgren, Patrick" w:date="2024-10-25T09:23:00Z" w16du:dateUtc="2024-10-25T15:23:00Z">
          <w:r w:rsidR="007F0C0D" w:rsidDel="001F0EF0">
            <w:delText>. This allows the optimizer to start in the neighborhood of feasible solutions, but gives it freedom to explore for a better performing result.</w:delText>
          </w:r>
        </w:del>
      </w:ins>
      <w:del w:id="1571" w:author="Walgren, Patrick" w:date="2024-10-25T09:23:00Z" w16du:dateUtc="2024-10-25T15:23:00Z">
        <w:r w:rsidRPr="00A81DBD" w:rsidDel="001F0EF0">
          <w:rPr>
            <w:highlight w:val="yellow"/>
          </w:rPr>
          <w:delText>; t</w:delText>
        </w:r>
      </w:del>
      <w:ins w:id="1572" w:author="Mingear, Jacob Lee" w:date="2024-10-07T16:53:00Z" w16du:dateUtc="2024-10-07T22:53:00Z">
        <w:del w:id="1573" w:author="Walgren, Patrick" w:date="2024-10-25T09:23:00Z" w16du:dateUtc="2024-10-25T15:23:00Z">
          <w:r w:rsidR="007F0C0D" w:rsidDel="001F0EF0">
            <w:rPr>
              <w:highlight w:val="yellow"/>
            </w:rPr>
            <w:delText>T</w:delText>
          </w:r>
        </w:del>
      </w:ins>
      <w:del w:id="1574" w:author="Walgren, Patrick" w:date="2024-10-25T09:23:00Z" w16du:dateUtc="2024-10-25T15:23:00Z">
        <w:r w:rsidRPr="00A81DBD" w:rsidDel="001F0EF0">
          <w:rPr>
            <w:highlight w:val="yellow"/>
          </w:rPr>
          <w:delText>o fully capture the true strain-temperature response, iterative calibration of each smooth hardening coefficient is necessary until a satisfactory fit is accomplished.</w:delText>
        </w:r>
        <w:bookmarkEnd w:id="1542"/>
        <w:r w:rsidDel="001F0EF0">
          <w:delText xml:space="preserve"> </w:delText>
        </w:r>
      </w:del>
      <w:del w:id="1575" w:author="Walgren, Patrick" w:date="2024-06-08T08:27:00Z" w16du:dateUtc="2024-06-08T12:27:00Z">
        <w:r w:rsidDel="001F0640">
          <w:delText>However, d</w:delText>
        </w:r>
      </w:del>
      <w:del w:id="1576" w:author="Walgren, Patrick" w:date="2024-10-25T09:23:00Z" w16du:dateUtc="2024-10-25T15:23:00Z">
        <w:r w:rsidDel="001F0EF0">
          <w:delText xml:space="preserve">ue to the interdependencies highlighted earlier, each change of </w:delText>
        </w:r>
        <w:r w:rsidDel="001F0EF0">
          <w:rPr>
            <w:rFonts w:eastAsiaTheme="minorEastAsia"/>
          </w:rPr>
          <w:delText xml:space="preserve">smooth hardening coefficient </w:delText>
        </w:r>
      </w:del>
      <m:oMath>
        <m:sSub>
          <m:sSubPr>
            <m:ctrlPr>
              <w:del w:id="1577" w:author="Walgren, Patrick" w:date="2024-10-25T09:23:00Z" w16du:dateUtc="2024-10-25T15:23:00Z">
                <w:rPr>
                  <w:rFonts w:ascii="Cambria Math" w:hAnsi="Cambria Math"/>
                  <w:i/>
                </w:rPr>
              </w:del>
            </m:ctrlPr>
          </m:sSubPr>
          <m:e>
            <m:r>
              <w:del w:id="1578" w:author="Walgren, Patrick" w:date="2024-10-25T09:23:00Z" w16du:dateUtc="2024-10-25T15:23:00Z">
                <w:rPr>
                  <w:rFonts w:ascii="Cambria Math" w:hAnsi="Cambria Math"/>
                </w:rPr>
                <m:t>n</m:t>
              </w:del>
            </m:r>
          </m:e>
          <m:sub>
            <m:r>
              <w:del w:id="1579" w:author="Walgren, Patrick" w:date="2024-10-25T09:23:00Z" w16du:dateUtc="2024-10-25T15:23:00Z">
                <w:rPr>
                  <w:rFonts w:ascii="Cambria Math" w:hAnsi="Cambria Math"/>
                </w:rPr>
                <m:t>i</m:t>
              </w:del>
            </m:r>
          </m:sub>
        </m:sSub>
      </m:oMath>
      <w:del w:id="1580" w:author="Walgren, Patrick" w:date="2024-10-25T09:23:00Z" w16du:dateUtc="2024-10-25T15:23:00Z">
        <w:r w:rsidDel="001F0EF0">
          <w:delText xml:space="preserve"> will need to be accompanied by a change in the associated transformation temperature and perhaps stress-influence coefficient (i.e., a change in </w:delText>
        </w:r>
      </w:del>
      <m:oMath>
        <m:sSub>
          <m:sSubPr>
            <m:ctrlPr>
              <w:del w:id="1581" w:author="Walgren, Patrick" w:date="2024-10-25T09:23:00Z" w16du:dateUtc="2024-10-25T15:23:00Z">
                <w:rPr>
                  <w:rFonts w:ascii="Cambria Math" w:eastAsiaTheme="minorEastAsia" w:hAnsi="Cambria Math"/>
                  <w:i/>
                  <w:iCs/>
                </w:rPr>
              </w:del>
            </m:ctrlPr>
          </m:sSubPr>
          <m:e>
            <m:r>
              <w:del w:id="1582" w:author="Walgren, Patrick" w:date="2024-10-25T09:23:00Z" w16du:dateUtc="2024-10-25T15:23:00Z">
                <w:rPr>
                  <w:rFonts w:ascii="Cambria Math" w:eastAsiaTheme="minorEastAsia" w:hAnsi="Cambria Math"/>
                </w:rPr>
                <m:t>n</m:t>
              </w:del>
            </m:r>
          </m:e>
          <m:sub>
            <m:r>
              <w:del w:id="1583" w:author="Walgren, Patrick" w:date="2024-10-25T09:23:00Z" w16du:dateUtc="2024-10-25T15:23:00Z">
                <w:rPr>
                  <w:rFonts w:ascii="Cambria Math" w:eastAsiaTheme="minorEastAsia" w:hAnsi="Cambria Math"/>
                </w:rPr>
                <m:t>1</m:t>
              </w:del>
            </m:r>
          </m:sub>
        </m:sSub>
      </m:oMath>
      <w:del w:id="1584" w:author="Walgren, Patrick" w:date="2024-10-25T09:23:00Z" w16du:dateUtc="2024-10-25T15:23:00Z">
        <w:r w:rsidDel="001F0EF0">
          <w:rPr>
            <w:rFonts w:eastAsiaTheme="minorEastAsia"/>
            <w:iCs/>
          </w:rPr>
          <w:delText xml:space="preserve"> will need to be accompanied by a change in </w:delText>
        </w:r>
      </w:del>
      <m:oMath>
        <m:sSub>
          <m:sSubPr>
            <m:ctrlPr>
              <w:del w:id="1585" w:author="Walgren, Patrick" w:date="2024-10-25T09:23:00Z" w16du:dateUtc="2024-10-25T15:23:00Z">
                <w:rPr>
                  <w:rFonts w:ascii="Cambria Math" w:eastAsiaTheme="minorEastAsia" w:hAnsi="Cambria Math"/>
                  <w:i/>
                  <w:iCs/>
                </w:rPr>
              </w:del>
            </m:ctrlPr>
          </m:sSubPr>
          <m:e>
            <m:r>
              <w:del w:id="1586" w:author="Walgren, Patrick" w:date="2024-10-25T09:23:00Z" w16du:dateUtc="2024-10-25T15:23:00Z">
                <w:rPr>
                  <w:rFonts w:ascii="Cambria Math" w:eastAsiaTheme="minorEastAsia" w:hAnsi="Cambria Math"/>
                </w:rPr>
                <m:t>M</m:t>
              </w:del>
            </m:r>
          </m:e>
          <m:sub>
            <m:r>
              <w:del w:id="1587" w:author="Walgren, Patrick" w:date="2024-10-25T09:23:00Z" w16du:dateUtc="2024-10-25T15:23:00Z">
                <w:rPr>
                  <w:rFonts w:ascii="Cambria Math" w:eastAsiaTheme="minorEastAsia" w:hAnsi="Cambria Math"/>
                </w:rPr>
                <m:t>s</m:t>
              </w:del>
            </m:r>
          </m:sub>
        </m:sSub>
      </m:oMath>
      <w:del w:id="1588" w:author="Walgren, Patrick" w:date="2024-10-25T09:23:00Z" w16du:dateUtc="2024-10-25T15:23:00Z">
        <w:r w:rsidDel="001F0EF0">
          <w:delText xml:space="preserve"> and </w:delText>
        </w:r>
      </w:del>
      <m:oMath>
        <m:sSup>
          <m:sSupPr>
            <m:ctrlPr>
              <w:del w:id="1589" w:author="Walgren, Patrick" w:date="2024-10-25T09:23:00Z" w16du:dateUtc="2024-10-25T15:23:00Z">
                <w:rPr>
                  <w:rFonts w:ascii="Cambria Math" w:hAnsi="Cambria Math"/>
                  <w:i/>
                </w:rPr>
              </w:del>
            </m:ctrlPr>
          </m:sSupPr>
          <m:e>
            <m:r>
              <w:del w:id="1590" w:author="Walgren, Patrick" w:date="2024-10-25T09:23:00Z" w16du:dateUtc="2024-10-25T15:23:00Z">
                <w:rPr>
                  <w:rFonts w:ascii="Cambria Math" w:hAnsi="Cambria Math"/>
                </w:rPr>
                <m:t>C</m:t>
              </w:del>
            </m:r>
          </m:e>
          <m:sup>
            <m:r>
              <w:del w:id="1591" w:author="Walgren, Patrick" w:date="2024-10-25T09:23:00Z" w16du:dateUtc="2024-10-25T15:23:00Z">
                <w:rPr>
                  <w:rFonts w:ascii="Cambria Math" w:hAnsi="Cambria Math"/>
                </w:rPr>
                <m:t>M</m:t>
              </w:del>
            </m:r>
          </m:sup>
        </m:sSup>
      </m:oMath>
      <w:del w:id="1592" w:author="Walgren, Patrick" w:date="2024-10-25T09:23:00Z" w16du:dateUtc="2024-10-25T15:23:00Z">
        <w:r w:rsidDel="001F0EF0">
          <w:delText xml:space="preserve">. </w:delText>
        </w:r>
        <w:r w:rsidDel="001F0EF0">
          <w:rPr>
            <w:rFonts w:eastAsiaTheme="minorEastAsia"/>
            <w:iCs/>
          </w:rPr>
          <w:delText xml:space="preserve">Without global numerical optimization, the best model calibration will be found via manual changes and the analyst’s intuition. </w:delText>
        </w:r>
      </w:del>
    </w:p>
    <w:p w14:paraId="0D26306C" w14:textId="746808A7" w:rsidR="00410CAA" w:rsidDel="007F0C0D" w:rsidRDefault="00E837A7" w:rsidP="00410CAA">
      <w:pPr>
        <w:keepNext/>
        <w:jc w:val="center"/>
        <w:rPr>
          <w:del w:id="1593" w:author="Mingear, Jacob Lee" w:date="2024-10-07T16:51:00Z" w16du:dateUtc="2024-10-07T22:51:00Z"/>
        </w:rPr>
      </w:pPr>
      <w:del w:id="1594" w:author="Mingear, Jacob Lee" w:date="2024-10-07T16:50:00Z" w16du:dateUtc="2024-10-07T22:50:00Z">
        <w:r w:rsidDel="007F0C0D">
          <w:rPr>
            <w:noProof/>
          </w:rPr>
          <w:drawing>
            <wp:inline distT="0" distB="0" distL="0" distR="0" wp14:anchorId="5032A648" wp14:editId="0BBF2559">
              <wp:extent cx="5486411" cy="3200406"/>
              <wp:effectExtent l="0" t="0" r="0" b="0"/>
              <wp:docPr id="16029033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03340" name="Picture 1602903340"/>
                      <pic:cNvPicPr/>
                    </pic:nvPicPr>
                    <pic:blipFill>
                      <a:blip r:embed="rId21">
                        <a:extLst>
                          <a:ext uri="{28A0092B-C50C-407E-A947-70E740481C1C}">
                            <a14:useLocalDpi xmlns:a14="http://schemas.microsoft.com/office/drawing/2010/main" val="0"/>
                          </a:ext>
                        </a:extLst>
                      </a:blip>
                      <a:stretch>
                        <a:fillRect/>
                      </a:stretch>
                    </pic:blipFill>
                    <pic:spPr>
                      <a:xfrm>
                        <a:off x="0" y="0"/>
                        <a:ext cx="5486411" cy="3200406"/>
                      </a:xfrm>
                      <a:prstGeom prst="rect">
                        <a:avLst/>
                      </a:prstGeom>
                    </pic:spPr>
                  </pic:pic>
                </a:graphicData>
              </a:graphic>
            </wp:inline>
          </w:drawing>
        </w:r>
      </w:del>
    </w:p>
    <w:p w14:paraId="354ECAE0" w14:textId="53642C21" w:rsidR="00E837A7" w:rsidDel="007F0C0D" w:rsidRDefault="00410CAA" w:rsidP="00410CAA">
      <w:pPr>
        <w:pStyle w:val="Caption"/>
        <w:rPr>
          <w:del w:id="1595" w:author="Mingear, Jacob Lee" w:date="2024-10-07T16:51:00Z" w16du:dateUtc="2024-10-07T22:51:00Z"/>
        </w:rPr>
      </w:pPr>
      <w:del w:id="1596" w:author="Mingear, Jacob Lee" w:date="2024-10-07T16:51:00Z" w16du:dateUtc="2024-10-07T22:51:00Z">
        <w:r w:rsidDel="007F0C0D">
          <w:delText xml:space="preserve">Figure </w:delText>
        </w:r>
        <w:r w:rsidR="0073016E" w:rsidDel="007F0C0D">
          <w:fldChar w:fldCharType="begin"/>
        </w:r>
        <w:r w:rsidR="0073016E" w:rsidDel="007F0C0D">
          <w:delInstrText xml:space="preserve"> SEQ Figure \* ARABIC </w:delInstrText>
        </w:r>
        <w:r w:rsidR="0073016E" w:rsidDel="007F0C0D">
          <w:fldChar w:fldCharType="separate"/>
        </w:r>
        <w:r w:rsidR="00A96E3A" w:rsidDel="007F0C0D">
          <w:rPr>
            <w:noProof/>
          </w:rPr>
          <w:delText>9</w:delText>
        </w:r>
        <w:r w:rsidR="0073016E" w:rsidDel="007F0C0D">
          <w:rPr>
            <w:noProof/>
          </w:rPr>
          <w:fldChar w:fldCharType="end"/>
        </w:r>
        <w:r w:rsidDel="007F0C0D">
          <w:delText xml:space="preserve">: </w:delText>
        </w:r>
        <w:r w:rsidRPr="002C35FD" w:rsidDel="007F0C0D">
          <w:delText>Conventional analytical/numerical calibration techniques produce a passable solution, but rely on user iterations to fine-tune model response.</w:delText>
        </w:r>
      </w:del>
    </w:p>
    <w:p w14:paraId="4A4CAFA0" w14:textId="539AA161" w:rsidR="009939FB" w:rsidRPr="009939FB" w:rsidDel="001F0EF0" w:rsidRDefault="009939FB" w:rsidP="009939FB">
      <w:pPr>
        <w:rPr>
          <w:del w:id="1597" w:author="Walgren, Patrick" w:date="2024-10-25T09:23:00Z" w16du:dateUtc="2024-10-25T15:23:00Z"/>
        </w:rPr>
      </w:pPr>
      <w:del w:id="1598" w:author="Walgren, Patrick" w:date="2024-10-25T09:23:00Z" w16du:dateUtc="2024-10-25T15:23:00Z">
        <w:r w:rsidDel="001F0EF0">
          <w:delText xml:space="preserve">The resulting conventional calibration, with </w:delText>
        </w:r>
      </w:del>
      <m:oMath>
        <m:sSub>
          <m:sSubPr>
            <m:ctrlPr>
              <w:del w:id="1599" w:author="Walgren, Patrick" w:date="2024-10-25T09:23:00Z" w16du:dateUtc="2024-10-25T15:23:00Z">
                <w:rPr>
                  <w:rFonts w:ascii="Cambria Math" w:hAnsi="Cambria Math"/>
                  <w:i/>
                </w:rPr>
              </w:del>
            </m:ctrlPr>
          </m:sSubPr>
          <m:e>
            <m:r>
              <w:del w:id="1600" w:author="Walgren, Patrick" w:date="2024-10-25T09:23:00Z" w16du:dateUtc="2024-10-25T15:23:00Z">
                <w:rPr>
                  <w:rFonts w:ascii="Cambria Math" w:hAnsi="Cambria Math"/>
                </w:rPr>
                <m:t>n</m:t>
              </w:del>
            </m:r>
          </m:e>
          <m:sub>
            <m:r>
              <w:del w:id="1601" w:author="Walgren, Patrick" w:date="2024-10-25T09:23:00Z" w16du:dateUtc="2024-10-25T15:23:00Z">
                <w:rPr>
                  <w:rFonts w:ascii="Cambria Math" w:hAnsi="Cambria Math"/>
                </w:rPr>
                <m:t>i</m:t>
              </w:del>
            </m:r>
          </m:sub>
        </m:sSub>
        <m:r>
          <w:del w:id="1602" w:author="Walgren, Patrick" w:date="2024-10-25T09:23:00Z" w16du:dateUtc="2024-10-25T15:23:00Z">
            <w:rPr>
              <w:rFonts w:ascii="Cambria Math" w:hAnsi="Cambria Math"/>
            </w:rPr>
            <m:t>=1</m:t>
          </w:del>
        </m:r>
      </m:oMath>
      <w:del w:id="1603" w:author="Walgren, Patrick" w:date="2024-10-25T09:23:00Z" w16du:dateUtc="2024-10-25T15:23:00Z">
        <w:r w:rsidDel="001F0EF0">
          <w:rPr>
            <w:rFonts w:eastAsiaTheme="minorEastAsia"/>
          </w:rPr>
          <w:delText xml:space="preserve">, is shown in Figure 5. The mean squared error between model and experiment is 3.13% (see equation BLANK), which for many applications could suffice. </w:delText>
        </w:r>
        <w:r w:rsidR="00A27F28" w:rsidDel="001F0EF0">
          <w:rPr>
            <w:rFonts w:eastAsiaTheme="minorEastAsia"/>
          </w:rPr>
          <w:delText xml:space="preserve">Transformation temperatures and transformation strain properties are well-captured, as the model bisects the experimental curves as a function of stress (i.e., the martensite elastic response is under-predicted at low levels of applied stress but over-predicted at high levels of applied stress). However, there are a number of areas that could be improved. First, the coefficient of thermal expansion is clearly too high (see the elastic response in Martensite). This calibration routine still requires a nonlinear curve fitting procedure to find the transformation strain properties, as well as requiring more intuition about the relationship between model parameters and constitutive response. </w:delText>
        </w:r>
      </w:del>
    </w:p>
    <w:p w14:paraId="79C24B33" w14:textId="716D2BC3" w:rsidR="007A7F3B" w:rsidDel="001F0EF0" w:rsidRDefault="007A7F3B" w:rsidP="007A7F3B">
      <w:pPr>
        <w:rPr>
          <w:del w:id="1604" w:author="Walgren, Patrick" w:date="2024-10-25T09:23:00Z" w16du:dateUtc="2024-10-25T15:23:00Z"/>
          <w:moveFrom w:id="1605" w:author="Mingear, Jacob Lee" w:date="2024-10-07T16:47:00Z" w16du:dateUtc="2024-10-07T22:47:00Z"/>
          <w:b/>
          <w:bCs/>
        </w:rPr>
      </w:pPr>
      <w:moveFromRangeStart w:id="1606" w:author="Mingear, Jacob Lee" w:date="2024-10-07T16:47:00Z" w:name="move179212062"/>
      <w:moveFrom w:id="1607" w:author="Mingear, Jacob Lee" w:date="2024-10-07T16:47:00Z" w16du:dateUtc="2024-10-07T22:47:00Z">
        <w:del w:id="1608" w:author="Walgren, Patrick" w:date="2024-10-25T09:23:00Z" w16du:dateUtc="2024-10-25T15:23:00Z">
          <w:r w:rsidRPr="007A7F3B" w:rsidDel="001F0EF0">
            <w:rPr>
              <w:b/>
              <w:bCs/>
            </w:rPr>
            <w:delText>Calibration via numerical optimization</w:delText>
          </w:r>
        </w:del>
      </w:moveFrom>
    </w:p>
    <w:moveFromRangeEnd w:id="1606"/>
    <w:p w14:paraId="41E7C374" w14:textId="6137EFAC" w:rsidR="00896545" w:rsidRPr="00896545" w:rsidDel="001F0EF0" w:rsidRDefault="00331BE6" w:rsidP="00896545">
      <w:pPr>
        <w:rPr>
          <w:del w:id="1609" w:author="Walgren, Patrick" w:date="2024-10-25T09:23:00Z" w16du:dateUtc="2024-10-25T15:23:00Z"/>
        </w:rPr>
      </w:pPr>
      <w:del w:id="1610" w:author="Walgren, Patrick" w:date="2024-10-25T09:23:00Z" w16du:dateUtc="2024-10-25T15:23:00Z">
        <w:r w:rsidDel="001F0EF0">
          <w:delText>The conventional calibration shown above is used as a starting point for a</w:delText>
        </w:r>
      </w:del>
      <w:ins w:id="1611" w:author="Mingear, Jacob Lee" w:date="2024-10-07T16:57:00Z" w16du:dateUtc="2024-10-07T22:57:00Z">
        <w:del w:id="1612" w:author="Walgren, Patrick" w:date="2024-10-25T09:23:00Z" w16du:dateUtc="2024-10-25T15:23:00Z">
          <w:r w:rsidR="007F0C0D" w:rsidDel="001F0EF0">
            <w:delText>The</w:delText>
          </w:r>
        </w:del>
      </w:ins>
      <w:del w:id="1613" w:author="Walgren, Patrick" w:date="2024-10-25T09:23:00Z" w16du:dateUtc="2024-10-25T15:23:00Z">
        <w:r w:rsidDel="001F0EF0">
          <w:delText xml:space="preserve"> global numerical calibration using </w:delText>
        </w:r>
      </w:del>
      <w:ins w:id="1614" w:author="Mingear, Jacob Lee" w:date="2024-10-07T16:57:00Z" w16du:dateUtc="2024-10-07T22:57:00Z">
        <w:del w:id="1615" w:author="Walgren, Patrick" w:date="2024-10-25T09:23:00Z" w16du:dateUtc="2024-10-25T15:23:00Z">
          <w:r w:rsidR="007F0C0D" w:rsidDel="001F0EF0">
            <w:delText xml:space="preserve">of </w:delText>
          </w:r>
        </w:del>
      </w:ins>
      <w:del w:id="1616" w:author="Walgren, Patrick" w:date="2024-10-25T09:23:00Z" w16du:dateUtc="2024-10-25T15:23:00Z">
        <w:r w:rsidDel="001F0EF0">
          <w:delText xml:space="preserve">SMA-REACT. Because the current optimization strategy includes a preliminary genetic </w:delText>
        </w:r>
        <w:r w:rsidR="00734581" w:rsidDel="001F0EF0">
          <w:delText>algorithm</w:delText>
        </w:r>
        <w:r w:rsidDel="001F0EF0">
          <w:delText xml:space="preserve"> followed by a gradient-based algorithm</w:delText>
        </w:r>
      </w:del>
      <w:ins w:id="1617" w:author="Mingear, Jacob Lee" w:date="2024-10-07T16:58:00Z" w16du:dateUtc="2024-10-07T22:58:00Z">
        <w:del w:id="1618" w:author="Walgren, Patrick" w:date="2024-10-25T09:23:00Z" w16du:dateUtc="2024-10-25T15:23:00Z">
          <w:r w:rsidR="00204FB2" w:rsidDel="001F0EF0">
            <w:delText>.</w:delText>
          </w:r>
        </w:del>
      </w:ins>
      <w:del w:id="1619" w:author="Walgren, Patrick" w:date="2024-10-25T09:23:00Z" w16du:dateUtc="2024-10-25T15:23:00Z">
        <w:r w:rsidDel="001F0EF0">
          <w:delText>, the previously found model parameters were used to determine bounds for each model parameter (</w:delText>
        </w:r>
        <w:commentRangeStart w:id="1620"/>
        <w:r w:rsidDel="001F0EF0">
          <w:delText>i.e., the conventional calibration estimated austenitic elastic modulus as BLANK, so the bounds were set to BLANK and BLANK).</w:delText>
        </w:r>
        <w:r w:rsidR="00010A4F" w:rsidDel="001F0EF0">
          <w:delText xml:space="preserve"> </w:delText>
        </w:r>
        <w:commentRangeEnd w:id="1620"/>
        <w:r w:rsidR="00C66157" w:rsidDel="001F0EF0">
          <w:rPr>
            <w:rStyle w:val="CommentReference"/>
          </w:rPr>
          <w:commentReference w:id="1620"/>
        </w:r>
        <w:r w:rsidR="00010A4F" w:rsidDel="001F0EF0">
          <w:delText xml:space="preserve">This allows the optimizer to start in the neighborhood of feasible solutions, but gives it freedom to explore for a better performing result. </w:delText>
        </w:r>
      </w:del>
      <w:del w:id="1621" w:author="Walgren, Patrick" w:date="2024-10-25T09:19:00Z" w16du:dateUtc="2024-10-25T15:19:00Z">
        <w:r w:rsidR="00896545" w:rsidRPr="00896545" w:rsidDel="001F0EF0">
          <w:delText xml:space="preserve">Then, based on the values to which the optimization converged, the parameters that </w:delText>
        </w:r>
        <w:r w:rsidR="00896545" w:rsidDel="001F0EF0">
          <w:delText>converged to</w:delText>
        </w:r>
        <w:r w:rsidR="00896545" w:rsidRPr="00896545" w:rsidDel="001F0EF0">
          <w:delText xml:space="preserve"> the bounds were further inspected, bounds were widened, further improving the calibration accuracy. This process of inspecting the converged results and comparing to the optimization bounds was repeated three times until each parameter converged to a value well within the set bounds. Thus, a </w:delText>
        </w:r>
        <w:r w:rsidR="00FC56D5" w:rsidRPr="00896545" w:rsidDel="001F0EF0">
          <w:delText>local optimum</w:delText>
        </w:r>
        <w:r w:rsidR="00896545" w:rsidRPr="00896545" w:rsidDel="001F0EF0">
          <w:delText xml:space="preserve"> is found</w:delText>
        </w:r>
      </w:del>
      <w:ins w:id="1622" w:author="Mingear, Jacob Lee" w:date="2024-10-07T16:59:00Z" w16du:dateUtc="2024-10-07T22:59:00Z">
        <w:del w:id="1623" w:author="Walgren, Patrick" w:date="2024-10-25T09:19:00Z" w16du:dateUtc="2024-10-25T15:19:00Z">
          <w:r w:rsidR="00204FB2" w:rsidDel="001F0EF0">
            <w:delText>.</w:delText>
          </w:r>
        </w:del>
      </w:ins>
      <w:del w:id="1624" w:author="Walgren, Patrick" w:date="2024-10-25T09:19:00Z" w16du:dateUtc="2024-10-25T15:19:00Z">
        <w:r w:rsidR="00896545" w:rsidRPr="00896545" w:rsidDel="001F0EF0">
          <w:delText>, and w</w:delText>
        </w:r>
      </w:del>
      <w:ins w:id="1625" w:author="Mingear, Jacob Lee" w:date="2024-10-07T16:59:00Z" w16du:dateUtc="2024-10-07T22:59:00Z">
        <w:del w:id="1626" w:author="Walgren, Patrick" w:date="2024-10-25T09:19:00Z" w16du:dateUtc="2024-10-25T15:19:00Z">
          <w:r w:rsidR="00204FB2" w:rsidDel="001F0EF0">
            <w:delText>W</w:delText>
          </w:r>
        </w:del>
      </w:ins>
      <w:del w:id="1627" w:author="Walgren, Patrick" w:date="2024-10-25T09:19:00Z" w16du:dateUtc="2024-10-25T15:19:00Z">
        <w:r w:rsidR="00896545" w:rsidRPr="00896545" w:rsidDel="001F0EF0">
          <w:delText>ith a large enough initial population in the genetic algorithm, we are</w:delText>
        </w:r>
      </w:del>
      <w:ins w:id="1628" w:author="Mingear, Jacob Lee" w:date="2024-10-07T16:59:00Z" w16du:dateUtc="2024-10-07T22:59:00Z">
        <w:del w:id="1629" w:author="Walgren, Patrick" w:date="2024-10-25T09:19:00Z" w16du:dateUtc="2024-10-25T15:19:00Z">
          <w:r w:rsidR="00204FB2" w:rsidDel="001F0EF0">
            <w:delText>o</w:delText>
          </w:r>
        </w:del>
      </w:ins>
      <w:ins w:id="1630" w:author="Mingear, Jacob Lee" w:date="2024-10-07T17:00:00Z" w16du:dateUtc="2024-10-07T23:00:00Z">
        <w:del w:id="1631" w:author="Walgren, Patrick" w:date="2024-10-25T09:19:00Z" w16du:dateUtc="2024-10-25T15:19:00Z">
          <w:r w:rsidR="00204FB2" w:rsidDel="001F0EF0">
            <w:delText>ne can be</w:delText>
          </w:r>
        </w:del>
      </w:ins>
      <w:del w:id="1632" w:author="Walgren, Patrick" w:date="2024-10-25T09:19:00Z" w16du:dateUtc="2024-10-25T15:19:00Z">
        <w:r w:rsidR="00896545" w:rsidRPr="00896545" w:rsidDel="001F0EF0">
          <w:delText xml:space="preserve"> confident that this is near the globally optimal calibration for this model formulation. </w:delText>
        </w:r>
      </w:del>
      <w:ins w:id="1633" w:author="Mingear, Jacob Lee" w:date="2024-10-07T17:00:00Z" w16du:dateUtc="2024-10-07T23:00:00Z">
        <w:del w:id="1634" w:author="Walgren, Patrick" w:date="2024-10-25T09:19:00Z" w16du:dateUtc="2024-10-25T15:19:00Z">
          <w:r w:rsidR="00204FB2" w:rsidDel="001F0EF0">
            <w:delText xml:space="preserve">One can see the improvements </w:delText>
          </w:r>
        </w:del>
      </w:ins>
      <w:ins w:id="1635" w:author="Mingear, Jacob Lee" w:date="2024-10-07T17:01:00Z" w16du:dateUtc="2024-10-07T23:01:00Z">
        <w:del w:id="1636" w:author="Walgren, Patrick" w:date="2024-10-25T09:19:00Z" w16du:dateUtc="2024-10-25T15:19:00Z">
          <w:r w:rsidR="00204FB2" w:rsidDel="001F0EF0">
            <w:delText>in iteration in Table 2.</w:delText>
          </w:r>
        </w:del>
      </w:ins>
    </w:p>
    <w:p w14:paraId="4D549E8A" w14:textId="1404C742" w:rsidR="005E2C6D" w:rsidRDefault="005E2C6D" w:rsidP="005E2C6D">
      <w:pPr>
        <w:pStyle w:val="Caption"/>
        <w:keepNext/>
      </w:pPr>
      <w:r>
        <w:t xml:space="preserve">Table </w:t>
      </w:r>
      <w:fldSimple w:instr=" SEQ Table \* ARABIC ">
        <w:ins w:id="1637" w:author="Walgren, Patrick" w:date="2024-10-25T10:02:00Z" w16du:dateUtc="2024-10-25T16:02:00Z">
          <w:r w:rsidR="00063127">
            <w:rPr>
              <w:noProof/>
            </w:rPr>
            <w:t>3</w:t>
          </w:r>
        </w:ins>
        <w:del w:id="1638" w:author="Walgren, Patrick" w:date="2024-10-10T16:49:00Z" w16du:dateUtc="2024-10-10T22:49:00Z">
          <w:r w:rsidR="00204FB2" w:rsidDel="008C1E1D">
            <w:rPr>
              <w:noProof/>
            </w:rPr>
            <w:delText>2</w:delText>
          </w:r>
        </w:del>
      </w:fldSimple>
      <w:r>
        <w:t xml:space="preserve">: </w:t>
      </w:r>
      <w:del w:id="1639" w:author="Walgren, Patrick" w:date="2024-10-22T11:46:00Z" w16du:dateUtc="2024-10-22T17:46:00Z">
        <w:r w:rsidRPr="00700FFE" w:rsidDel="001C211F">
          <w:delText>The SMA-REACT tool allows further refinement of the calibrated solution.</w:delText>
        </w:r>
      </w:del>
      <w:ins w:id="1640" w:author="Walgren, Patrick" w:date="2024-10-22T11:46:00Z" w16du:dateUtc="2024-10-22T17:46:00Z">
        <w:r w:rsidR="001C211F">
          <w:t xml:space="preserve">Estimating bounds via simple </w:t>
        </w:r>
      </w:ins>
      <w:ins w:id="1641" w:author="Walgren, Patrick" w:date="2024-10-22T11:47:00Z" w16du:dateUtc="2024-10-22T17:47:00Z">
        <w:r w:rsidR="001C211F">
          <w:t>rules allows the optimization enables a calibration within 2% error. SMA-REACT enables quick parameter tuning to further impr</w:t>
        </w:r>
      </w:ins>
      <w:ins w:id="1642" w:author="Walgren, Patrick" w:date="2024-10-22T11:48:00Z" w16du:dateUtc="2024-10-22T17:48:00Z">
        <w:r w:rsidR="001C211F">
          <w:t>ove the calibration.</w:t>
        </w:r>
      </w:ins>
    </w:p>
    <w:tbl>
      <w:tblPr>
        <w:tblStyle w:val="TableGrid"/>
        <w:tblW w:w="9756" w:type="dxa"/>
        <w:tblLook w:val="0420" w:firstRow="1" w:lastRow="0" w:firstColumn="0" w:lastColumn="0" w:noHBand="0" w:noVBand="1"/>
      </w:tblPr>
      <w:tblGrid>
        <w:gridCol w:w="1836"/>
        <w:gridCol w:w="1728"/>
        <w:gridCol w:w="6192"/>
      </w:tblGrid>
      <w:tr w:rsidR="00410CAA" w:rsidRPr="005E2C6D" w14:paraId="78A751DC" w14:textId="77777777" w:rsidTr="00410CAA">
        <w:trPr>
          <w:trHeight w:val="252"/>
        </w:trPr>
        <w:tc>
          <w:tcPr>
            <w:tcW w:w="0" w:type="auto"/>
            <w:hideMark/>
          </w:tcPr>
          <w:p w14:paraId="58199C1D" w14:textId="77777777" w:rsidR="00410CAA" w:rsidRPr="00410CAA" w:rsidRDefault="00410CAA" w:rsidP="00410CAA">
            <w:pPr>
              <w:jc w:val="cente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Calibration Number</w:t>
            </w:r>
          </w:p>
        </w:tc>
        <w:tc>
          <w:tcPr>
            <w:tcW w:w="1728" w:type="dxa"/>
            <w:hideMark/>
          </w:tcPr>
          <w:p w14:paraId="6986E57D" w14:textId="77777777" w:rsidR="00410CAA" w:rsidRPr="00410CAA" w:rsidRDefault="00410CAA" w:rsidP="00410CAA">
            <w:pPr>
              <w:jc w:val="cente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Mean squared error</w:t>
            </w:r>
          </w:p>
        </w:tc>
        <w:tc>
          <w:tcPr>
            <w:tcW w:w="6192" w:type="dxa"/>
            <w:hideMark/>
          </w:tcPr>
          <w:p w14:paraId="771EEE42" w14:textId="77777777" w:rsidR="00410CAA" w:rsidRPr="00410CAA" w:rsidRDefault="00410CAA" w:rsidP="00410CAA">
            <w:pPr>
              <w:rPr>
                <w:rFonts w:ascii="Arial" w:eastAsia="Times New Roman" w:hAnsi="Arial" w:cs="Arial"/>
                <w:color w:val="000000" w:themeColor="text1"/>
                <w:kern w:val="0"/>
                <w14:ligatures w14:val="none"/>
              </w:rPr>
            </w:pPr>
            <w:r w:rsidRPr="00410CAA">
              <w:rPr>
                <w:rFonts w:ascii="Calibri" w:eastAsia="Calibri" w:hAnsi="Calibri" w:cs="Calibri"/>
                <w:b/>
                <w:bCs/>
                <w:color w:val="000000" w:themeColor="text1"/>
                <w:kern w:val="0"/>
                <w14:ligatures w14:val="none"/>
              </w:rPr>
              <w:t>Notes</w:t>
            </w:r>
          </w:p>
        </w:tc>
      </w:tr>
      <w:tr w:rsidR="00410CAA" w:rsidRPr="005E2C6D" w14:paraId="31867856" w14:textId="77777777" w:rsidTr="00410CAA">
        <w:trPr>
          <w:trHeight w:val="584"/>
        </w:trPr>
        <w:tc>
          <w:tcPr>
            <w:tcW w:w="0" w:type="auto"/>
            <w:hideMark/>
          </w:tcPr>
          <w:p w14:paraId="45FC56BD"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1</w:t>
            </w:r>
          </w:p>
        </w:tc>
        <w:tc>
          <w:tcPr>
            <w:tcW w:w="1728" w:type="dxa"/>
            <w:hideMark/>
          </w:tcPr>
          <w:p w14:paraId="7C986733" w14:textId="02986611" w:rsidR="00410CAA" w:rsidRPr="00410CAA" w:rsidRDefault="001C211F" w:rsidP="00410CAA">
            <w:pPr>
              <w:jc w:val="center"/>
              <w:rPr>
                <w:rFonts w:ascii="Arial" w:eastAsia="Times New Roman" w:hAnsi="Arial" w:cs="Arial"/>
                <w:kern w:val="0"/>
                <w14:ligatures w14:val="none"/>
              </w:rPr>
            </w:pPr>
            <w:ins w:id="1643" w:author="Walgren, Patrick" w:date="2024-10-22T11:45:00Z" w16du:dateUtc="2024-10-22T17:45:00Z">
              <w:r>
                <w:rPr>
                  <w:rFonts w:ascii="Calibri" w:eastAsia="Calibri" w:hAnsi="Calibri" w:cs="Calibri"/>
                  <w:color w:val="000000" w:themeColor="dark1"/>
                  <w:kern w:val="0"/>
                  <w14:ligatures w14:val="none"/>
                </w:rPr>
                <w:t>1.51%</w:t>
              </w:r>
            </w:ins>
            <w:del w:id="1644" w:author="Walgren, Patrick" w:date="2024-10-22T11:45:00Z" w16du:dateUtc="2024-10-22T17:45:00Z">
              <w:r w:rsidR="00410CAA" w:rsidRPr="00410CAA" w:rsidDel="001C211F">
                <w:rPr>
                  <w:rFonts w:ascii="Calibri" w:eastAsia="Calibri" w:hAnsi="Calibri" w:cs="Calibri"/>
                  <w:color w:val="000000" w:themeColor="dark1"/>
                  <w:kern w:val="0"/>
                  <w14:ligatures w14:val="none"/>
                </w:rPr>
                <w:delText>3.13%</w:delText>
              </w:r>
            </w:del>
          </w:p>
        </w:tc>
        <w:tc>
          <w:tcPr>
            <w:tcW w:w="6192" w:type="dxa"/>
            <w:hideMark/>
          </w:tcPr>
          <w:p w14:paraId="7DBC07DC" w14:textId="1F148F42" w:rsidR="00410CAA" w:rsidRPr="00410CAA" w:rsidRDefault="00410CAA" w:rsidP="00410CAA">
            <w:pPr>
              <w:rPr>
                <w:rFonts w:ascii="Arial" w:eastAsia="Times New Roman" w:hAnsi="Arial" w:cs="Arial"/>
                <w:kern w:val="0"/>
                <w14:ligatures w14:val="none"/>
              </w:rPr>
            </w:pPr>
            <w:commentRangeStart w:id="1645"/>
            <w:del w:id="1646" w:author="Mingear, Jacob Lee" w:date="2024-10-07T16:50:00Z" w16du:dateUtc="2024-10-07T22:50:00Z">
              <w:r w:rsidRPr="00410CAA" w:rsidDel="007F0C0D">
                <w:rPr>
                  <w:rFonts w:ascii="Calibri" w:eastAsia="Calibri" w:hAnsi="Calibri" w:cs="Calibri"/>
                  <w:color w:val="000000" w:themeColor="dark1"/>
                  <w:kern w:val="0"/>
                  <w14:ligatures w14:val="none"/>
                </w:rPr>
                <w:delText>Analytical calibration</w:delText>
              </w:r>
            </w:del>
            <w:ins w:id="1647" w:author="Mingear, Jacob Lee" w:date="2024-10-07T16:50:00Z" w16du:dateUtc="2024-10-07T22:50:00Z">
              <w:r w:rsidR="007F0C0D">
                <w:rPr>
                  <w:rFonts w:ascii="Calibri" w:eastAsia="Calibri" w:hAnsi="Calibri" w:cs="Calibri"/>
                  <w:color w:val="000000" w:themeColor="dark1"/>
                  <w:kern w:val="0"/>
                  <w14:ligatures w14:val="none"/>
                </w:rPr>
                <w:t>E</w:t>
              </w:r>
            </w:ins>
            <w:ins w:id="1648" w:author="Walgren, Patrick" w:date="2024-10-22T11:44:00Z" w16du:dateUtc="2024-10-22T17:44:00Z">
              <w:r w:rsidR="001C211F">
                <w:rPr>
                  <w:rFonts w:ascii="Calibri" w:eastAsia="Calibri" w:hAnsi="Calibri" w:cs="Calibri"/>
                  <w:color w:val="000000" w:themeColor="dark1"/>
                  <w:kern w:val="0"/>
                  <w14:ligatures w14:val="none"/>
                </w:rPr>
                <w:t xml:space="preserve">stimated bounds (see section BLANK.BLANK). </w:t>
              </w:r>
            </w:ins>
            <m:oMath>
              <m:sSub>
                <m:sSubPr>
                  <m:ctrlPr>
                    <w:ins w:id="1649" w:author="Walgren, Patrick" w:date="2024-10-22T11:44:00Z" w16du:dateUtc="2024-10-22T17:44:00Z">
                      <w:rPr>
                        <w:rFonts w:ascii="Cambria Math" w:eastAsia="Calibri" w:hAnsi="Cambria Math" w:cs="Calibri"/>
                        <w:i/>
                        <w:color w:val="000000" w:themeColor="dark1"/>
                        <w:kern w:val="0"/>
                        <w14:ligatures w14:val="none"/>
                      </w:rPr>
                    </w:ins>
                  </m:ctrlPr>
                </m:sSubPr>
                <m:e>
                  <m:r>
                    <w:ins w:id="1650" w:author="Walgren, Patrick" w:date="2024-10-22T11:44:00Z" w16du:dateUtc="2024-10-22T17:44:00Z">
                      <w:rPr>
                        <w:rFonts w:ascii="Cambria Math" w:eastAsia="Calibri" w:hAnsi="Cambria Math" w:cs="Calibri"/>
                        <w:color w:val="000000" w:themeColor="dark1"/>
                        <w:kern w:val="0"/>
                        <w14:ligatures w14:val="none"/>
                      </w:rPr>
                      <m:t>σ</m:t>
                    </w:ins>
                  </m:r>
                </m:e>
                <m:sub>
                  <m:r>
                    <w:ins w:id="1651" w:author="Walgren, Patrick" w:date="2024-10-22T11:44:00Z" w16du:dateUtc="2024-10-22T17:44:00Z">
                      <w:rPr>
                        <w:rFonts w:ascii="Cambria Math" w:eastAsia="Calibri" w:hAnsi="Cambria Math" w:cs="Calibri"/>
                        <w:color w:val="000000" w:themeColor="dark1"/>
                        <w:kern w:val="0"/>
                        <w14:ligatures w14:val="none"/>
                      </w:rPr>
                      <m:t>crit</m:t>
                    </w:ins>
                  </m:r>
                </m:sub>
              </m:sSub>
              <m:r>
                <w:ins w:id="1652" w:author="Walgren, Patrick" w:date="2024-10-22T11:44:00Z" w16du:dateUtc="2024-10-22T17:44:00Z">
                  <w:rPr>
                    <w:rFonts w:ascii="Cambria Math" w:eastAsia="Calibri" w:hAnsi="Cambria Math" w:cs="Calibri"/>
                    <w:color w:val="000000" w:themeColor="dark1"/>
                    <w:kern w:val="0"/>
                    <w14:ligatures w14:val="none"/>
                  </w:rPr>
                  <m:t>=</m:t>
                </w:ins>
              </m:r>
              <m:sSub>
                <m:sSubPr>
                  <m:ctrlPr>
                    <w:ins w:id="1653" w:author="Walgren, Patrick" w:date="2024-10-22T11:45:00Z" w16du:dateUtc="2024-10-22T17:45:00Z">
                      <w:rPr>
                        <w:rFonts w:ascii="Cambria Math" w:eastAsia="Calibri" w:hAnsi="Cambria Math" w:cs="Calibri"/>
                        <w:i/>
                        <w:color w:val="000000" w:themeColor="dark1"/>
                        <w:kern w:val="0"/>
                        <w14:ligatures w14:val="none"/>
                      </w:rPr>
                    </w:ins>
                  </m:ctrlPr>
                </m:sSubPr>
                <m:e>
                  <m:r>
                    <w:ins w:id="1654" w:author="Walgren, Patrick" w:date="2024-10-22T11:45:00Z" w16du:dateUtc="2024-10-22T17:45:00Z">
                      <w:rPr>
                        <w:rFonts w:ascii="Cambria Math" w:eastAsia="Calibri" w:hAnsi="Cambria Math" w:cs="Calibri"/>
                        <w:color w:val="000000" w:themeColor="dark1"/>
                        <w:kern w:val="0"/>
                        <w14:ligatures w14:val="none"/>
                      </w:rPr>
                      <m:t>H</m:t>
                    </w:ins>
                  </m:r>
                </m:e>
                <m:sub>
                  <m:r>
                    <w:ins w:id="1655" w:author="Walgren, Patrick" w:date="2024-10-22T11:45:00Z" w16du:dateUtc="2024-10-22T17:45:00Z">
                      <w:rPr>
                        <w:rFonts w:ascii="Cambria Math" w:eastAsia="Calibri" w:hAnsi="Cambria Math" w:cs="Calibri"/>
                        <w:color w:val="000000" w:themeColor="dark1"/>
                        <w:kern w:val="0"/>
                        <w14:ligatures w14:val="none"/>
                      </w:rPr>
                      <m:t>min</m:t>
                    </w:ins>
                  </m:r>
                </m:sub>
              </m:sSub>
              <m:r>
                <w:ins w:id="1656" w:author="Walgren, Patrick" w:date="2024-10-22T11:45:00Z" w16du:dateUtc="2024-10-22T17:45:00Z">
                  <w:rPr>
                    <w:rFonts w:ascii="Cambria Math" w:eastAsia="Calibri" w:hAnsi="Cambria Math" w:cs="Calibri"/>
                    <w:color w:val="000000" w:themeColor="dark1"/>
                    <w:kern w:val="0"/>
                    <w14:ligatures w14:val="none"/>
                  </w:rPr>
                  <m:t>=0</m:t>
                </w:ins>
              </m:r>
            </m:oMath>
            <w:ins w:id="1657" w:author="Walgren, Patrick" w:date="2024-10-22T11:45:00Z" w16du:dateUtc="2024-10-22T17:45:00Z">
              <w:r w:rsidR="001C211F">
                <w:rPr>
                  <w:rFonts w:ascii="Calibri" w:eastAsia="Calibri" w:hAnsi="Calibri" w:cs="Calibri"/>
                  <w:color w:val="000000" w:themeColor="dark1"/>
                  <w:kern w:val="0"/>
                  <w14:ligatures w14:val="none"/>
                </w:rPr>
                <w:t>.</w:t>
              </w:r>
            </w:ins>
            <w:ins w:id="1658" w:author="Mingear, Jacob Lee" w:date="2024-10-07T16:50:00Z" w16du:dateUtc="2024-10-07T22:50:00Z">
              <w:del w:id="1659" w:author="Walgren, Patrick" w:date="2024-10-22T11:44:00Z" w16du:dateUtc="2024-10-22T17:44:00Z">
                <w:r w:rsidR="007F0C0D" w:rsidDel="001C211F">
                  <w:rPr>
                    <w:rFonts w:ascii="Calibri" w:eastAsia="Calibri" w:hAnsi="Calibri" w:cs="Calibri"/>
                    <w:color w:val="000000" w:themeColor="dark1"/>
                    <w:kern w:val="0"/>
                    <w14:ligatures w14:val="none"/>
                  </w:rPr>
                  <w:delText>ducated guess</w:delText>
                </w:r>
              </w:del>
            </w:ins>
            <w:commentRangeEnd w:id="1645"/>
            <w:del w:id="1660" w:author="Walgren, Patrick" w:date="2024-10-22T11:44:00Z" w16du:dateUtc="2024-10-22T17:44:00Z">
              <w:r w:rsidR="00CB19CB" w:rsidDel="001C211F">
                <w:rPr>
                  <w:rStyle w:val="CommentReference"/>
                </w:rPr>
                <w:commentReference w:id="1645"/>
              </w:r>
              <w:r w:rsidRPr="00410CAA" w:rsidDel="001C211F">
                <w:rPr>
                  <w:rFonts w:ascii="Calibri" w:eastAsia="Calibri" w:hAnsi="Calibri" w:cs="Calibri"/>
                  <w:color w:val="000000" w:themeColor="dark1"/>
                  <w:kern w:val="0"/>
                  <w14:ligatures w14:val="none"/>
                </w:rPr>
                <w:delText>,</w:delText>
              </w:r>
            </w:del>
            <w:r w:rsidRPr="00410CAA">
              <w:rPr>
                <w:rFonts w:ascii="Calibri" w:eastAsia="Calibri" w:hAnsi="Calibri" w:cs="Calibri"/>
                <w:color w:val="000000" w:themeColor="dark1"/>
                <w:kern w:val="0"/>
                <w14:ligatures w14:val="none"/>
              </w:rPr>
              <w:t xml:space="preserve"> </w:t>
            </w:r>
            <m:oMath>
              <m:sSub>
                <m:sSubPr>
                  <m:ctrlPr>
                    <w:rPr>
                      <w:rFonts w:ascii="Cambria Math" w:eastAsia="Calibri" w:hAnsi="Cambria Math" w:cs="Calibri"/>
                      <w:i/>
                      <w:color w:val="000000" w:themeColor="dark1"/>
                      <w:kern w:val="0"/>
                      <w14:ligatures w14:val="none"/>
                    </w:rPr>
                  </m:ctrlPr>
                </m:sSubPr>
                <m:e>
                  <m:r>
                    <w:rPr>
                      <w:rFonts w:ascii="Cambria Math" w:eastAsia="Calibri" w:hAnsi="Cambria Math" w:cs="Calibri"/>
                      <w:color w:val="000000" w:themeColor="dark1"/>
                      <w:kern w:val="0"/>
                      <w14:ligatures w14:val="none"/>
                    </w:rPr>
                    <m:t>n</m:t>
                  </m:r>
                </m:e>
                <m:sub>
                  <m:r>
                    <w:rPr>
                      <w:rFonts w:ascii="Cambria Math" w:eastAsia="Calibri" w:hAnsi="Cambria Math" w:cs="Calibri"/>
                      <w:color w:val="000000" w:themeColor="dark1"/>
                      <w:kern w:val="0"/>
                      <w14:ligatures w14:val="none"/>
                    </w:rPr>
                    <m:t>i</m:t>
                  </m:r>
                </m:sub>
              </m:sSub>
              <m:r>
                <w:rPr>
                  <w:rFonts w:ascii="Cambria Math" w:eastAsia="Calibri" w:hAnsi="Cambria Math" w:cs="Calibri"/>
                  <w:color w:val="000000" w:themeColor="dark1"/>
                  <w:kern w:val="0"/>
                  <w14:ligatures w14:val="none"/>
                </w:rPr>
                <m:t>=1</m:t>
              </m:r>
            </m:oMath>
            <w:r w:rsidRPr="005E2C6D">
              <w:rPr>
                <w:rFonts w:ascii="Calibri" w:eastAsia="Calibri" w:hAnsi="Calibri" w:cs="Calibri"/>
                <w:color w:val="000000" w:themeColor="dark1"/>
                <w:kern w:val="0"/>
                <w14:ligatures w14:val="none"/>
              </w:rPr>
              <w:t>.</w:t>
            </w:r>
          </w:p>
        </w:tc>
      </w:tr>
      <w:tr w:rsidR="00410CAA" w:rsidRPr="005E2C6D" w14:paraId="6ABA66F6" w14:textId="77777777" w:rsidTr="00410CAA">
        <w:trPr>
          <w:trHeight w:val="584"/>
        </w:trPr>
        <w:tc>
          <w:tcPr>
            <w:tcW w:w="0" w:type="auto"/>
            <w:hideMark/>
          </w:tcPr>
          <w:p w14:paraId="0EC346FF"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2</w:t>
            </w:r>
          </w:p>
        </w:tc>
        <w:tc>
          <w:tcPr>
            <w:tcW w:w="1728" w:type="dxa"/>
            <w:hideMark/>
          </w:tcPr>
          <w:p w14:paraId="7487709C" w14:textId="720D6547" w:rsidR="00410CAA" w:rsidRPr="00410CAA" w:rsidRDefault="00410CAA" w:rsidP="00410CAA">
            <w:pPr>
              <w:jc w:val="center"/>
              <w:rPr>
                <w:rFonts w:ascii="Arial" w:eastAsia="Times New Roman" w:hAnsi="Arial" w:cs="Arial"/>
                <w:kern w:val="0"/>
                <w14:ligatures w14:val="none"/>
              </w:rPr>
            </w:pPr>
            <w:del w:id="1661" w:author="Walgren, Patrick" w:date="2024-10-22T11:45:00Z" w16du:dateUtc="2024-10-22T17:45:00Z">
              <w:r w:rsidRPr="00410CAA" w:rsidDel="001C211F">
                <w:rPr>
                  <w:rFonts w:ascii="Calibri" w:eastAsia="Calibri" w:hAnsi="Calibri" w:cs="Calibri"/>
                  <w:color w:val="000000" w:themeColor="dark1"/>
                  <w:kern w:val="0"/>
                  <w14:ligatures w14:val="none"/>
                </w:rPr>
                <w:delText>2.09%</w:delText>
              </w:r>
            </w:del>
            <w:ins w:id="1662" w:author="Walgren, Patrick" w:date="2024-10-22T11:45:00Z" w16du:dateUtc="2024-10-22T17:45:00Z">
              <w:r w:rsidR="001C211F">
                <w:rPr>
                  <w:rFonts w:ascii="Calibri" w:eastAsia="Calibri" w:hAnsi="Calibri" w:cs="Calibri"/>
                  <w:color w:val="000000" w:themeColor="dark1"/>
                  <w:kern w:val="0"/>
                  <w14:ligatures w14:val="none"/>
                </w:rPr>
                <w:t>1.34%</w:t>
              </w:r>
            </w:ins>
          </w:p>
        </w:tc>
        <w:tc>
          <w:tcPr>
            <w:tcW w:w="6192" w:type="dxa"/>
            <w:hideMark/>
          </w:tcPr>
          <w:p w14:paraId="0AF817EC" w14:textId="36D62022" w:rsidR="00410CAA" w:rsidRPr="00410CAA" w:rsidRDefault="00410CAA" w:rsidP="00410CAA">
            <w:pPr>
              <w:rPr>
                <w:rFonts w:ascii="Arial" w:eastAsia="Times New Roman" w:hAnsi="Arial" w:cs="Arial"/>
                <w:kern w:val="0"/>
                <w14:ligatures w14:val="none"/>
              </w:rPr>
            </w:pPr>
            <w:del w:id="1663" w:author="Walgren, Patrick" w:date="2024-10-22T11:45:00Z" w16du:dateUtc="2024-10-22T17:45:00Z">
              <w:r w:rsidRPr="00410CAA" w:rsidDel="001C211F">
                <w:rPr>
                  <w:rFonts w:ascii="Calibri" w:eastAsia="Calibri" w:hAnsi="Calibri" w:cs="Calibri"/>
                  <w:color w:val="000000" w:themeColor="dark1"/>
                  <w:kern w:val="0"/>
                  <w14:ligatures w14:val="none"/>
                </w:rPr>
                <w:delText>Numerical calibration with bounds around analytical values</w:delText>
              </w:r>
            </w:del>
            <w:ins w:id="1664" w:author="Walgren, Patrick" w:date="2024-10-22T11:45:00Z" w16du:dateUtc="2024-10-22T17:45:00Z">
              <w:r w:rsidR="001C211F">
                <w:rPr>
                  <w:rFonts w:ascii="Calibri" w:eastAsia="Calibri" w:hAnsi="Calibri" w:cs="Calibri"/>
                  <w:color w:val="000000" w:themeColor="dark1"/>
                  <w:kern w:val="0"/>
                  <w14:ligatures w14:val="none"/>
                </w:rPr>
                <w:t>Widened bounds on thermoelastic and transformation strain properties. Maintained transformation</w:t>
              </w:r>
            </w:ins>
            <w:ins w:id="1665" w:author="Walgren, Patrick" w:date="2024-10-22T11:46:00Z" w16du:dateUtc="2024-10-22T17:46:00Z">
              <w:r w:rsidR="001C211F">
                <w:rPr>
                  <w:rFonts w:ascii="Calibri" w:eastAsia="Calibri" w:hAnsi="Calibri" w:cs="Calibri"/>
                  <w:color w:val="000000" w:themeColor="dark1"/>
                  <w:kern w:val="0"/>
                  <w14:ligatures w14:val="none"/>
                </w:rPr>
                <w:t xml:space="preserve"> temperature bounds. </w:t>
              </w:r>
            </w:ins>
            <m:oMath>
              <m:sSub>
                <m:sSubPr>
                  <m:ctrlPr>
                    <w:ins w:id="1666" w:author="Walgren, Patrick" w:date="2024-10-22T11:46:00Z" w16du:dateUtc="2024-10-22T17:46:00Z">
                      <w:rPr>
                        <w:rFonts w:ascii="Cambria Math" w:eastAsia="Calibri" w:hAnsi="Cambria Math" w:cs="Calibri"/>
                        <w:i/>
                        <w:color w:val="000000" w:themeColor="dark1"/>
                        <w:kern w:val="0"/>
                        <w14:ligatures w14:val="none"/>
                      </w:rPr>
                    </w:ins>
                  </m:ctrlPr>
                </m:sSubPr>
                <m:e>
                  <m:r>
                    <w:ins w:id="1667" w:author="Walgren, Patrick" w:date="2024-10-22T11:46:00Z" w16du:dateUtc="2024-10-22T17:46:00Z">
                      <w:rPr>
                        <w:rFonts w:ascii="Cambria Math" w:eastAsia="Calibri" w:hAnsi="Cambria Math" w:cs="Calibri"/>
                        <w:color w:val="000000" w:themeColor="dark1"/>
                        <w:kern w:val="0"/>
                        <w14:ligatures w14:val="none"/>
                      </w:rPr>
                      <m:t>σ</m:t>
                    </w:ins>
                  </m:r>
                </m:e>
                <m:sub>
                  <m:r>
                    <w:ins w:id="1668" w:author="Walgren, Patrick" w:date="2024-10-22T11:46:00Z" w16du:dateUtc="2024-10-22T17:46:00Z">
                      <w:rPr>
                        <w:rFonts w:ascii="Cambria Math" w:eastAsia="Calibri" w:hAnsi="Cambria Math" w:cs="Calibri"/>
                        <w:color w:val="000000" w:themeColor="dark1"/>
                        <w:kern w:val="0"/>
                        <w14:ligatures w14:val="none"/>
                      </w:rPr>
                      <m:t>crit</m:t>
                    </w:ins>
                  </m:r>
                </m:sub>
              </m:sSub>
              <m:r>
                <w:ins w:id="1669" w:author="Walgren, Patrick" w:date="2024-10-22T11:46:00Z" w16du:dateUtc="2024-10-22T17:46:00Z">
                  <w:rPr>
                    <w:rFonts w:ascii="Cambria Math" w:eastAsia="Calibri" w:hAnsi="Cambria Math" w:cs="Calibri"/>
                    <w:color w:val="000000" w:themeColor="dark1"/>
                    <w:kern w:val="0"/>
                    <w14:ligatures w14:val="none"/>
                  </w:rPr>
                  <m:t>=</m:t>
                </w:ins>
              </m:r>
              <m:sSub>
                <m:sSubPr>
                  <m:ctrlPr>
                    <w:ins w:id="1670" w:author="Walgren, Patrick" w:date="2024-10-22T11:46:00Z" w16du:dateUtc="2024-10-22T17:46:00Z">
                      <w:rPr>
                        <w:rFonts w:ascii="Cambria Math" w:eastAsia="Calibri" w:hAnsi="Cambria Math" w:cs="Calibri"/>
                        <w:i/>
                        <w:color w:val="000000" w:themeColor="dark1"/>
                        <w:kern w:val="0"/>
                        <w14:ligatures w14:val="none"/>
                      </w:rPr>
                    </w:ins>
                  </m:ctrlPr>
                </m:sSubPr>
                <m:e>
                  <m:r>
                    <w:ins w:id="1671" w:author="Walgren, Patrick" w:date="2024-10-22T11:46:00Z" w16du:dateUtc="2024-10-22T17:46:00Z">
                      <w:rPr>
                        <w:rFonts w:ascii="Cambria Math" w:eastAsia="Calibri" w:hAnsi="Cambria Math" w:cs="Calibri"/>
                        <w:color w:val="000000" w:themeColor="dark1"/>
                        <w:kern w:val="0"/>
                        <w14:ligatures w14:val="none"/>
                      </w:rPr>
                      <m:t>H</m:t>
                    </w:ins>
                  </m:r>
                </m:e>
                <m:sub>
                  <m:r>
                    <w:ins w:id="1672" w:author="Walgren, Patrick" w:date="2024-10-22T11:46:00Z" w16du:dateUtc="2024-10-22T17:46:00Z">
                      <w:rPr>
                        <w:rFonts w:ascii="Cambria Math" w:eastAsia="Calibri" w:hAnsi="Cambria Math" w:cs="Calibri"/>
                        <w:color w:val="000000" w:themeColor="dark1"/>
                        <w:kern w:val="0"/>
                        <w14:ligatures w14:val="none"/>
                      </w:rPr>
                      <m:t>min</m:t>
                    </w:ins>
                  </m:r>
                </m:sub>
              </m:sSub>
              <m:r>
                <w:ins w:id="1673" w:author="Walgren, Patrick" w:date="2024-10-22T11:46:00Z" w16du:dateUtc="2024-10-22T17:46:00Z">
                  <w:rPr>
                    <w:rFonts w:ascii="Cambria Math" w:eastAsia="Calibri" w:hAnsi="Cambria Math" w:cs="Calibri"/>
                    <w:color w:val="000000" w:themeColor="dark1"/>
                    <w:kern w:val="0"/>
                    <w14:ligatures w14:val="none"/>
                  </w:rPr>
                  <m:t>=0</m:t>
                </w:ins>
              </m:r>
            </m:oMath>
            <w:ins w:id="1674" w:author="Walgren, Patrick" w:date="2024-10-22T11:46:00Z" w16du:dateUtc="2024-10-22T17:46:00Z">
              <w:r w:rsidR="001C211F">
                <w:rPr>
                  <w:rFonts w:ascii="Calibri" w:eastAsia="Calibri" w:hAnsi="Calibri" w:cs="Calibri"/>
                  <w:color w:val="000000" w:themeColor="dark1"/>
                  <w:kern w:val="0"/>
                  <w14:ligatures w14:val="none"/>
                </w:rPr>
                <w:t>.</w:t>
              </w:r>
              <w:r w:rsidR="001C211F" w:rsidRPr="00410CAA">
                <w:rPr>
                  <w:rFonts w:ascii="Calibri" w:eastAsia="Calibri" w:hAnsi="Calibri" w:cs="Calibri"/>
                  <w:color w:val="000000" w:themeColor="dark1"/>
                  <w:kern w:val="0"/>
                  <w14:ligatures w14:val="none"/>
                </w:rPr>
                <w:t xml:space="preserve"> </w:t>
              </w:r>
            </w:ins>
            <m:oMath>
              <m:sSub>
                <m:sSubPr>
                  <m:ctrlPr>
                    <w:ins w:id="1675" w:author="Walgren, Patrick" w:date="2024-10-22T11:46:00Z" w16du:dateUtc="2024-10-22T17:46:00Z">
                      <w:rPr>
                        <w:rFonts w:ascii="Cambria Math" w:eastAsia="Calibri" w:hAnsi="Cambria Math" w:cs="Calibri"/>
                        <w:i/>
                        <w:color w:val="000000" w:themeColor="dark1"/>
                        <w:kern w:val="0"/>
                        <w14:ligatures w14:val="none"/>
                      </w:rPr>
                    </w:ins>
                  </m:ctrlPr>
                </m:sSubPr>
                <m:e>
                  <m:r>
                    <w:ins w:id="1676" w:author="Walgren, Patrick" w:date="2024-10-22T11:46:00Z" w16du:dateUtc="2024-10-22T17:46:00Z">
                      <w:rPr>
                        <w:rFonts w:ascii="Cambria Math" w:eastAsia="Calibri" w:hAnsi="Cambria Math" w:cs="Calibri"/>
                        <w:color w:val="000000" w:themeColor="dark1"/>
                        <w:kern w:val="0"/>
                        <w14:ligatures w14:val="none"/>
                      </w:rPr>
                      <m:t>n</m:t>
                    </w:ins>
                  </m:r>
                </m:e>
                <m:sub>
                  <m:r>
                    <w:ins w:id="1677" w:author="Walgren, Patrick" w:date="2024-10-22T11:46:00Z" w16du:dateUtc="2024-10-22T17:46:00Z">
                      <w:rPr>
                        <w:rFonts w:ascii="Cambria Math" w:eastAsia="Calibri" w:hAnsi="Cambria Math" w:cs="Calibri"/>
                        <w:color w:val="000000" w:themeColor="dark1"/>
                        <w:kern w:val="0"/>
                        <w14:ligatures w14:val="none"/>
                      </w:rPr>
                      <m:t>i</m:t>
                    </w:ins>
                  </m:r>
                </m:sub>
              </m:sSub>
              <m:r>
                <w:ins w:id="1678" w:author="Walgren, Patrick" w:date="2024-10-22T11:46:00Z" w16du:dateUtc="2024-10-22T17:46:00Z">
                  <w:rPr>
                    <w:rFonts w:ascii="Cambria Math" w:eastAsia="Calibri" w:hAnsi="Cambria Math" w:cs="Calibri"/>
                    <w:color w:val="000000" w:themeColor="dark1"/>
                    <w:kern w:val="0"/>
                    <w14:ligatures w14:val="none"/>
                  </w:rPr>
                  <m:t>=1</m:t>
                </w:ins>
              </m:r>
            </m:oMath>
            <w:ins w:id="1679" w:author="Walgren, Patrick" w:date="2024-10-22T11:46:00Z" w16du:dateUtc="2024-10-22T17:46:00Z">
              <w:r w:rsidR="001C211F" w:rsidRPr="005E2C6D">
                <w:rPr>
                  <w:rFonts w:ascii="Calibri" w:eastAsia="Calibri" w:hAnsi="Calibri" w:cs="Calibri"/>
                  <w:color w:val="000000" w:themeColor="dark1"/>
                  <w:kern w:val="0"/>
                  <w14:ligatures w14:val="none"/>
                </w:rPr>
                <w:t>.</w:t>
              </w:r>
            </w:ins>
          </w:p>
        </w:tc>
      </w:tr>
      <w:tr w:rsidR="00410CAA" w:rsidRPr="005E2C6D" w14:paraId="25D57CF5" w14:textId="77777777" w:rsidTr="00410CAA">
        <w:trPr>
          <w:trHeight w:val="584"/>
        </w:trPr>
        <w:tc>
          <w:tcPr>
            <w:tcW w:w="0" w:type="auto"/>
            <w:hideMark/>
          </w:tcPr>
          <w:p w14:paraId="0C0CEE58" w14:textId="77777777" w:rsidR="00410CAA" w:rsidRPr="00410CAA" w:rsidRDefault="00410CAA" w:rsidP="00410CAA">
            <w:pPr>
              <w:jc w:val="center"/>
              <w:rPr>
                <w:rFonts w:ascii="Arial" w:eastAsia="Times New Roman" w:hAnsi="Arial" w:cs="Arial"/>
                <w:kern w:val="0"/>
                <w14:ligatures w14:val="none"/>
              </w:rPr>
            </w:pPr>
            <w:r w:rsidRPr="00410CAA">
              <w:rPr>
                <w:rFonts w:ascii="Calibri" w:eastAsia="Calibri" w:hAnsi="Calibri" w:cs="Calibri"/>
                <w:color w:val="000000" w:themeColor="dark1"/>
                <w:kern w:val="0"/>
                <w14:ligatures w14:val="none"/>
              </w:rPr>
              <w:t>3</w:t>
            </w:r>
          </w:p>
        </w:tc>
        <w:tc>
          <w:tcPr>
            <w:tcW w:w="1728" w:type="dxa"/>
            <w:hideMark/>
          </w:tcPr>
          <w:p w14:paraId="67206CEC" w14:textId="336787BB" w:rsidR="00410CAA" w:rsidRPr="00410CAA" w:rsidRDefault="00410CAA" w:rsidP="00410CAA">
            <w:pPr>
              <w:jc w:val="center"/>
              <w:rPr>
                <w:rFonts w:ascii="Arial" w:eastAsia="Times New Roman" w:hAnsi="Arial" w:cs="Arial"/>
                <w:kern w:val="0"/>
                <w14:ligatures w14:val="none"/>
              </w:rPr>
            </w:pPr>
            <w:del w:id="1680" w:author="Walgren, Patrick" w:date="2024-10-22T11:46:00Z" w16du:dateUtc="2024-10-22T17:46:00Z">
              <w:r w:rsidRPr="00410CAA" w:rsidDel="001C211F">
                <w:rPr>
                  <w:rFonts w:ascii="Calibri" w:eastAsia="Calibri" w:hAnsi="Calibri" w:cs="Calibri"/>
                  <w:color w:val="000000" w:themeColor="dark1"/>
                  <w:kern w:val="0"/>
                  <w14:ligatures w14:val="none"/>
                </w:rPr>
                <w:delText>1.57%</w:delText>
              </w:r>
            </w:del>
            <w:ins w:id="1681" w:author="Walgren, Patrick" w:date="2024-10-22T11:46:00Z" w16du:dateUtc="2024-10-22T17:46:00Z">
              <w:r w:rsidR="001C211F">
                <w:rPr>
                  <w:rFonts w:ascii="Calibri" w:eastAsia="Calibri" w:hAnsi="Calibri" w:cs="Calibri"/>
                  <w:color w:val="000000" w:themeColor="dark1"/>
                  <w:kern w:val="0"/>
                  <w14:ligatures w14:val="none"/>
                </w:rPr>
                <w:t>1.31%</w:t>
              </w:r>
            </w:ins>
          </w:p>
        </w:tc>
        <w:tc>
          <w:tcPr>
            <w:tcW w:w="6192" w:type="dxa"/>
            <w:hideMark/>
          </w:tcPr>
          <w:p w14:paraId="61FF9A76" w14:textId="07DC43FF" w:rsidR="00410CAA" w:rsidRPr="00410CAA" w:rsidRDefault="00410CAA" w:rsidP="00410CAA">
            <w:pPr>
              <w:rPr>
                <w:rFonts w:ascii="Arial" w:eastAsia="Times New Roman" w:hAnsi="Arial" w:cs="Arial"/>
                <w:kern w:val="0"/>
                <w14:ligatures w14:val="none"/>
              </w:rPr>
            </w:pPr>
            <w:del w:id="1682" w:author="Walgren, Patrick" w:date="2024-10-22T11:46:00Z" w16du:dateUtc="2024-10-22T17:46:00Z">
              <w:r w:rsidRPr="00410CAA" w:rsidDel="001C211F">
                <w:rPr>
                  <w:rFonts w:ascii="Calibri" w:eastAsia="Calibri" w:hAnsi="Calibri" w:cs="Calibri"/>
                  <w:color w:val="000000" w:themeColor="dark1"/>
                  <w:kern w:val="0"/>
                  <w14:ligatures w14:val="none"/>
                </w:rPr>
                <w:delText xml:space="preserve">Widened bounds on </w:delText>
              </w:r>
            </w:del>
            <m:oMath>
              <m:sSub>
                <m:sSubPr>
                  <m:ctrlPr>
                    <w:del w:id="1683" w:author="Walgren, Patrick" w:date="2024-10-22T11:46:00Z" w16du:dateUtc="2024-10-22T17:46:00Z">
                      <w:rPr>
                        <w:rFonts w:ascii="Cambria Math" w:eastAsia="Calibri" w:hAnsi="Cambria Math" w:cs="Calibri"/>
                        <w:i/>
                        <w:color w:val="000000" w:themeColor="dark1"/>
                        <w:kern w:val="0"/>
                        <w14:ligatures w14:val="none"/>
                      </w:rPr>
                    </w:del>
                  </m:ctrlPr>
                </m:sSubPr>
                <m:e>
                  <m:r>
                    <w:del w:id="1684" w:author="Walgren, Patrick" w:date="2024-10-22T11:46:00Z" w16du:dateUtc="2024-10-22T17:46:00Z">
                      <w:rPr>
                        <w:rFonts w:ascii="Cambria Math" w:eastAsia="Calibri" w:hAnsi="Cambria Math" w:cs="Calibri"/>
                        <w:color w:val="000000" w:themeColor="dark1"/>
                        <w:kern w:val="0"/>
                        <w14:ligatures w14:val="none"/>
                      </w:rPr>
                      <m:t>A</m:t>
                    </w:del>
                  </m:r>
                </m:e>
                <m:sub>
                  <m:r>
                    <w:del w:id="1685" w:author="Walgren, Patrick" w:date="2024-10-22T11:46:00Z" w16du:dateUtc="2024-10-22T17:46:00Z">
                      <w:rPr>
                        <w:rFonts w:ascii="Cambria Math" w:eastAsia="Calibri" w:hAnsi="Cambria Math" w:cs="Calibri"/>
                        <w:color w:val="000000" w:themeColor="dark1"/>
                        <w:kern w:val="0"/>
                        <w14:ligatures w14:val="none"/>
                      </w:rPr>
                      <m:t>s</m:t>
                    </w:del>
                  </m:r>
                </m:sub>
              </m:sSub>
              <m:r>
                <w:del w:id="1686" w:author="Walgren, Patrick" w:date="2024-10-22T11:46:00Z" w16du:dateUtc="2024-10-22T17:46:00Z">
                  <w:rPr>
                    <w:rFonts w:ascii="Cambria Math" w:eastAsia="Calibri" w:hAnsi="Cambria Math" w:cs="Calibri"/>
                    <w:color w:val="000000" w:themeColor="dark1"/>
                    <w:kern w:val="0"/>
                    <w14:ligatures w14:val="none"/>
                  </w:rPr>
                  <m:t xml:space="preserve">, </m:t>
                </w:del>
              </m:r>
              <m:sSub>
                <m:sSubPr>
                  <m:ctrlPr>
                    <w:del w:id="1687" w:author="Walgren, Patrick" w:date="2024-10-22T11:46:00Z" w16du:dateUtc="2024-10-22T17:46:00Z">
                      <w:rPr>
                        <w:rFonts w:ascii="Cambria Math" w:eastAsia="Calibri" w:hAnsi="Cambria Math" w:cs="Calibri"/>
                        <w:i/>
                        <w:color w:val="000000" w:themeColor="dark1"/>
                        <w:kern w:val="0"/>
                        <w14:ligatures w14:val="none"/>
                      </w:rPr>
                    </w:del>
                  </m:ctrlPr>
                </m:sSubPr>
                <m:e>
                  <m:r>
                    <w:del w:id="1688" w:author="Walgren, Patrick" w:date="2024-10-22T11:46:00Z" w16du:dateUtc="2024-10-22T17:46:00Z">
                      <w:rPr>
                        <w:rFonts w:ascii="Cambria Math" w:eastAsia="Calibri" w:hAnsi="Cambria Math" w:cs="Calibri"/>
                        <w:color w:val="000000" w:themeColor="dark1"/>
                        <w:kern w:val="0"/>
                        <w14:ligatures w14:val="none"/>
                      </w:rPr>
                      <m:t>A</m:t>
                    </w:del>
                  </m:r>
                </m:e>
                <m:sub>
                  <m:r>
                    <w:del w:id="1689" w:author="Walgren, Patrick" w:date="2024-10-22T11:46:00Z" w16du:dateUtc="2024-10-22T17:46:00Z">
                      <w:rPr>
                        <w:rFonts w:ascii="Cambria Math" w:eastAsia="Calibri" w:hAnsi="Cambria Math" w:cs="Calibri"/>
                        <w:color w:val="000000" w:themeColor="dark1"/>
                        <w:kern w:val="0"/>
                        <w14:ligatures w14:val="none"/>
                      </w:rPr>
                      <m:t>f</m:t>
                    </w:del>
                  </m:r>
                </m:sub>
              </m:sSub>
              <m:r>
                <w:del w:id="1690" w:author="Walgren, Patrick" w:date="2024-10-22T11:46:00Z" w16du:dateUtc="2024-10-22T17:46:00Z">
                  <w:rPr>
                    <w:rFonts w:ascii="Cambria Math" w:eastAsia="Calibri" w:hAnsi="Cambria Math" w:cs="Calibri"/>
                    <w:color w:val="000000" w:themeColor="dark1"/>
                    <w:kern w:val="0"/>
                    <w14:ligatures w14:val="none"/>
                  </w:rPr>
                  <m:t xml:space="preserve">, </m:t>
                </w:del>
              </m:r>
              <m:sSup>
                <m:sSupPr>
                  <m:ctrlPr>
                    <w:del w:id="1691" w:author="Walgren, Patrick" w:date="2024-10-22T11:46:00Z" w16du:dateUtc="2024-10-22T17:46:00Z">
                      <w:rPr>
                        <w:rFonts w:ascii="Cambria Math" w:eastAsia="Calibri" w:hAnsi="Cambria Math" w:cs="Calibri"/>
                        <w:i/>
                        <w:color w:val="000000" w:themeColor="dark1"/>
                        <w:kern w:val="0"/>
                        <w14:ligatures w14:val="none"/>
                      </w:rPr>
                    </w:del>
                  </m:ctrlPr>
                </m:sSupPr>
                <m:e>
                  <m:r>
                    <w:del w:id="1692" w:author="Walgren, Patrick" w:date="2024-10-22T11:46:00Z" w16du:dateUtc="2024-10-22T17:46:00Z">
                      <w:rPr>
                        <w:rFonts w:ascii="Cambria Math" w:eastAsia="Calibri" w:hAnsi="Cambria Math" w:cs="Calibri"/>
                        <w:color w:val="000000" w:themeColor="dark1"/>
                        <w:kern w:val="0"/>
                        <w14:ligatures w14:val="none"/>
                      </w:rPr>
                      <m:t>C</m:t>
                    </w:del>
                  </m:r>
                </m:e>
                <m:sup>
                  <m:r>
                    <w:del w:id="1693" w:author="Walgren, Patrick" w:date="2024-10-22T11:46:00Z" w16du:dateUtc="2024-10-22T17:46:00Z">
                      <w:rPr>
                        <w:rFonts w:ascii="Cambria Math" w:eastAsia="Calibri" w:hAnsi="Cambria Math" w:cs="Calibri"/>
                        <w:color w:val="000000" w:themeColor="dark1"/>
                        <w:kern w:val="0"/>
                        <w14:ligatures w14:val="none"/>
                      </w:rPr>
                      <m:t>A</m:t>
                    </w:del>
                  </m:r>
                </m:sup>
              </m:sSup>
              <m:r>
                <w:del w:id="1694" w:author="Walgren, Patrick" w:date="2024-10-22T11:46:00Z" w16du:dateUtc="2024-10-22T17:46:00Z">
                  <w:rPr>
                    <w:rFonts w:ascii="Cambria Math" w:eastAsia="Calibri" w:hAnsi="Cambria Math" w:cs="Calibri"/>
                    <w:color w:val="000000" w:themeColor="dark1"/>
                    <w:kern w:val="0"/>
                    <w14:ligatures w14:val="none"/>
                  </w:rPr>
                  <m:t xml:space="preserve">, </m:t>
                </w:del>
              </m:r>
            </m:oMath>
            <w:del w:id="1695" w:author="Walgren, Patrick" w:date="2024-10-22T11:46:00Z" w16du:dateUtc="2024-10-22T17:46:00Z">
              <w:r w:rsidRPr="005E2C6D" w:rsidDel="001C211F">
                <w:rPr>
                  <w:rFonts w:ascii="Calibri" w:eastAsia="Calibri" w:hAnsi="Calibri" w:cs="Calibri"/>
                  <w:color w:val="000000" w:themeColor="dark1"/>
                  <w:kern w:val="0"/>
                  <w14:ligatures w14:val="none"/>
                </w:rPr>
                <w:delText xml:space="preserve">and </w:delText>
              </w:r>
            </w:del>
            <m:oMath>
              <m:sSup>
                <m:sSupPr>
                  <m:ctrlPr>
                    <w:del w:id="1696" w:author="Walgren, Patrick" w:date="2024-10-22T11:46:00Z" w16du:dateUtc="2024-10-22T17:46:00Z">
                      <w:rPr>
                        <w:rFonts w:ascii="Cambria Math" w:eastAsia="Calibri" w:hAnsi="Cambria Math" w:cs="Calibri"/>
                        <w:i/>
                        <w:color w:val="000000" w:themeColor="dark1"/>
                        <w:kern w:val="0"/>
                        <w14:ligatures w14:val="none"/>
                      </w:rPr>
                    </w:del>
                  </m:ctrlPr>
                </m:sSupPr>
                <m:e>
                  <m:r>
                    <w:del w:id="1697" w:author="Walgren, Patrick" w:date="2024-10-22T11:46:00Z" w16du:dateUtc="2024-10-22T17:46:00Z">
                      <w:rPr>
                        <w:rFonts w:ascii="Cambria Math" w:eastAsia="Calibri" w:hAnsi="Cambria Math" w:cs="Calibri"/>
                        <w:color w:val="000000" w:themeColor="dark1"/>
                        <w:kern w:val="0"/>
                        <w14:ligatures w14:val="none"/>
                      </w:rPr>
                      <m:t>C</m:t>
                    </w:del>
                  </m:r>
                </m:e>
                <m:sup>
                  <m:r>
                    <w:del w:id="1698" w:author="Walgren, Patrick" w:date="2024-10-22T11:46:00Z" w16du:dateUtc="2024-10-22T17:46:00Z">
                      <w:rPr>
                        <w:rFonts w:ascii="Cambria Math" w:eastAsia="Calibri" w:hAnsi="Cambria Math" w:cs="Calibri"/>
                        <w:color w:val="000000" w:themeColor="dark1"/>
                        <w:kern w:val="0"/>
                        <w14:ligatures w14:val="none"/>
                      </w:rPr>
                      <m:t>M</m:t>
                    </w:del>
                  </m:r>
                </m:sup>
              </m:sSup>
            </m:oMath>
            <w:del w:id="1699" w:author="Walgren, Patrick" w:date="2024-10-22T11:46:00Z" w16du:dateUtc="2024-10-22T17:46:00Z">
              <w:r w:rsidRPr="005E2C6D" w:rsidDel="001C211F">
                <w:rPr>
                  <w:rFonts w:ascii="Calibri" w:eastAsia="Calibri" w:hAnsi="Calibri" w:cs="Calibri"/>
                  <w:color w:val="000000" w:themeColor="dark1"/>
                  <w:kern w:val="0"/>
                  <w14:ligatures w14:val="none"/>
                </w:rPr>
                <w:delText>.</w:delText>
              </w:r>
            </w:del>
            <w:ins w:id="1700" w:author="Walgren, Patrick" w:date="2024-10-22T11:46:00Z" w16du:dateUtc="2024-10-22T17:46:00Z">
              <w:r w:rsidR="001C211F">
                <w:rPr>
                  <w:rFonts w:ascii="Calibri" w:eastAsia="Calibri" w:hAnsi="Calibri" w:cs="Calibri"/>
                  <w:color w:val="000000" w:themeColor="dark1"/>
                  <w:kern w:val="0"/>
                  <w14:ligatures w14:val="none"/>
                </w:rPr>
                <w:t>Froze all properties besides transformation temperatures and smooth hardening coefficients.</w:t>
              </w:r>
            </w:ins>
          </w:p>
        </w:tc>
      </w:tr>
      <w:tr w:rsidR="00410CAA" w:rsidRPr="005E2C6D" w:rsidDel="001C211F" w14:paraId="57F58C89" w14:textId="7276FD35" w:rsidTr="00410CAA">
        <w:trPr>
          <w:trHeight w:val="584"/>
          <w:del w:id="1701" w:author="Walgren, Patrick" w:date="2024-10-22T11:46:00Z"/>
        </w:trPr>
        <w:tc>
          <w:tcPr>
            <w:tcW w:w="0" w:type="auto"/>
            <w:hideMark/>
          </w:tcPr>
          <w:p w14:paraId="0A277F8D" w14:textId="414834CE" w:rsidR="00410CAA" w:rsidRPr="00410CAA" w:rsidDel="001C211F" w:rsidRDefault="00410CAA" w:rsidP="00410CAA">
            <w:pPr>
              <w:jc w:val="center"/>
              <w:rPr>
                <w:del w:id="1702" w:author="Walgren, Patrick" w:date="2024-10-22T11:46:00Z" w16du:dateUtc="2024-10-22T17:46:00Z"/>
                <w:rFonts w:ascii="Arial" w:eastAsia="Times New Roman" w:hAnsi="Arial" w:cs="Arial"/>
                <w:kern w:val="0"/>
                <w14:ligatures w14:val="none"/>
              </w:rPr>
            </w:pPr>
            <w:del w:id="1703" w:author="Walgren, Patrick" w:date="2024-10-22T11:46:00Z" w16du:dateUtc="2024-10-22T17:46:00Z">
              <w:r w:rsidRPr="00410CAA" w:rsidDel="001C211F">
                <w:rPr>
                  <w:rFonts w:ascii="Calibri" w:eastAsia="Calibri" w:hAnsi="Calibri" w:cs="Calibri"/>
                  <w:color w:val="000000" w:themeColor="dark1"/>
                  <w:kern w:val="0"/>
                  <w14:ligatures w14:val="none"/>
                </w:rPr>
                <w:delText>4</w:delText>
              </w:r>
            </w:del>
          </w:p>
        </w:tc>
        <w:tc>
          <w:tcPr>
            <w:tcW w:w="1728" w:type="dxa"/>
            <w:hideMark/>
          </w:tcPr>
          <w:p w14:paraId="2854EEB5" w14:textId="545EDFA8" w:rsidR="00410CAA" w:rsidRPr="00410CAA" w:rsidDel="001C211F" w:rsidRDefault="00410CAA" w:rsidP="00410CAA">
            <w:pPr>
              <w:jc w:val="center"/>
              <w:rPr>
                <w:del w:id="1704" w:author="Walgren, Patrick" w:date="2024-10-22T11:46:00Z" w16du:dateUtc="2024-10-22T17:46:00Z"/>
                <w:rFonts w:ascii="Arial" w:eastAsia="Times New Roman" w:hAnsi="Arial" w:cs="Arial"/>
                <w:kern w:val="0"/>
                <w14:ligatures w14:val="none"/>
              </w:rPr>
            </w:pPr>
            <w:del w:id="1705" w:author="Walgren, Patrick" w:date="2024-10-22T11:46:00Z" w16du:dateUtc="2024-10-22T17:46:00Z">
              <w:r w:rsidRPr="00410CAA" w:rsidDel="001C211F">
                <w:rPr>
                  <w:rFonts w:ascii="Calibri" w:eastAsia="Calibri" w:hAnsi="Calibri" w:cs="Calibri"/>
                  <w:color w:val="000000" w:themeColor="dark1"/>
                  <w:kern w:val="0"/>
                  <w14:ligatures w14:val="none"/>
                </w:rPr>
                <w:delText>1.46%</w:delText>
              </w:r>
            </w:del>
          </w:p>
        </w:tc>
        <w:tc>
          <w:tcPr>
            <w:tcW w:w="6192" w:type="dxa"/>
            <w:hideMark/>
          </w:tcPr>
          <w:p w14:paraId="5D566F38" w14:textId="5F5246E7" w:rsidR="00410CAA" w:rsidRPr="00410CAA" w:rsidDel="001C211F" w:rsidRDefault="00410CAA" w:rsidP="00410CAA">
            <w:pPr>
              <w:rPr>
                <w:del w:id="1706" w:author="Walgren, Patrick" w:date="2024-10-22T11:46:00Z" w16du:dateUtc="2024-10-22T17:46:00Z"/>
                <w:rFonts w:ascii="Calibri" w:eastAsia="Calibri" w:hAnsi="Calibri" w:cs="Calibri"/>
                <w:color w:val="000000" w:themeColor="dark1"/>
                <w:kern w:val="0"/>
                <w14:ligatures w14:val="none"/>
              </w:rPr>
            </w:pPr>
            <w:del w:id="1707" w:author="Walgren, Patrick" w:date="2024-10-22T11:46:00Z" w16du:dateUtc="2024-10-22T17:46:00Z">
              <w:r w:rsidRPr="00410CAA" w:rsidDel="001C211F">
                <w:rPr>
                  <w:rFonts w:ascii="Calibri" w:eastAsia="Calibri" w:hAnsi="Calibri" w:cs="Calibri"/>
                  <w:color w:val="000000" w:themeColor="dark1"/>
                  <w:kern w:val="0"/>
                  <w14:ligatures w14:val="none"/>
                </w:rPr>
                <w:delText xml:space="preserve">Widened bounds on </w:delText>
              </w:r>
            </w:del>
            <m:oMath>
              <m:sSub>
                <m:sSubPr>
                  <m:ctrlPr>
                    <w:del w:id="1708" w:author="Walgren, Patrick" w:date="2024-10-22T11:46:00Z" w16du:dateUtc="2024-10-22T17:46:00Z">
                      <w:rPr>
                        <w:rFonts w:ascii="Cambria Math" w:eastAsia="Calibri" w:hAnsi="Cambria Math" w:cs="Calibri"/>
                        <w:i/>
                        <w:color w:val="000000" w:themeColor="dark1"/>
                        <w:kern w:val="0"/>
                        <w14:ligatures w14:val="none"/>
                      </w:rPr>
                    </w:del>
                  </m:ctrlPr>
                </m:sSubPr>
                <m:e>
                  <m:r>
                    <w:del w:id="1709" w:author="Walgren, Patrick" w:date="2024-10-22T11:46:00Z" w16du:dateUtc="2024-10-22T17:46:00Z">
                      <w:rPr>
                        <w:rFonts w:ascii="Cambria Math" w:eastAsia="Calibri" w:hAnsi="Cambria Math" w:cs="Calibri"/>
                        <w:color w:val="000000" w:themeColor="dark1"/>
                        <w:kern w:val="0"/>
                        <w14:ligatures w14:val="none"/>
                      </w:rPr>
                      <m:t>M</m:t>
                    </w:del>
                  </m:r>
                </m:e>
                <m:sub>
                  <m:r>
                    <w:del w:id="1710" w:author="Walgren, Patrick" w:date="2024-10-22T11:46:00Z" w16du:dateUtc="2024-10-22T17:46:00Z">
                      <w:rPr>
                        <w:rFonts w:ascii="Cambria Math" w:eastAsia="Calibri" w:hAnsi="Cambria Math" w:cs="Calibri"/>
                        <w:color w:val="000000" w:themeColor="dark1"/>
                        <w:kern w:val="0"/>
                        <w14:ligatures w14:val="none"/>
                      </w:rPr>
                      <m:t>s</m:t>
                    </w:del>
                  </m:r>
                </m:sub>
              </m:sSub>
              <m:r>
                <w:del w:id="1711" w:author="Walgren, Patrick" w:date="2024-10-22T11:46:00Z" w16du:dateUtc="2024-10-22T17:46:00Z">
                  <w:rPr>
                    <w:rFonts w:ascii="Cambria Math" w:eastAsia="Calibri" w:hAnsi="Cambria Math" w:cs="Calibri"/>
                    <w:color w:val="000000" w:themeColor="dark1"/>
                    <w:kern w:val="0"/>
                    <w14:ligatures w14:val="none"/>
                  </w:rPr>
                  <m:t xml:space="preserve">, </m:t>
                </w:del>
              </m:r>
              <m:sSub>
                <m:sSubPr>
                  <m:ctrlPr>
                    <w:del w:id="1712" w:author="Walgren, Patrick" w:date="2024-10-22T11:46:00Z" w16du:dateUtc="2024-10-22T17:46:00Z">
                      <w:rPr>
                        <w:rFonts w:ascii="Cambria Math" w:eastAsia="Calibri" w:hAnsi="Cambria Math" w:cs="Calibri"/>
                        <w:i/>
                        <w:color w:val="000000" w:themeColor="dark1"/>
                        <w:kern w:val="0"/>
                        <w14:ligatures w14:val="none"/>
                      </w:rPr>
                    </w:del>
                  </m:ctrlPr>
                </m:sSubPr>
                <m:e>
                  <m:r>
                    <w:del w:id="1713" w:author="Walgren, Patrick" w:date="2024-10-22T11:46:00Z" w16du:dateUtc="2024-10-22T17:46:00Z">
                      <w:rPr>
                        <w:rFonts w:ascii="Cambria Math" w:eastAsia="Calibri" w:hAnsi="Cambria Math" w:cs="Calibri"/>
                        <w:color w:val="000000" w:themeColor="dark1"/>
                        <w:kern w:val="0"/>
                        <w14:ligatures w14:val="none"/>
                      </w:rPr>
                      <m:t>M</m:t>
                    </w:del>
                  </m:r>
                </m:e>
                <m:sub>
                  <m:r>
                    <w:del w:id="1714" w:author="Walgren, Patrick" w:date="2024-10-22T11:46:00Z" w16du:dateUtc="2024-10-22T17:46:00Z">
                      <w:rPr>
                        <w:rFonts w:ascii="Cambria Math" w:eastAsia="Calibri" w:hAnsi="Cambria Math" w:cs="Calibri"/>
                        <w:color w:val="000000" w:themeColor="dark1"/>
                        <w:kern w:val="0"/>
                        <w14:ligatures w14:val="none"/>
                      </w:rPr>
                      <m:t>f</m:t>
                    </w:del>
                  </m:r>
                </m:sub>
              </m:sSub>
              <m:r>
                <w:del w:id="1715" w:author="Walgren, Patrick" w:date="2024-10-22T11:46:00Z" w16du:dateUtc="2024-10-22T17:46:00Z">
                  <w:rPr>
                    <w:rFonts w:ascii="Cambria Math" w:eastAsia="Calibri" w:hAnsi="Cambria Math" w:cs="Calibri"/>
                    <w:color w:val="000000" w:themeColor="dark1"/>
                    <w:kern w:val="0"/>
                    <w14:ligatures w14:val="none"/>
                  </w:rPr>
                  <m:t xml:space="preserve">, </m:t>
                </w:del>
              </m:r>
              <m:sSub>
                <m:sSubPr>
                  <m:ctrlPr>
                    <w:del w:id="1716" w:author="Walgren, Patrick" w:date="2024-10-22T11:46:00Z" w16du:dateUtc="2024-10-22T17:46:00Z">
                      <w:rPr>
                        <w:rFonts w:ascii="Cambria Math" w:eastAsia="Calibri" w:hAnsi="Cambria Math" w:cs="Calibri"/>
                        <w:i/>
                        <w:color w:val="000000" w:themeColor="dark1"/>
                        <w:kern w:val="0"/>
                        <w14:ligatures w14:val="none"/>
                      </w:rPr>
                    </w:del>
                  </m:ctrlPr>
                </m:sSubPr>
                <m:e>
                  <m:r>
                    <w:del w:id="1717" w:author="Walgren, Patrick" w:date="2024-10-22T11:46:00Z" w16du:dateUtc="2024-10-22T17:46:00Z">
                      <w:rPr>
                        <w:rFonts w:ascii="Cambria Math" w:eastAsia="Calibri" w:hAnsi="Cambria Math" w:cs="Calibri"/>
                        <w:color w:val="000000" w:themeColor="dark1"/>
                        <w:kern w:val="0"/>
                        <w14:ligatures w14:val="none"/>
                      </w:rPr>
                      <m:t>A</m:t>
                    </w:del>
                  </m:r>
                </m:e>
                <m:sub>
                  <m:r>
                    <w:del w:id="1718" w:author="Walgren, Patrick" w:date="2024-10-22T11:46:00Z" w16du:dateUtc="2024-10-22T17:46:00Z">
                      <w:rPr>
                        <w:rFonts w:ascii="Cambria Math" w:eastAsia="Calibri" w:hAnsi="Cambria Math" w:cs="Calibri"/>
                        <w:color w:val="000000" w:themeColor="dark1"/>
                        <w:kern w:val="0"/>
                        <w14:ligatures w14:val="none"/>
                      </w:rPr>
                      <m:t>s</m:t>
                    </w:del>
                  </m:r>
                </m:sub>
              </m:sSub>
              <m:r>
                <w:del w:id="1719" w:author="Walgren, Patrick" w:date="2024-10-22T11:46:00Z" w16du:dateUtc="2024-10-22T17:46:00Z">
                  <w:rPr>
                    <w:rFonts w:ascii="Cambria Math" w:eastAsia="Calibri" w:hAnsi="Cambria Math" w:cs="Calibri"/>
                    <w:color w:val="000000" w:themeColor="dark1"/>
                    <w:kern w:val="0"/>
                    <w14:ligatures w14:val="none"/>
                  </w:rPr>
                  <m:t xml:space="preserve">, </m:t>
                </w:del>
              </m:r>
              <m:sSub>
                <m:sSubPr>
                  <m:ctrlPr>
                    <w:del w:id="1720" w:author="Walgren, Patrick" w:date="2024-10-22T11:46:00Z" w16du:dateUtc="2024-10-22T17:46:00Z">
                      <w:rPr>
                        <w:rFonts w:ascii="Cambria Math" w:eastAsia="Calibri" w:hAnsi="Cambria Math" w:cs="Calibri"/>
                        <w:i/>
                        <w:color w:val="000000" w:themeColor="dark1"/>
                        <w:kern w:val="0"/>
                        <w14:ligatures w14:val="none"/>
                      </w:rPr>
                    </w:del>
                  </m:ctrlPr>
                </m:sSubPr>
                <m:e>
                  <m:r>
                    <w:del w:id="1721" w:author="Walgren, Patrick" w:date="2024-10-22T11:46:00Z" w16du:dateUtc="2024-10-22T17:46:00Z">
                      <w:rPr>
                        <w:rFonts w:ascii="Cambria Math" w:eastAsia="Calibri" w:hAnsi="Cambria Math" w:cs="Calibri"/>
                        <w:color w:val="000000" w:themeColor="dark1"/>
                        <w:kern w:val="0"/>
                        <w14:ligatures w14:val="none"/>
                      </w:rPr>
                      <m:t>A</m:t>
                    </w:del>
                  </m:r>
                </m:e>
                <m:sub>
                  <m:r>
                    <w:del w:id="1722" w:author="Walgren, Patrick" w:date="2024-10-22T11:46:00Z" w16du:dateUtc="2024-10-22T17:46:00Z">
                      <w:rPr>
                        <w:rFonts w:ascii="Cambria Math" w:eastAsia="Calibri" w:hAnsi="Cambria Math" w:cs="Calibri"/>
                        <w:color w:val="000000" w:themeColor="dark1"/>
                        <w:kern w:val="0"/>
                        <w14:ligatures w14:val="none"/>
                      </w:rPr>
                      <m:t>f</m:t>
                    </w:del>
                  </m:r>
                </m:sub>
              </m:sSub>
              <m:r>
                <w:del w:id="1723" w:author="Walgren, Patrick" w:date="2024-10-22T11:46:00Z" w16du:dateUtc="2024-10-22T17:46:00Z">
                  <w:rPr>
                    <w:rFonts w:ascii="Cambria Math" w:eastAsia="Calibri" w:hAnsi="Cambria Math" w:cs="Calibri"/>
                    <w:color w:val="000000" w:themeColor="dark1"/>
                    <w:kern w:val="0"/>
                    <w14:ligatures w14:val="none"/>
                  </w:rPr>
                  <m:t xml:space="preserve">,α, </m:t>
                </w:del>
              </m:r>
            </m:oMath>
            <w:del w:id="1724" w:author="Walgren, Patrick" w:date="2024-10-22T11:46:00Z" w16du:dateUtc="2024-10-22T17:46:00Z">
              <w:r w:rsidRPr="005E2C6D" w:rsidDel="001C211F">
                <w:rPr>
                  <w:rFonts w:ascii="Calibri" w:eastAsia="Calibri" w:hAnsi="Calibri" w:cs="Calibri"/>
                  <w:color w:val="000000" w:themeColor="dark1"/>
                  <w:kern w:val="0"/>
                  <w14:ligatures w14:val="none"/>
                </w:rPr>
                <w:delText xml:space="preserve">and </w:delText>
              </w:r>
            </w:del>
            <m:oMath>
              <m:sSup>
                <m:sSupPr>
                  <m:ctrlPr>
                    <w:del w:id="1725" w:author="Walgren, Patrick" w:date="2024-10-22T11:46:00Z" w16du:dateUtc="2024-10-22T17:46:00Z">
                      <w:rPr>
                        <w:rFonts w:ascii="Cambria Math" w:eastAsia="Calibri" w:hAnsi="Cambria Math" w:cs="Calibri"/>
                        <w:i/>
                        <w:color w:val="000000" w:themeColor="dark1"/>
                        <w:kern w:val="0"/>
                        <w14:ligatures w14:val="none"/>
                      </w:rPr>
                    </w:del>
                  </m:ctrlPr>
                </m:sSupPr>
                <m:e>
                  <m:r>
                    <w:del w:id="1726" w:author="Walgren, Patrick" w:date="2024-10-22T11:46:00Z" w16du:dateUtc="2024-10-22T17:46:00Z">
                      <w:rPr>
                        <w:rFonts w:ascii="Cambria Math" w:eastAsia="Calibri" w:hAnsi="Cambria Math" w:cs="Calibri"/>
                        <w:color w:val="000000" w:themeColor="dark1"/>
                        <w:kern w:val="0"/>
                        <w14:ligatures w14:val="none"/>
                      </w:rPr>
                      <m:t>C</m:t>
                    </w:del>
                  </m:r>
                </m:e>
                <m:sup>
                  <m:r>
                    <w:del w:id="1727" w:author="Walgren, Patrick" w:date="2024-10-22T11:46:00Z" w16du:dateUtc="2024-10-22T17:46:00Z">
                      <w:rPr>
                        <w:rFonts w:ascii="Cambria Math" w:eastAsia="Calibri" w:hAnsi="Cambria Math" w:cs="Calibri"/>
                        <w:color w:val="000000" w:themeColor="dark1"/>
                        <w:kern w:val="0"/>
                        <w14:ligatures w14:val="none"/>
                      </w:rPr>
                      <m:t>M</m:t>
                    </w:del>
                  </m:r>
                </m:sup>
              </m:sSup>
            </m:oMath>
            <w:del w:id="1728" w:author="Walgren, Patrick" w:date="2024-10-22T11:46:00Z" w16du:dateUtc="2024-10-22T17:46:00Z">
              <w:r w:rsidRPr="005E2C6D" w:rsidDel="001C211F">
                <w:rPr>
                  <w:rFonts w:ascii="Calibri" w:eastAsia="Calibri" w:hAnsi="Calibri" w:cs="Calibri"/>
                  <w:color w:val="000000" w:themeColor="dark1"/>
                  <w:kern w:val="0"/>
                  <w14:ligatures w14:val="none"/>
                </w:rPr>
                <w:delText xml:space="preserve">. Fixed </w:delText>
              </w:r>
            </w:del>
            <m:oMath>
              <m:sSup>
                <m:sSupPr>
                  <m:ctrlPr>
                    <w:del w:id="1729" w:author="Walgren, Patrick" w:date="2024-10-22T11:46:00Z" w16du:dateUtc="2024-10-22T17:46:00Z">
                      <w:rPr>
                        <w:rFonts w:ascii="Cambria Math" w:eastAsia="Calibri" w:hAnsi="Cambria Math" w:cs="Calibri"/>
                        <w:i/>
                        <w:color w:val="000000" w:themeColor="dark1"/>
                        <w:kern w:val="0"/>
                        <w14:ligatures w14:val="none"/>
                      </w:rPr>
                    </w:del>
                  </m:ctrlPr>
                </m:sSupPr>
                <m:e>
                  <m:r>
                    <w:del w:id="1730" w:author="Walgren, Patrick" w:date="2024-10-22T11:46:00Z" w16du:dateUtc="2024-10-22T17:46:00Z">
                      <w:rPr>
                        <w:rFonts w:ascii="Cambria Math" w:eastAsia="Calibri" w:hAnsi="Cambria Math" w:cs="Calibri"/>
                        <w:color w:val="000000" w:themeColor="dark1"/>
                        <w:kern w:val="0"/>
                        <w14:ligatures w14:val="none"/>
                      </w:rPr>
                      <m:t>E</m:t>
                    </w:del>
                  </m:r>
                </m:e>
                <m:sup>
                  <m:r>
                    <w:del w:id="1731" w:author="Walgren, Patrick" w:date="2024-10-22T11:46:00Z" w16du:dateUtc="2024-10-22T17:46:00Z">
                      <w:rPr>
                        <w:rFonts w:ascii="Cambria Math" w:eastAsia="Calibri" w:hAnsi="Cambria Math" w:cs="Calibri"/>
                        <w:color w:val="000000" w:themeColor="dark1"/>
                        <w:kern w:val="0"/>
                        <w14:ligatures w14:val="none"/>
                      </w:rPr>
                      <m:t>M</m:t>
                    </w:del>
                  </m:r>
                </m:sup>
              </m:sSup>
              <m:r>
                <w:del w:id="1732" w:author="Walgren, Patrick" w:date="2024-10-22T11:46:00Z" w16du:dateUtc="2024-10-22T17:46:00Z">
                  <w:rPr>
                    <w:rFonts w:ascii="Cambria Math" w:eastAsia="Calibri" w:hAnsi="Cambria Math" w:cs="Calibri"/>
                    <w:color w:val="000000" w:themeColor="dark1"/>
                    <w:kern w:val="0"/>
                    <w14:ligatures w14:val="none"/>
                  </w:rPr>
                  <m:t xml:space="preserve">, </m:t>
                </w:del>
              </m:r>
              <m:sSup>
                <m:sSupPr>
                  <m:ctrlPr>
                    <w:del w:id="1733" w:author="Walgren, Patrick" w:date="2024-10-22T11:46:00Z" w16du:dateUtc="2024-10-22T17:46:00Z">
                      <w:rPr>
                        <w:rFonts w:ascii="Cambria Math" w:eastAsia="Calibri" w:hAnsi="Cambria Math" w:cs="Calibri"/>
                        <w:i/>
                        <w:color w:val="000000" w:themeColor="dark1"/>
                        <w:kern w:val="0"/>
                        <w14:ligatures w14:val="none"/>
                      </w:rPr>
                    </w:del>
                  </m:ctrlPr>
                </m:sSupPr>
                <m:e>
                  <m:r>
                    <w:del w:id="1734" w:author="Walgren, Patrick" w:date="2024-10-22T11:46:00Z" w16du:dateUtc="2024-10-22T17:46:00Z">
                      <w:rPr>
                        <w:rFonts w:ascii="Cambria Math" w:eastAsia="Calibri" w:hAnsi="Cambria Math" w:cs="Calibri"/>
                        <w:color w:val="000000" w:themeColor="dark1"/>
                        <w:kern w:val="0"/>
                        <w14:ligatures w14:val="none"/>
                      </w:rPr>
                      <m:t>E</m:t>
                    </w:del>
                  </m:r>
                </m:e>
                <m:sup>
                  <m:r>
                    <w:del w:id="1735" w:author="Walgren, Patrick" w:date="2024-10-22T11:46:00Z" w16du:dateUtc="2024-10-22T17:46:00Z">
                      <w:rPr>
                        <w:rFonts w:ascii="Cambria Math" w:eastAsia="Calibri" w:hAnsi="Cambria Math" w:cs="Calibri"/>
                        <w:color w:val="000000" w:themeColor="dark1"/>
                        <w:kern w:val="0"/>
                        <w14:ligatures w14:val="none"/>
                      </w:rPr>
                      <m:t>A</m:t>
                    </w:del>
                  </m:r>
                </m:sup>
              </m:sSup>
              <m:r>
                <w:del w:id="1736" w:author="Walgren, Patrick" w:date="2024-10-22T11:46:00Z" w16du:dateUtc="2024-10-22T17:46:00Z">
                  <w:rPr>
                    <w:rFonts w:ascii="Cambria Math" w:eastAsia="Calibri" w:hAnsi="Cambria Math" w:cs="Calibri"/>
                    <w:color w:val="000000" w:themeColor="dark1"/>
                    <w:kern w:val="0"/>
                    <w14:ligatures w14:val="none"/>
                  </w:rPr>
                  <m:t xml:space="preserve">, </m:t>
                </w:del>
              </m:r>
              <m:sSub>
                <m:sSubPr>
                  <m:ctrlPr>
                    <w:del w:id="1737" w:author="Walgren, Patrick" w:date="2024-10-22T11:46:00Z" w16du:dateUtc="2024-10-22T17:46:00Z">
                      <w:rPr>
                        <w:rFonts w:ascii="Cambria Math" w:eastAsia="Calibri" w:hAnsi="Cambria Math" w:cs="Calibri"/>
                        <w:i/>
                        <w:color w:val="000000" w:themeColor="dark1"/>
                        <w:kern w:val="0"/>
                        <w14:ligatures w14:val="none"/>
                      </w:rPr>
                    </w:del>
                  </m:ctrlPr>
                </m:sSubPr>
                <m:e>
                  <m:r>
                    <w:del w:id="1738" w:author="Walgren, Patrick" w:date="2024-10-22T11:46:00Z" w16du:dateUtc="2024-10-22T17:46:00Z">
                      <w:rPr>
                        <w:rFonts w:ascii="Cambria Math" w:eastAsia="Calibri" w:hAnsi="Cambria Math" w:cs="Calibri"/>
                        <w:color w:val="000000" w:themeColor="dark1"/>
                        <w:kern w:val="0"/>
                        <w14:ligatures w14:val="none"/>
                      </w:rPr>
                      <m:t>H</m:t>
                    </w:del>
                  </m:r>
                </m:e>
                <m:sub>
                  <m:r>
                    <w:del w:id="1739" w:author="Walgren, Patrick" w:date="2024-10-22T11:46:00Z" w16du:dateUtc="2024-10-22T17:46:00Z">
                      <w:rPr>
                        <w:rFonts w:ascii="Cambria Math" w:eastAsia="Calibri" w:hAnsi="Cambria Math" w:cs="Calibri"/>
                        <w:color w:val="000000" w:themeColor="dark1"/>
                        <w:kern w:val="0"/>
                        <w14:ligatures w14:val="none"/>
                      </w:rPr>
                      <m:t>min</m:t>
                    </w:del>
                  </m:r>
                </m:sub>
              </m:sSub>
              <m:r>
                <w:del w:id="1740" w:author="Walgren, Patrick" w:date="2024-10-22T11:46:00Z" w16du:dateUtc="2024-10-22T17:46:00Z">
                  <w:rPr>
                    <w:rFonts w:ascii="Cambria Math" w:eastAsia="Calibri" w:hAnsi="Cambria Math" w:cs="Calibri"/>
                    <w:color w:val="000000" w:themeColor="dark1"/>
                    <w:kern w:val="0"/>
                    <w14:ligatures w14:val="none"/>
                  </w:rPr>
                  <m:t xml:space="preserve">, </m:t>
                </w:del>
              </m:r>
              <m:sSub>
                <m:sSubPr>
                  <m:ctrlPr>
                    <w:del w:id="1741" w:author="Walgren, Patrick" w:date="2024-10-22T11:46:00Z" w16du:dateUtc="2024-10-22T17:46:00Z">
                      <w:rPr>
                        <w:rFonts w:ascii="Cambria Math" w:eastAsia="Calibri" w:hAnsi="Cambria Math" w:cs="Calibri"/>
                        <w:i/>
                        <w:color w:val="000000" w:themeColor="dark1"/>
                        <w:kern w:val="0"/>
                        <w14:ligatures w14:val="none"/>
                      </w:rPr>
                    </w:del>
                  </m:ctrlPr>
                </m:sSubPr>
                <m:e>
                  <m:r>
                    <w:del w:id="1742" w:author="Walgren, Patrick" w:date="2024-10-22T11:46:00Z" w16du:dateUtc="2024-10-22T17:46:00Z">
                      <w:rPr>
                        <w:rFonts w:ascii="Cambria Math" w:eastAsia="Calibri" w:hAnsi="Cambria Math" w:cs="Calibri"/>
                        <w:color w:val="000000" w:themeColor="dark1"/>
                        <w:kern w:val="0"/>
                        <w14:ligatures w14:val="none"/>
                      </w:rPr>
                      <m:t>H</m:t>
                    </w:del>
                  </m:r>
                </m:e>
                <m:sub>
                  <m:r>
                    <w:del w:id="1743" w:author="Walgren, Patrick" w:date="2024-10-22T11:46:00Z" w16du:dateUtc="2024-10-22T17:46:00Z">
                      <w:rPr>
                        <w:rFonts w:ascii="Cambria Math" w:eastAsia="Calibri" w:hAnsi="Cambria Math" w:cs="Calibri"/>
                        <w:color w:val="000000" w:themeColor="dark1"/>
                        <w:kern w:val="0"/>
                        <w14:ligatures w14:val="none"/>
                      </w:rPr>
                      <m:t>max</m:t>
                    </w:del>
                  </m:r>
                </m:sub>
              </m:sSub>
              <m:r>
                <w:del w:id="1744" w:author="Walgren, Patrick" w:date="2024-10-22T11:46:00Z" w16du:dateUtc="2024-10-22T17:46:00Z">
                  <w:rPr>
                    <w:rFonts w:ascii="Cambria Math" w:eastAsia="Calibri" w:hAnsi="Cambria Math" w:cs="Calibri"/>
                    <w:color w:val="000000" w:themeColor="dark1"/>
                    <w:kern w:val="0"/>
                    <w14:ligatures w14:val="none"/>
                  </w:rPr>
                  <m:t xml:space="preserve">, k, </m:t>
                </w:del>
              </m:r>
            </m:oMath>
            <w:del w:id="1745" w:author="Walgren, Patrick" w:date="2024-10-22T11:46:00Z" w16du:dateUtc="2024-10-22T17:46:00Z">
              <w:r w:rsidRPr="005E2C6D" w:rsidDel="001C211F">
                <w:rPr>
                  <w:rFonts w:ascii="Calibri" w:eastAsia="Calibri" w:hAnsi="Calibri" w:cs="Calibri"/>
                  <w:color w:val="000000" w:themeColor="dark1"/>
                  <w:kern w:val="0"/>
                  <w14:ligatures w14:val="none"/>
                </w:rPr>
                <w:delText xml:space="preserve">and </w:delText>
              </w:r>
            </w:del>
            <m:oMath>
              <m:sSub>
                <m:sSubPr>
                  <m:ctrlPr>
                    <w:del w:id="1746" w:author="Walgren, Patrick" w:date="2024-10-22T11:46:00Z" w16du:dateUtc="2024-10-22T17:46:00Z">
                      <w:rPr>
                        <w:rFonts w:ascii="Cambria Math" w:eastAsia="Calibri" w:hAnsi="Cambria Math" w:cs="Calibri"/>
                        <w:i/>
                        <w:color w:val="000000" w:themeColor="dark1"/>
                        <w:kern w:val="0"/>
                        <w14:ligatures w14:val="none"/>
                      </w:rPr>
                    </w:del>
                  </m:ctrlPr>
                </m:sSubPr>
                <m:e>
                  <m:r>
                    <w:del w:id="1747" w:author="Walgren, Patrick" w:date="2024-10-22T11:46:00Z" w16du:dateUtc="2024-10-22T17:46:00Z">
                      <w:rPr>
                        <w:rFonts w:ascii="Cambria Math" w:eastAsia="Calibri" w:hAnsi="Cambria Math" w:cs="Calibri"/>
                        <w:color w:val="000000" w:themeColor="dark1"/>
                        <w:kern w:val="0"/>
                        <w14:ligatures w14:val="none"/>
                      </w:rPr>
                      <m:t>σ</m:t>
                    </w:del>
                  </m:r>
                </m:e>
                <m:sub>
                  <m:r>
                    <w:del w:id="1748" w:author="Walgren, Patrick" w:date="2024-10-22T11:46:00Z" w16du:dateUtc="2024-10-22T17:46:00Z">
                      <w:rPr>
                        <w:rFonts w:ascii="Cambria Math" w:eastAsia="Calibri" w:hAnsi="Cambria Math" w:cs="Calibri"/>
                        <w:color w:val="000000" w:themeColor="dark1"/>
                        <w:kern w:val="0"/>
                        <w14:ligatures w14:val="none"/>
                      </w:rPr>
                      <m:t>crit</m:t>
                    </w:del>
                  </m:r>
                </m:sub>
              </m:sSub>
            </m:oMath>
            <w:del w:id="1749" w:author="Walgren, Patrick" w:date="2024-10-22T11:46:00Z" w16du:dateUtc="2024-10-22T17:46:00Z">
              <w:r w:rsidRPr="005E2C6D" w:rsidDel="001C211F">
                <w:rPr>
                  <w:rFonts w:ascii="Calibri" w:eastAsia="Calibri" w:hAnsi="Calibri" w:cs="Calibri"/>
                  <w:color w:val="000000" w:themeColor="dark1"/>
                  <w:kern w:val="0"/>
                  <w14:ligatures w14:val="none"/>
                </w:rPr>
                <w:delText>.</w:delText>
              </w:r>
            </w:del>
          </w:p>
        </w:tc>
      </w:tr>
      <w:tr w:rsidR="00410CAA" w:rsidRPr="005E2C6D" w:rsidDel="001C211F" w14:paraId="47A5AD32" w14:textId="124A045B" w:rsidTr="00410CAA">
        <w:trPr>
          <w:trHeight w:val="584"/>
          <w:del w:id="1750" w:author="Walgren, Patrick" w:date="2024-10-22T11:46:00Z"/>
        </w:trPr>
        <w:tc>
          <w:tcPr>
            <w:tcW w:w="0" w:type="auto"/>
            <w:hideMark/>
          </w:tcPr>
          <w:p w14:paraId="021D51C5" w14:textId="06A4A40D" w:rsidR="00410CAA" w:rsidRPr="00410CAA" w:rsidDel="001C211F" w:rsidRDefault="00410CAA" w:rsidP="00410CAA">
            <w:pPr>
              <w:jc w:val="center"/>
              <w:rPr>
                <w:del w:id="1751" w:author="Walgren, Patrick" w:date="2024-10-22T11:46:00Z" w16du:dateUtc="2024-10-22T17:46:00Z"/>
                <w:rFonts w:ascii="Arial" w:eastAsia="Times New Roman" w:hAnsi="Arial" w:cs="Arial"/>
                <w:kern w:val="0"/>
                <w14:ligatures w14:val="none"/>
              </w:rPr>
            </w:pPr>
            <w:del w:id="1752" w:author="Walgren, Patrick" w:date="2024-10-22T11:46:00Z" w16du:dateUtc="2024-10-22T17:46:00Z">
              <w:r w:rsidRPr="00410CAA" w:rsidDel="001C211F">
                <w:rPr>
                  <w:rFonts w:ascii="Calibri" w:eastAsia="Calibri" w:hAnsi="Calibri" w:cs="Calibri"/>
                  <w:color w:val="000000" w:themeColor="dark1"/>
                  <w:kern w:val="0"/>
                  <w14:ligatures w14:val="none"/>
                </w:rPr>
                <w:delText>5</w:delText>
              </w:r>
            </w:del>
          </w:p>
        </w:tc>
        <w:tc>
          <w:tcPr>
            <w:tcW w:w="1728" w:type="dxa"/>
            <w:hideMark/>
          </w:tcPr>
          <w:p w14:paraId="39D6988E" w14:textId="3C04AC78" w:rsidR="00410CAA" w:rsidRPr="00410CAA" w:rsidDel="001C211F" w:rsidRDefault="00410CAA" w:rsidP="00410CAA">
            <w:pPr>
              <w:jc w:val="center"/>
              <w:rPr>
                <w:del w:id="1753" w:author="Walgren, Patrick" w:date="2024-10-22T11:46:00Z" w16du:dateUtc="2024-10-22T17:46:00Z"/>
                <w:rFonts w:ascii="Arial" w:eastAsia="Times New Roman" w:hAnsi="Arial" w:cs="Arial"/>
                <w:kern w:val="0"/>
                <w14:ligatures w14:val="none"/>
              </w:rPr>
            </w:pPr>
            <w:del w:id="1754" w:author="Walgren, Patrick" w:date="2024-10-22T11:46:00Z" w16du:dateUtc="2024-10-22T17:46:00Z">
              <w:r w:rsidRPr="00410CAA" w:rsidDel="001C211F">
                <w:rPr>
                  <w:rFonts w:ascii="Calibri" w:eastAsia="Calibri" w:hAnsi="Calibri" w:cs="Calibri"/>
                  <w:color w:val="000000" w:themeColor="dark1"/>
                  <w:kern w:val="0"/>
                  <w14:ligatures w14:val="none"/>
                </w:rPr>
                <w:delText>1.43%</w:delText>
              </w:r>
            </w:del>
          </w:p>
        </w:tc>
        <w:tc>
          <w:tcPr>
            <w:tcW w:w="6192" w:type="dxa"/>
            <w:hideMark/>
          </w:tcPr>
          <w:p w14:paraId="78A75CF2" w14:textId="1148008E" w:rsidR="00410CAA" w:rsidRPr="00410CAA" w:rsidDel="001C211F" w:rsidRDefault="00410CAA" w:rsidP="00410CAA">
            <w:pPr>
              <w:rPr>
                <w:del w:id="1755" w:author="Walgren, Patrick" w:date="2024-10-22T11:46:00Z" w16du:dateUtc="2024-10-22T17:46:00Z"/>
                <w:rFonts w:ascii="Arial" w:eastAsia="Times New Roman" w:hAnsi="Arial" w:cs="Arial"/>
                <w:kern w:val="0"/>
                <w14:ligatures w14:val="none"/>
              </w:rPr>
            </w:pPr>
            <w:del w:id="1756" w:author="Walgren, Patrick" w:date="2024-10-22T11:46:00Z" w16du:dateUtc="2024-10-22T17:46:00Z">
              <w:r w:rsidRPr="00410CAA" w:rsidDel="001C211F">
                <w:rPr>
                  <w:rFonts w:ascii="Calibri" w:eastAsia="Calibri" w:hAnsi="Calibri" w:cs="Calibri"/>
                  <w:color w:val="000000" w:themeColor="dark1"/>
                  <w:kern w:val="0"/>
                  <w14:ligatures w14:val="none"/>
                </w:rPr>
                <w:delText xml:space="preserve">Widened bounds on </w:delText>
              </w:r>
            </w:del>
            <m:oMath>
              <m:sSub>
                <m:sSubPr>
                  <m:ctrlPr>
                    <w:del w:id="1757" w:author="Walgren, Patrick" w:date="2024-10-22T11:46:00Z" w16du:dateUtc="2024-10-22T17:46:00Z">
                      <w:rPr>
                        <w:rFonts w:ascii="Cambria Math" w:eastAsia="Calibri" w:hAnsi="Cambria Math" w:cs="Calibri"/>
                        <w:i/>
                        <w:color w:val="000000" w:themeColor="dark1"/>
                        <w:kern w:val="0"/>
                        <w14:ligatures w14:val="none"/>
                      </w:rPr>
                    </w:del>
                  </m:ctrlPr>
                </m:sSubPr>
                <m:e>
                  <m:r>
                    <w:del w:id="1758" w:author="Walgren, Patrick" w:date="2024-10-22T11:46:00Z" w16du:dateUtc="2024-10-22T17:46:00Z">
                      <w:rPr>
                        <w:rFonts w:ascii="Cambria Math" w:eastAsia="Calibri" w:hAnsi="Cambria Math" w:cs="Calibri"/>
                        <w:color w:val="000000" w:themeColor="dark1"/>
                        <w:kern w:val="0"/>
                        <w14:ligatures w14:val="none"/>
                      </w:rPr>
                      <m:t>M</m:t>
                    </w:del>
                  </m:r>
                </m:e>
                <m:sub>
                  <m:r>
                    <w:del w:id="1759" w:author="Walgren, Patrick" w:date="2024-10-22T11:46:00Z" w16du:dateUtc="2024-10-22T17:46:00Z">
                      <w:rPr>
                        <w:rFonts w:ascii="Cambria Math" w:eastAsia="Calibri" w:hAnsi="Cambria Math" w:cs="Calibri"/>
                        <w:color w:val="000000" w:themeColor="dark1"/>
                        <w:kern w:val="0"/>
                        <w14:ligatures w14:val="none"/>
                      </w:rPr>
                      <m:t>s</m:t>
                    </w:del>
                  </m:r>
                </m:sub>
              </m:sSub>
              <m:r>
                <w:del w:id="1760" w:author="Walgren, Patrick" w:date="2024-10-22T11:46:00Z" w16du:dateUtc="2024-10-22T17:46:00Z">
                  <w:rPr>
                    <w:rFonts w:ascii="Cambria Math" w:eastAsia="Calibri" w:hAnsi="Cambria Math" w:cs="Calibri"/>
                    <w:color w:val="000000" w:themeColor="dark1"/>
                    <w:kern w:val="0"/>
                    <w14:ligatures w14:val="none"/>
                  </w:rPr>
                  <m:t>-</m:t>
                </w:del>
              </m:r>
              <m:sSub>
                <m:sSubPr>
                  <m:ctrlPr>
                    <w:del w:id="1761" w:author="Walgren, Patrick" w:date="2024-10-22T11:46:00Z" w16du:dateUtc="2024-10-22T17:46:00Z">
                      <w:rPr>
                        <w:rFonts w:ascii="Cambria Math" w:eastAsia="Calibri" w:hAnsi="Cambria Math" w:cs="Calibri"/>
                        <w:i/>
                        <w:color w:val="000000" w:themeColor="dark1"/>
                        <w:kern w:val="0"/>
                        <w14:ligatures w14:val="none"/>
                      </w:rPr>
                    </w:del>
                  </m:ctrlPr>
                </m:sSubPr>
                <m:e>
                  <m:r>
                    <w:del w:id="1762" w:author="Walgren, Patrick" w:date="2024-10-22T11:46:00Z" w16du:dateUtc="2024-10-22T17:46:00Z">
                      <w:rPr>
                        <w:rFonts w:ascii="Cambria Math" w:eastAsia="Calibri" w:hAnsi="Cambria Math" w:cs="Calibri"/>
                        <w:color w:val="000000" w:themeColor="dark1"/>
                        <w:kern w:val="0"/>
                        <w14:ligatures w14:val="none"/>
                      </w:rPr>
                      <m:t>M</m:t>
                    </w:del>
                  </m:r>
                </m:e>
                <m:sub>
                  <m:r>
                    <w:del w:id="1763" w:author="Walgren, Patrick" w:date="2024-10-22T11:46:00Z" w16du:dateUtc="2024-10-22T17:46:00Z">
                      <w:rPr>
                        <w:rFonts w:ascii="Cambria Math" w:eastAsia="Calibri" w:hAnsi="Cambria Math" w:cs="Calibri"/>
                        <w:color w:val="000000" w:themeColor="dark1"/>
                        <w:kern w:val="0"/>
                        <w14:ligatures w14:val="none"/>
                      </w:rPr>
                      <m:t>f</m:t>
                    </w:del>
                  </m:r>
                </m:sub>
              </m:sSub>
            </m:oMath>
            <w:del w:id="1764" w:author="Walgren, Patrick" w:date="2024-10-22T11:46:00Z" w16du:dateUtc="2024-10-22T17:46:00Z">
              <w:r w:rsidRPr="005E2C6D" w:rsidDel="001C211F">
                <w:rPr>
                  <w:rFonts w:ascii="Calibri" w:eastAsia="Calibri" w:hAnsi="Calibri" w:cs="Calibri"/>
                  <w:color w:val="000000" w:themeColor="dark1"/>
                  <w:kern w:val="0"/>
                  <w14:ligatures w14:val="none"/>
                </w:rPr>
                <w:delText xml:space="preserve">. </w:delText>
              </w:r>
              <w:r w:rsidRPr="00410CAA" w:rsidDel="001C211F">
                <w:rPr>
                  <w:rFonts w:ascii="Calibri" w:eastAsia="Calibri" w:hAnsi="Calibri" w:cs="Calibri"/>
                  <w:color w:val="000000" w:themeColor="dark1"/>
                  <w:kern w:val="0"/>
                  <w14:ligatures w14:val="none"/>
                </w:rPr>
                <w:delText xml:space="preserve">Fixed everything but </w:delText>
              </w:r>
              <w:r w:rsidRPr="005E2C6D" w:rsidDel="001C211F">
                <w:rPr>
                  <w:rFonts w:ascii="Calibri" w:eastAsia="Calibri" w:hAnsi="Calibri" w:cs="Calibri"/>
                  <w:color w:val="000000" w:themeColor="dark1"/>
                  <w:kern w:val="0"/>
                  <w14:ligatures w14:val="none"/>
                </w:rPr>
                <w:delText>transformation temperatures</w:delText>
              </w:r>
              <w:r w:rsidRPr="00410CAA" w:rsidDel="001C211F">
                <w:rPr>
                  <w:rFonts w:ascii="Calibri" w:eastAsia="Calibri" w:hAnsi="Calibri" w:cs="Calibri"/>
                  <w:color w:val="000000" w:themeColor="dark1"/>
                  <w:kern w:val="0"/>
                  <w14:ligatures w14:val="none"/>
                </w:rPr>
                <w:delText xml:space="preserve"> and</w:delText>
              </w:r>
              <w:r w:rsidRPr="005E2C6D" w:rsidDel="001C211F">
                <w:rPr>
                  <w:rFonts w:ascii="Calibri" w:eastAsia="Calibri" w:hAnsi="Calibri" w:cs="Calibri"/>
                  <w:color w:val="000000" w:themeColor="dark1"/>
                  <w:kern w:val="0"/>
                  <w14:ligatures w14:val="none"/>
                </w:rPr>
                <w:delText xml:space="preserve"> </w:delText>
              </w:r>
            </w:del>
            <m:oMath>
              <m:sSub>
                <m:sSubPr>
                  <m:ctrlPr>
                    <w:del w:id="1765" w:author="Walgren, Patrick" w:date="2024-10-22T11:46:00Z" w16du:dateUtc="2024-10-22T17:46:00Z">
                      <w:rPr>
                        <w:rFonts w:ascii="Cambria Math" w:eastAsia="Calibri" w:hAnsi="Cambria Math" w:cs="Calibri"/>
                        <w:i/>
                        <w:color w:val="000000" w:themeColor="dark1"/>
                        <w:kern w:val="0"/>
                        <w14:ligatures w14:val="none"/>
                      </w:rPr>
                    </w:del>
                  </m:ctrlPr>
                </m:sSubPr>
                <m:e>
                  <m:r>
                    <w:del w:id="1766" w:author="Walgren, Patrick" w:date="2024-10-22T11:46:00Z" w16du:dateUtc="2024-10-22T17:46:00Z">
                      <w:rPr>
                        <w:rFonts w:ascii="Cambria Math" w:eastAsia="Calibri" w:hAnsi="Cambria Math" w:cs="Calibri"/>
                        <w:color w:val="000000" w:themeColor="dark1"/>
                        <w:kern w:val="0"/>
                        <w14:ligatures w14:val="none"/>
                      </w:rPr>
                      <m:t>n</m:t>
                    </w:del>
                  </m:r>
                </m:e>
                <m:sub>
                  <m:r>
                    <w:del w:id="1767" w:author="Walgren, Patrick" w:date="2024-10-22T11:46:00Z" w16du:dateUtc="2024-10-22T17:46:00Z">
                      <w:rPr>
                        <w:rFonts w:ascii="Cambria Math" w:eastAsia="Calibri" w:hAnsi="Cambria Math" w:cs="Calibri"/>
                        <w:color w:val="000000" w:themeColor="dark1"/>
                        <w:kern w:val="0"/>
                        <w14:ligatures w14:val="none"/>
                      </w:rPr>
                      <m:t>i</m:t>
                    </w:del>
                  </m:r>
                </m:sub>
              </m:sSub>
            </m:oMath>
            <w:del w:id="1768" w:author="Walgren, Patrick" w:date="2024-10-22T11:46:00Z" w16du:dateUtc="2024-10-22T17:46:00Z">
              <w:r w:rsidRPr="005E2C6D" w:rsidDel="001C211F">
                <w:rPr>
                  <w:rFonts w:ascii="Calibri" w:eastAsia="Calibri" w:hAnsi="Calibri" w:cs="Calibri"/>
                  <w:color w:val="000000" w:themeColor="dark1"/>
                  <w:kern w:val="0"/>
                  <w14:ligatures w14:val="none"/>
                </w:rPr>
                <w:delText>.</w:delText>
              </w:r>
            </w:del>
          </w:p>
        </w:tc>
      </w:tr>
    </w:tbl>
    <w:p w14:paraId="2DCBD7BE" w14:textId="77777777" w:rsidR="007A7F3B" w:rsidRPr="00B65B5A" w:rsidRDefault="007A7F3B" w:rsidP="007A7F3B">
      <w:pPr>
        <w:rPr>
          <w:ins w:id="1769" w:author="Walgren, Patrick" w:date="2024-10-24T14:50:00Z" w16du:dateUtc="2024-10-24T20:50:00Z"/>
          <w:color w:val="FF0000"/>
          <w:rPrChange w:id="1770" w:author="Walgren, Patrick" w:date="2024-10-25T10:12:00Z" w16du:dateUtc="2024-10-25T16:12:00Z">
            <w:rPr>
              <w:ins w:id="1771" w:author="Walgren, Patrick" w:date="2024-10-24T14:50:00Z" w16du:dateUtc="2024-10-24T20:50:00Z"/>
            </w:rPr>
          </w:rPrChange>
        </w:rPr>
      </w:pPr>
    </w:p>
    <w:p w14:paraId="2EF8C105" w14:textId="6EB4902A" w:rsidR="001F0EF0" w:rsidRPr="00B65B5A" w:rsidRDefault="00B65B5A" w:rsidP="007A7F3B">
      <w:pPr>
        <w:rPr>
          <w:ins w:id="1772" w:author="Walgren, Patrick" w:date="2024-10-25T09:23:00Z" w16du:dateUtc="2024-10-25T15:23:00Z"/>
          <w:noProof/>
          <w:color w:val="FF0000"/>
          <w:rPrChange w:id="1773" w:author="Walgren, Patrick" w:date="2024-10-25T10:12:00Z" w16du:dateUtc="2024-10-25T16:12:00Z">
            <w:rPr>
              <w:ins w:id="1774" w:author="Walgren, Patrick" w:date="2024-10-25T09:23:00Z" w16du:dateUtc="2024-10-25T15:23:00Z"/>
              <w:noProof/>
            </w:rPr>
          </w:rPrChange>
        </w:rPr>
      </w:pPr>
      <w:ins w:id="1775" w:author="Walgren, Patrick" w:date="2024-10-25T10:12:00Z" w16du:dateUtc="2024-10-25T16:12:00Z">
        <w:r w:rsidRPr="00B65B5A">
          <w:rPr>
            <w:noProof/>
            <w:color w:val="FF0000"/>
            <w:rPrChange w:id="1776" w:author="Walgren, Patrick" w:date="2024-10-25T10:12:00Z" w16du:dateUtc="2024-10-25T16:12:00Z">
              <w:rPr>
                <w:noProof/>
              </w:rPr>
            </w:rPrChange>
          </w:rPr>
          <w:t xml:space="preserve">Add a paragraph here about this figure, point the reader to the appendix for the tabulated data. </w:t>
        </w:r>
      </w:ins>
    </w:p>
    <w:p w14:paraId="63DCEA8F" w14:textId="77777777" w:rsidR="001F0EF0" w:rsidRDefault="001E48FF" w:rsidP="001F0EF0">
      <w:pPr>
        <w:keepNext/>
        <w:rPr>
          <w:ins w:id="1777" w:author="Walgren, Patrick" w:date="2024-10-25T09:49:00Z" w16du:dateUtc="2024-10-25T15:49:00Z"/>
        </w:rPr>
        <w:pPrChange w:id="1778" w:author="Walgren, Patrick" w:date="2024-10-25T09:49:00Z" w16du:dateUtc="2024-10-25T15:49:00Z">
          <w:pPr/>
        </w:pPrChange>
      </w:pPr>
      <w:ins w:id="1779" w:author="Walgren, Patrick" w:date="2024-10-24T14:50:00Z" w16du:dateUtc="2024-10-24T20:50:00Z">
        <w:r>
          <w:rPr>
            <w:noProof/>
          </w:rPr>
          <w:drawing>
            <wp:inline distT="0" distB="0" distL="0" distR="0" wp14:anchorId="483F86F2" wp14:editId="167FF824">
              <wp:extent cx="5943600" cy="2964795"/>
              <wp:effectExtent l="0" t="0" r="0" b="7620"/>
              <wp:docPr id="85289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96644"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64795"/>
                      </a:xfrm>
                      <a:prstGeom prst="rect">
                        <a:avLst/>
                      </a:prstGeom>
                    </pic:spPr>
                  </pic:pic>
                </a:graphicData>
              </a:graphic>
            </wp:inline>
          </w:drawing>
        </w:r>
      </w:ins>
    </w:p>
    <w:p w14:paraId="6BC4A1D3" w14:textId="150DABFB" w:rsidR="001E48FF" w:rsidRDefault="001F0EF0" w:rsidP="001F0EF0">
      <w:pPr>
        <w:pStyle w:val="Caption"/>
        <w:pPrChange w:id="1780" w:author="Walgren, Patrick" w:date="2024-10-25T09:49:00Z" w16du:dateUtc="2024-10-25T15:49:00Z">
          <w:pPr/>
        </w:pPrChange>
      </w:pPr>
      <w:ins w:id="1781" w:author="Walgren, Patrick" w:date="2024-10-25T09:49:00Z" w16du:dateUtc="2024-10-25T15:49:00Z">
        <w:r>
          <w:t xml:space="preserve">Figure </w:t>
        </w:r>
        <w:r>
          <w:fldChar w:fldCharType="begin"/>
        </w:r>
        <w:r>
          <w:instrText xml:space="preserve"> SEQ Figure \* ARABIC </w:instrText>
        </w:r>
      </w:ins>
      <w:r>
        <w:fldChar w:fldCharType="separate"/>
      </w:r>
      <w:ins w:id="1782" w:author="Walgren, Patrick" w:date="2024-10-25T09:49:00Z" w16du:dateUtc="2024-10-25T15:49:00Z">
        <w:r>
          <w:rPr>
            <w:noProof/>
          </w:rPr>
          <w:t>4</w:t>
        </w:r>
        <w:r>
          <w:fldChar w:fldCharType="end"/>
        </w:r>
        <w:r>
          <w:t>: Evolution of selected model parameters for the calibration example. Initial bounds identified from experimental data and best practices (see Table 2) were then refined if the value converged to a bound (e.g.,</w:t>
        </w:r>
        <w:r>
          <w:t xml:space="preserve"> </w:t>
        </w:r>
      </w:ins>
      <m:oMath>
        <m:sSup>
          <m:sSupPr>
            <m:ctrlPr>
              <w:ins w:id="1783" w:author="Walgren, Patrick" w:date="2024-10-25T09:49:00Z" w16du:dateUtc="2024-10-25T15:49:00Z">
                <w:rPr>
                  <w:rFonts w:ascii="Cambria Math" w:hAnsi="Cambria Math"/>
                </w:rPr>
              </w:ins>
            </m:ctrlPr>
          </m:sSupPr>
          <m:e>
            <m:r>
              <w:ins w:id="1784" w:author="Walgren, Patrick" w:date="2024-10-25T09:49:00Z" w16du:dateUtc="2024-10-25T15:49:00Z">
                <w:rPr>
                  <w:rFonts w:ascii="Cambria Math" w:hAnsi="Cambria Math"/>
                </w:rPr>
                <m:t>E</m:t>
              </w:ins>
            </m:r>
          </m:e>
          <m:sup>
            <m:r>
              <w:ins w:id="1785" w:author="Walgren, Patrick" w:date="2024-10-25T09:49:00Z" w16du:dateUtc="2024-10-25T15:49:00Z">
                <w:rPr>
                  <w:rFonts w:ascii="Cambria Math" w:hAnsi="Cambria Math"/>
                </w:rPr>
                <m:t>M</m:t>
              </w:ins>
            </m:r>
          </m:sup>
        </m:sSup>
      </m:oMath>
      <w:ins w:id="1786" w:author="Walgren, Patrick" w:date="2024-10-25T09:49:00Z" w16du:dateUtc="2024-10-25T15:49:00Z">
        <w:r>
          <w:t xml:space="preserve">). </w:t>
        </w:r>
      </w:ins>
      <w:ins w:id="1787" w:author="Walgren, Patrick" w:date="2024-10-25T09:50:00Z" w16du:dateUtc="2024-10-25T15:50:00Z">
        <w:r w:rsidR="006C1E93">
          <w:t>All properties besides transformation temperatures and smooth hardening coefficients were set for the final calibration.</w:t>
        </w:r>
      </w:ins>
    </w:p>
    <w:p w14:paraId="77CAED6E" w14:textId="77777777" w:rsidR="006013EF" w:rsidRDefault="006013EF" w:rsidP="006013EF">
      <w:pPr>
        <w:keepNext/>
      </w:pPr>
      <w:commentRangeStart w:id="1788"/>
      <w:commentRangeStart w:id="1789"/>
      <w:commentRangeStart w:id="1790"/>
      <w:r>
        <w:rPr>
          <w:noProof/>
        </w:rPr>
        <w:lastRenderedPageBreak/>
        <w:drawing>
          <wp:inline distT="0" distB="0" distL="0" distR="0" wp14:anchorId="6000CE10" wp14:editId="4B61D2D5">
            <wp:extent cx="5486411" cy="3200406"/>
            <wp:effectExtent l="0" t="0" r="0" b="0"/>
            <wp:docPr id="4190439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43932"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11" cy="3200406"/>
                    </a:xfrm>
                    <a:prstGeom prst="rect">
                      <a:avLst/>
                    </a:prstGeom>
                  </pic:spPr>
                </pic:pic>
              </a:graphicData>
            </a:graphic>
          </wp:inline>
        </w:drawing>
      </w:r>
      <w:commentRangeEnd w:id="1788"/>
      <w:r w:rsidR="00204FB2">
        <w:rPr>
          <w:rStyle w:val="CommentReference"/>
        </w:rPr>
        <w:commentReference w:id="1788"/>
      </w:r>
      <w:commentRangeEnd w:id="1789"/>
      <w:r w:rsidR="00CB19CB">
        <w:rPr>
          <w:rStyle w:val="CommentReference"/>
        </w:rPr>
        <w:commentReference w:id="1789"/>
      </w:r>
      <w:commentRangeEnd w:id="1790"/>
      <w:r w:rsidR="00CB19CB">
        <w:rPr>
          <w:rStyle w:val="CommentReference"/>
        </w:rPr>
        <w:commentReference w:id="1790"/>
      </w:r>
    </w:p>
    <w:p w14:paraId="35D9FB57" w14:textId="3E32F23E" w:rsidR="005E2C6D" w:rsidRDefault="006013EF" w:rsidP="006013EF">
      <w:pPr>
        <w:pStyle w:val="Caption"/>
      </w:pPr>
      <w:r>
        <w:t xml:space="preserve">Figure </w:t>
      </w:r>
      <w:fldSimple w:instr=" SEQ Figure \* ARABIC ">
        <w:ins w:id="1791" w:author="Mingear, Jacob Lee" w:date="2024-10-07T17:04:00Z" w16du:dateUtc="2024-10-07T23:04:00Z">
          <w:r w:rsidR="00204FB2">
            <w:rPr>
              <w:noProof/>
            </w:rPr>
            <w:t>5</w:t>
          </w:r>
        </w:ins>
        <w:del w:id="1792" w:author="Mingear, Jacob Lee" w:date="2024-10-07T17:04:00Z" w16du:dateUtc="2024-10-07T23:04:00Z">
          <w:r w:rsidR="00A96E3A" w:rsidDel="00204FB2">
            <w:rPr>
              <w:noProof/>
            </w:rPr>
            <w:delText>10</w:delText>
          </w:r>
        </w:del>
      </w:fldSimple>
      <w:r>
        <w:t xml:space="preserve">: </w:t>
      </w:r>
      <w:r w:rsidRPr="003B44A2">
        <w:t>The final calibration agrees with the experimental data to within 1.</w:t>
      </w:r>
      <w:ins w:id="1793" w:author="Walgren, Patrick" w:date="2024-10-22T11:44:00Z" w16du:dateUtc="2024-10-22T17:44:00Z">
        <w:r w:rsidR="001C211F">
          <w:t>31</w:t>
        </w:r>
      </w:ins>
      <w:del w:id="1794" w:author="Walgren, Patrick" w:date="2024-10-22T11:44:00Z" w16du:dateUtc="2024-10-22T17:44:00Z">
        <w:r w:rsidRPr="003B44A2" w:rsidDel="001C211F">
          <w:delText>5</w:delText>
        </w:r>
      </w:del>
      <w:r w:rsidRPr="003B44A2">
        <w:t>% mean squared error.</w:t>
      </w:r>
    </w:p>
    <w:p w14:paraId="6E7B6970" w14:textId="7348CA66" w:rsidR="006013EF" w:rsidRDefault="006013EF" w:rsidP="009855FC">
      <w:r>
        <w:t xml:space="preserve">The final numerical calibration is depicted in Figure </w:t>
      </w:r>
      <w:del w:id="1795" w:author="Mingear, Jacob Lee" w:date="2024-10-07T17:01:00Z" w16du:dateUtc="2024-10-07T23:01:00Z">
        <w:r w:rsidDel="00204FB2">
          <w:delText>6</w:delText>
        </w:r>
      </w:del>
      <w:ins w:id="1796" w:author="Mingear, Jacob Lee" w:date="2024-10-07T17:04:00Z" w16du:dateUtc="2024-10-07T23:04:00Z">
        <w:r w:rsidR="00204FB2">
          <w:t>5</w:t>
        </w:r>
      </w:ins>
      <w:r>
        <w:t>. The model predicts the elastic response in martensite</w:t>
      </w:r>
      <w:del w:id="1797" w:author="Mingear, Jacob Lee" w:date="2024-10-07T17:05:00Z" w16du:dateUtc="2024-10-07T23:05:00Z">
        <w:r w:rsidDel="00204FB2">
          <w:delText xml:space="preserve"> almost perfectly,</w:delText>
        </w:r>
      </w:del>
      <w:ins w:id="1798" w:author="Mingear, Jacob Lee" w:date="2024-10-07T17:05:00Z" w16du:dateUtc="2024-10-07T23:05:00Z">
        <w:r w:rsidR="00204FB2">
          <w:t xml:space="preserve"> accurately,</w:t>
        </w:r>
      </w:ins>
      <w:r>
        <w:t xml:space="preserve"> which signifies that both the martensitic elastic modulus and transformation strain properties are well calibrated. </w:t>
      </w:r>
      <w:del w:id="1799" w:author="Walgren, Patrick" w:date="2024-06-08T08:42:00Z" w16du:dateUtc="2024-06-08T12:42:00Z">
        <w:r w:rsidDel="00FC56D5">
          <w:delText>Additionally, t</w:delText>
        </w:r>
      </w:del>
      <w:ins w:id="1800" w:author="Walgren, Patrick" w:date="2024-06-08T08:42:00Z" w16du:dateUtc="2024-06-08T12:42:00Z">
        <w:r w:rsidR="00FC56D5">
          <w:t>T</w:t>
        </w:r>
      </w:ins>
      <w:r>
        <w:t xml:space="preserve">ransformation temperatures show good agreement at low levels of applied stress. At higher levels of applied stress, the model-predicted transformation </w:t>
      </w:r>
      <w:del w:id="1801" w:author="Walgren, Patrick" w:date="2024-06-08T08:43:00Z" w16du:dateUtc="2024-06-08T12:43:00Z">
        <w:r w:rsidDel="00D72D72">
          <w:delText xml:space="preserve">starts to </w:delText>
        </w:r>
      </w:del>
      <w:r>
        <w:t>overshoot</w:t>
      </w:r>
      <w:ins w:id="1802" w:author="Walgren, Patrick" w:date="2024-06-08T08:43:00Z" w16du:dateUtc="2024-06-08T12:43:00Z">
        <w:r w:rsidR="00D72D72">
          <w:t>s</w:t>
        </w:r>
      </w:ins>
      <w:r>
        <w:t xml:space="preserve"> the experimental data </w:t>
      </w:r>
      <w:del w:id="1803" w:author="Walgren, Patrick" w:date="2024-06-08T08:42:00Z" w16du:dateUtc="2024-06-08T12:42:00Z">
        <w:r w:rsidDel="00D72D72">
          <w:delText xml:space="preserve">then </w:delText>
        </w:r>
      </w:del>
      <w:ins w:id="1804" w:author="Walgren, Patrick" w:date="2024-06-08T08:42:00Z" w16du:dateUtc="2024-06-08T12:42:00Z">
        <w:r w:rsidR="00D72D72">
          <w:t xml:space="preserve">and </w:t>
        </w:r>
      </w:ins>
      <w:r>
        <w:t>predict</w:t>
      </w:r>
      <w:ins w:id="1805" w:author="Walgren, Patrick" w:date="2024-06-08T08:43:00Z" w16du:dateUtc="2024-06-08T12:43:00Z">
        <w:r w:rsidR="00D72D72">
          <w:t>s</w:t>
        </w:r>
      </w:ins>
      <w:r>
        <w:t xml:space="preserve"> a s</w:t>
      </w:r>
      <w:del w:id="1806" w:author="Walgren, Patrick" w:date="2024-06-08T08:43:00Z" w16du:dateUtc="2024-06-08T12:43:00Z">
        <w:r w:rsidDel="00D72D72">
          <w:delText>harper minor loop</w:delText>
        </w:r>
      </w:del>
      <w:ins w:id="1807" w:author="Walgren, Patrick" w:date="2024-06-08T08:43:00Z" w16du:dateUtc="2024-06-08T12:43:00Z">
        <w:r w:rsidR="00D72D72">
          <w:t>maller hysteresis</w:t>
        </w:r>
      </w:ins>
      <w:r>
        <w:t>. This is becau</w:t>
      </w:r>
      <w:r w:rsidRPr="00632B46">
        <w:t>se the transformation temperatures are not a linear function of stress (i.e., the stress-influence coefficients are not constant, see figure</w:t>
      </w:r>
      <w:ins w:id="1808" w:author="Walgren, Patrick" w:date="2024-08-15T11:10:00Z" w16du:dateUtc="2024-08-15T17:10:00Z">
        <w:r w:rsidR="003C0182" w:rsidRPr="00204FB2">
          <w:t xml:space="preserve"> 3b</w:t>
        </w:r>
      </w:ins>
      <w:del w:id="1809" w:author="Walgren, Patrick" w:date="2024-08-15T11:10:00Z" w16du:dateUtc="2024-08-15T17:10:00Z">
        <w:r w:rsidRPr="00632B46" w:rsidDel="003C0182">
          <w:delText xml:space="preserve"> BLANK</w:delText>
        </w:r>
      </w:del>
      <w:r w:rsidRPr="00632B46">
        <w:t xml:space="preserve"> in Bigelow </w:t>
      </w:r>
      <w:r w:rsidR="00632B46" w:rsidRPr="00632B46">
        <w:rPr>
          <w:rPrChange w:id="1810" w:author="Walgren, Patrick" w:date="2024-08-15T11:11:00Z" w16du:dateUtc="2024-08-15T17:11:00Z">
            <w:rPr>
              <w:color w:val="FF0000"/>
            </w:rPr>
          </w:rPrChange>
        </w:rPr>
        <w:fldChar w:fldCharType="begin"/>
      </w:r>
      <w:r w:rsidR="00036BA7">
        <w:instrText xml:space="preserve"> ADDIN ZOTERO_ITEM CSL_CITATION {"citationID":"QnszxA4K","properties":{"formattedCitation":"[28]","plainCitation":"[28]","noteIndex":0},"citationItems":[{"id":3524,"uris":["http://zotero.org/users/4607708/items/59K7KB96"],"itemData":{"id":3524,"type":"article-journal","abstract":"A NiTiHf alloy with a composition of Ni50.5Ti27.2Hf22.3 (at%) was heat treated at various temperatures between 400 and 550 °C at times ranging from 1 to 51 h to determine the effect of aging on its thermomechanical properties. Uniaxial constant-force thermal cycling was performed to determine the transformation temperature, transformation strain, and dimensional stability. Through appropriate heat treatment, the initial austenite finish temperature of 126 °C could be increased to over 200 °C, and the dimensional stability improved to near 0% residual strain through precipitation strengthening, without a significant loss in transformation strain.","container-title":"Materialia","DOI":"10.1016/j.mtla.2021.101297","ISSN":"2589-1529","journalAbbreviation":"Materialia","page":"101297","source":"ScienceDirect","title":"Development and testing of a Ni50.5Ti27.2Hf22.3 high temperature shape memory alloy","volume":"21","author":[{"family":"Bigelow","given":"G. S."},{"family":"Garg","given":"A."},{"family":"Benafan","given":"O."},{"family":"Noebe","given":"R. D."},{"family":"Padula","given":"S. A."},{"family":"Gaydosh","given":"D. J."}],"issued":{"date-parts":[["2022",3,1]]}}}],"schema":"https://github.com/citation-style-language/schema/raw/master/csl-citation.json"} </w:instrText>
      </w:r>
      <w:r w:rsidR="00632B46" w:rsidRPr="00632B46">
        <w:rPr>
          <w:rPrChange w:id="1811" w:author="Walgren, Patrick" w:date="2024-08-15T11:11:00Z" w16du:dateUtc="2024-08-15T17:11:00Z">
            <w:rPr>
              <w:color w:val="FF0000"/>
            </w:rPr>
          </w:rPrChange>
        </w:rPr>
        <w:fldChar w:fldCharType="separate"/>
      </w:r>
      <w:r w:rsidR="00036BA7" w:rsidRPr="00036BA7">
        <w:rPr>
          <w:rFonts w:ascii="Calibri" w:hAnsi="Calibri" w:cs="Calibri"/>
        </w:rPr>
        <w:t>[28]</w:t>
      </w:r>
      <w:r w:rsidR="00632B46" w:rsidRPr="00632B46">
        <w:rPr>
          <w:rPrChange w:id="1812" w:author="Walgren, Patrick" w:date="2024-08-15T11:11:00Z" w16du:dateUtc="2024-08-15T17:11:00Z">
            <w:rPr>
              <w:color w:val="FF0000"/>
            </w:rPr>
          </w:rPrChange>
        </w:rPr>
        <w:fldChar w:fldCharType="end"/>
      </w:r>
      <w:del w:id="1813" w:author="Walgren, Patrick" w:date="2024-08-15T11:10:00Z" w16du:dateUtc="2024-08-15T17:10:00Z">
        <w:r w:rsidRPr="00632B46" w:rsidDel="003C0182">
          <w:delText>(cite)</w:delText>
        </w:r>
      </w:del>
      <w:r w:rsidRPr="00632B46">
        <w:t>), and because the smoothness of transformation init</w:t>
      </w:r>
      <w:r>
        <w:t xml:space="preserve">iation is not constant with stress (compare the 100 MPa transformation into austenite with the analogous location at 300 MPa). </w:t>
      </w:r>
      <w:r w:rsidR="009855FC">
        <w:t xml:space="preserve">This calibration is a </w:t>
      </w:r>
      <w:del w:id="1814" w:author="Mingear, Jacob Lee" w:date="2024-10-07T17:05:00Z" w16du:dateUtc="2024-10-07T23:05:00Z">
        <w:r w:rsidR="009855FC" w:rsidDel="00204FB2">
          <w:delText xml:space="preserve">perfect </w:delText>
        </w:r>
      </w:del>
      <w:ins w:id="1815" w:author="Mingear, Jacob Lee" w:date="2024-10-07T17:05:00Z" w16du:dateUtc="2024-10-07T23:05:00Z">
        <w:r w:rsidR="00204FB2">
          <w:t xml:space="preserve">great </w:t>
        </w:r>
      </w:ins>
      <w:r w:rsidR="009855FC">
        <w:t xml:space="preserve">example of the utility of numerical optimization; the optimizer finds the best global fit of data, especially </w:t>
      </w:r>
      <w:del w:id="1816" w:author="Walgren, Patrick" w:date="2024-06-08T08:44:00Z" w16du:dateUtc="2024-06-08T12:44:00Z">
        <w:r w:rsidR="009855FC" w:rsidDel="00D72D72">
          <w:delText>with regards to</w:delText>
        </w:r>
      </w:del>
      <w:ins w:id="1817" w:author="Walgren, Patrick" w:date="2024-06-08T08:44:00Z" w16du:dateUtc="2024-06-08T12:44:00Z">
        <w:r w:rsidR="00D72D72">
          <w:t>regarding</w:t>
        </w:r>
      </w:ins>
      <w:r w:rsidR="009855FC">
        <w:t xml:space="preserve"> the austenite transformation temperatures. </w:t>
      </w:r>
      <w:r w:rsidRPr="006013EF">
        <w:t xml:space="preserve">For lower stresses,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6013EF">
        <w:t xml:space="preserve"> is too </w:t>
      </w:r>
      <w:ins w:id="1818" w:author="Walgren, Patrick" w:date="2024-06-08T08:44:00Z" w16du:dateUtc="2024-06-08T12:44:00Z">
        <w:r w:rsidR="00D72D72">
          <w:t>low</w:t>
        </w:r>
      </w:ins>
      <w:del w:id="1819" w:author="Walgren, Patrick" w:date="2024-06-08T08:44:00Z" w16du:dateUtc="2024-06-08T12:44:00Z">
        <w:r w:rsidRPr="006013EF" w:rsidDel="00D72D72">
          <w:delText>early</w:delText>
        </w:r>
      </w:del>
      <w:r w:rsidRPr="006013EF">
        <w:t xml:space="preserve">, and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6013EF">
        <w:t xml:space="preserve"> is too </w:t>
      </w:r>
      <w:del w:id="1820" w:author="Walgren, Patrick" w:date="2024-06-08T08:44:00Z" w16du:dateUtc="2024-06-08T12:44:00Z">
        <w:r w:rsidRPr="006013EF" w:rsidDel="00D72D72">
          <w:delText>late</w:delText>
        </w:r>
      </w:del>
      <w:ins w:id="1821" w:author="Walgren, Patrick" w:date="2024-06-08T08:44:00Z" w16du:dateUtc="2024-06-08T12:44:00Z">
        <w:r w:rsidR="00D72D72">
          <w:t>high</w:t>
        </w:r>
      </w:ins>
      <w:r w:rsidRPr="006013EF">
        <w:t>. At intermediate stresses, like 100 and 200 MPa, the transformation temperatures are almost perfect. Then, at 300 MPa,</w:t>
      </w:r>
      <w:r w:rsidR="009855FC">
        <w:t xml:space="preserve"> </w:t>
      </w:r>
      <m:oMath>
        <m:sSub>
          <m:sSubPr>
            <m:ctrlPr>
              <w:rPr>
                <w:rFonts w:ascii="Cambria Math" w:hAnsi="Cambria Math"/>
                <w:i/>
              </w:rPr>
            </m:ctrlPr>
          </m:sSubPr>
          <m:e>
            <m:r>
              <w:rPr>
                <w:rFonts w:ascii="Cambria Math" w:hAnsi="Cambria Math"/>
              </w:rPr>
              <m:t>A</m:t>
            </m:r>
          </m:e>
          <m:sub>
            <m:r>
              <w:rPr>
                <w:rFonts w:ascii="Cambria Math" w:hAnsi="Cambria Math"/>
              </w:rPr>
              <m:t>s</m:t>
            </m:r>
          </m:sub>
        </m:sSub>
      </m:oMath>
      <w:r w:rsidRPr="006013EF">
        <w:t xml:space="preserve"> is too </w:t>
      </w:r>
      <w:ins w:id="1822" w:author="Walgren, Patrick" w:date="2024-08-29T17:02:00Z" w16du:dateUtc="2024-08-29T23:02:00Z">
        <w:r w:rsidR="00DF700C">
          <w:t>high</w:t>
        </w:r>
      </w:ins>
      <w:del w:id="1823" w:author="Walgren, Patrick" w:date="2024-08-29T17:02:00Z" w16du:dateUtc="2024-08-29T23:02:00Z">
        <w:r w:rsidRPr="006013EF" w:rsidDel="00DF700C">
          <w:delText>late</w:delText>
        </w:r>
      </w:del>
      <w:r w:rsidRPr="006013EF">
        <w:t xml:space="preserve"> and</w:t>
      </w:r>
      <w:r w:rsidR="009855FC">
        <w:t xml:space="preserve">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6013EF">
        <w:t xml:space="preserve"> is too </w:t>
      </w:r>
      <w:del w:id="1824" w:author="Walgren, Patrick" w:date="2024-08-29T17:02:00Z" w16du:dateUtc="2024-08-29T23:02:00Z">
        <w:r w:rsidRPr="006013EF" w:rsidDel="00DF700C">
          <w:delText>early</w:delText>
        </w:r>
      </w:del>
      <w:ins w:id="1825" w:author="Walgren, Patrick" w:date="2024-08-29T17:02:00Z" w16du:dateUtc="2024-08-29T23:02:00Z">
        <w:r w:rsidR="00DF700C">
          <w:t>low</w:t>
        </w:r>
      </w:ins>
      <w:r w:rsidRPr="006013EF">
        <w:t>. This could be better fit at the relevant stresses by biasing the solution to prioritize fitting certain stress levels (see</w:t>
      </w:r>
      <w:ins w:id="1826" w:author="Walgren, Patrick" w:date="2024-08-29T17:06:00Z" w16du:dateUtc="2024-08-29T23:06:00Z">
        <w:r w:rsidR="00080A0A">
          <w:t xml:space="preserve"> </w:t>
        </w:r>
      </w:ins>
      <w:r w:rsidR="00080A0A">
        <w:fldChar w:fldCharType="begin"/>
      </w:r>
      <w:r w:rsidR="00036BA7">
        <w:instrText xml:space="preserve"> ADDIN ZOTERO_ITEM CSL_CITATION {"citationID":"AW7EZxc9","properties":{"formattedCitation":"[23]","plainCitation":"[23]","noteIndex":0},"citationItems":[{"id":3352,"uris":["http://zotero.org/users/4607708/items/E6546WPT"],"itemData":{"id":3352,"type":"article-journal","abstract":"Future manned space missions will require thermal control systems that can adapt to larger fluctuations in temperature and heat flux exceeding the capabilities of current state-of-the-art technologies. Specifically, these missions will demand novel space radiators that can vary the system heat rejection rate to maintain the crew cabin at habitable temperatures throughout the entire mission. While current systems can provide a turndown ratio (defined as the ratio of maximum to minimum heat rejection rates) of 3:1 under adverse conditions, future missions are projected to demand thermal control systems that can provide a turndown ratio of more than 6:1. A novel morphing radiator concept autonomously varies the system heat rejection rate by altering the shape of the panel exposed to space, where composite materials can provide an ideal compromise between thermal conductivity, restorative stiffness and deformation capability. Shape change is accomplished through the use of shape memory alloys, a class of active materials that exhibit thermomechanically driven phase transformations and can be used as simultaneous sensors and actuators in thermal control applications. This work details progress towards testing and modeling a spaceflight-quality, high turndown ratio morphing radiator prototype in a relevant thermal environment. A prototype composite morphing radiator with shape memory alloy strip actuators and high performance thermal coatings achieved a turndown ratio of 7.2:1, while an associated multi-physical model thereof has been shown to capture all major effects and will enable future design improvements.","container-title":"Journal of Composite Materials","DOI":"10.1177/00219983221144499","ISSN":"0021-9983","language":"en","license":"All rights reserved","note":"publisher: SAGE Publications Ltd STM","page":"00219983221144499","source":"SAGE Journals","title":"Design, experimental demonstration, and validation of a composite morphing space radiator","author":[{"family":"Walgren","given":"Patrick"},{"family":"Nevin","given":"Sean"},{"family":"Hartl","given":"Darren"}],"issued":{"date-parts":[["2022",12,14]]}}}],"schema":"https://github.com/citation-style-language/schema/raw/master/csl-citation.json"} </w:instrText>
      </w:r>
      <w:r w:rsidR="00080A0A">
        <w:fldChar w:fldCharType="separate"/>
      </w:r>
      <w:r w:rsidR="00036BA7" w:rsidRPr="00036BA7">
        <w:rPr>
          <w:rFonts w:ascii="Calibri" w:hAnsi="Calibri" w:cs="Calibri"/>
        </w:rPr>
        <w:t>[23]</w:t>
      </w:r>
      <w:r w:rsidR="00080A0A">
        <w:fldChar w:fldCharType="end"/>
      </w:r>
      <w:del w:id="1827" w:author="Walgren, Patrick" w:date="2024-08-29T17:06:00Z" w16du:dateUtc="2024-08-29T23:06:00Z">
        <w:r w:rsidRPr="006013EF" w:rsidDel="00080A0A">
          <w:delText xml:space="preserve"> my paper</w:delText>
        </w:r>
      </w:del>
      <w:r w:rsidRPr="006013EF">
        <w:t xml:space="preserve">) or by simply calibrating the model at the stress levels that matter most. </w:t>
      </w:r>
    </w:p>
    <w:p w14:paraId="4BF1BC34" w14:textId="0F1A4B9D" w:rsidR="006013EF" w:rsidRDefault="009855FC" w:rsidP="007E0FDA">
      <w:pPr>
        <w:tabs>
          <w:tab w:val="num" w:pos="720"/>
        </w:tabs>
      </w:pPr>
      <w:commentRangeStart w:id="1828"/>
      <w:r>
        <w:t xml:space="preserve">However, this calibration is not perfect, mainly due to model deficiencies. </w:t>
      </w:r>
      <w:commentRangeEnd w:id="1828"/>
      <w:r w:rsidR="00D72D72">
        <w:rPr>
          <w:rStyle w:val="CommentReference"/>
        </w:rPr>
        <w:commentReference w:id="1828"/>
      </w:r>
      <w:ins w:id="1829" w:author="Mingear, Jacob Lee" w:date="2024-10-07T17:06:00Z" w16du:dateUtc="2024-10-07T23:06:00Z">
        <w:r w:rsidR="00204FB2">
          <w:t xml:space="preserve">In reality, </w:t>
        </w:r>
      </w:ins>
      <w:del w:id="1830" w:author="Mingear, Jacob Lee" w:date="2024-10-07T17:06:00Z" w16du:dateUtc="2024-10-07T23:06:00Z">
        <w:r w:rsidDel="00204FB2">
          <w:delText>T</w:delText>
        </w:r>
      </w:del>
      <w:ins w:id="1831" w:author="Mingear, Jacob Lee" w:date="2024-10-07T17:06:00Z" w16du:dateUtc="2024-10-07T23:06:00Z">
        <w:r w:rsidR="00204FB2">
          <w:t>t</w:t>
        </w:r>
      </w:ins>
      <w:r>
        <w:t>h</w:t>
      </w:r>
      <w:r w:rsidR="006013EF" w:rsidRPr="006013EF">
        <w:t xml:space="preserve">e coefficient of thermal expansion </w:t>
      </w:r>
      <w:del w:id="1832" w:author="Walgren, Patrick" w:date="2024-10-08T14:43:00Z" w16du:dateUtc="2024-10-08T20:43:00Z">
        <w:r w:rsidR="006013EF" w:rsidRPr="006013EF" w:rsidDel="00CB19CB">
          <w:delText>is not constant for</w:delText>
        </w:r>
      </w:del>
      <w:ins w:id="1833" w:author="Walgren, Patrick" w:date="2024-10-08T14:43:00Z" w16du:dateUtc="2024-10-08T20:43:00Z">
        <w:r w:rsidR="00CB19CB">
          <w:t>varies with material phase</w:t>
        </w:r>
      </w:ins>
      <w:del w:id="1834" w:author="Walgren, Patrick" w:date="2024-10-08T14:43:00Z" w16du:dateUtc="2024-10-08T20:43:00Z">
        <w:r w:rsidR="006013EF" w:rsidRPr="006013EF" w:rsidDel="00CB19CB">
          <w:delText xml:space="preserve"> austenite and martensite</w:delText>
        </w:r>
      </w:del>
      <w:r w:rsidR="006013EF" w:rsidRPr="006013EF">
        <w:t xml:space="preserve">. Clearly, the </w:t>
      </w:r>
      <w:r w:rsidRPr="006013EF">
        <w:t>coefficient</w:t>
      </w:r>
      <w:r w:rsidR="006013EF" w:rsidRPr="006013EF">
        <w:t xml:space="preserve"> of thermal expansion in austenite is larger than that in martensite. This is a model deficiency because the current model uses a convex cutting plane assumption for numerical integratio</w:t>
      </w:r>
      <w:r>
        <w:t>n and could be improved in future work.</w:t>
      </w:r>
    </w:p>
    <w:p w14:paraId="00206360" w14:textId="44850881" w:rsidR="007A7F3B" w:rsidRPr="003075F8" w:rsidRDefault="00AF1943" w:rsidP="007A7F3B">
      <w:r>
        <w:t xml:space="preserve">Regardless, these five optimizations improved calibration accuracy by over 50% compared to </w:t>
      </w:r>
      <w:del w:id="1835" w:author="Mingear, Jacob Lee" w:date="2024-10-07T17:07:00Z" w16du:dateUtc="2024-10-07T23:07:00Z">
        <w:r w:rsidDel="00204FB2">
          <w:delText xml:space="preserve">the </w:delText>
        </w:r>
      </w:del>
      <w:commentRangeStart w:id="1836"/>
      <w:ins w:id="1837" w:author="Mingear, Jacob Lee" w:date="2024-10-07T17:07:00Z" w16du:dateUtc="2024-10-07T23:07:00Z">
        <w:r w:rsidR="00204FB2">
          <w:t xml:space="preserve">educated guesses </w:t>
        </w:r>
      </w:ins>
      <w:commentRangeEnd w:id="1836"/>
      <w:r w:rsidR="00CB19CB">
        <w:rPr>
          <w:rStyle w:val="CommentReference"/>
        </w:rPr>
        <w:commentReference w:id="1836"/>
      </w:r>
      <w:del w:id="1838" w:author="Mingear, Jacob Lee" w:date="2024-10-07T17:07:00Z" w16du:dateUtc="2024-10-07T23:07:00Z">
        <w:r w:rsidDel="00204FB2">
          <w:delText>conventional calibration</w:delText>
        </w:r>
      </w:del>
      <w:r>
        <w:t xml:space="preserve">, and were accomplished in less than an hour on </w:t>
      </w:r>
      <w:r w:rsidR="00144BA9" w:rsidRPr="00144BA9">
        <w:t xml:space="preserve">a lightweight laptop with a low-performance processor (Intel Core m3-6Y30 CPU @ 0.90 GHz with 4 Gb RAM). </w:t>
      </w:r>
      <w:del w:id="1839" w:author="Walgren, Patrick" w:date="2024-06-08T08:45:00Z" w16du:dateUtc="2024-06-08T12:45:00Z">
        <w:r w:rsidR="00144BA9" w:rsidRPr="00144BA9" w:rsidDel="00D72D72">
          <w:delText xml:space="preserve">main </w:delText>
        </w:r>
      </w:del>
      <w:r w:rsidR="00144BA9" w:rsidRPr="00144BA9">
        <w:t>This calibration routine can be performed by general analysts, designers, or material scientists, without the need for exotic hardware</w:t>
      </w:r>
      <w:ins w:id="1840" w:author="Mingear, Jacob Lee" w:date="2024-10-07T17:08:00Z" w16du:dateUtc="2024-10-07T23:08:00Z">
        <w:r w:rsidR="00B03606">
          <w:t>,</w:t>
        </w:r>
      </w:ins>
      <w:r w:rsidR="00144BA9">
        <w:t xml:space="preserve"> </w:t>
      </w:r>
      <w:del w:id="1841" w:author="Mingear, Jacob Lee" w:date="2024-10-07T17:08:00Z" w16du:dateUtc="2024-10-07T23:08:00Z">
        <w:r w:rsidR="00144BA9" w:rsidDel="00B03606">
          <w:delText xml:space="preserve">or </w:delText>
        </w:r>
      </w:del>
      <w:r w:rsidR="00144BA9">
        <w:t>python programming experience</w:t>
      </w:r>
      <w:ins w:id="1842" w:author="Mingear, Jacob Lee" w:date="2024-10-07T17:08:00Z" w16du:dateUtc="2024-10-07T23:08:00Z">
        <w:r w:rsidR="00B03606">
          <w:t>, or relatively clean datasets</w:t>
        </w:r>
      </w:ins>
      <w:del w:id="1843" w:author="Mingear, Jacob Lee" w:date="2024-10-07T17:08:00Z" w16du:dateUtc="2024-10-07T23:08:00Z">
        <w:r w:rsidR="00144BA9" w:rsidRPr="00144BA9" w:rsidDel="00B03606">
          <w:delText xml:space="preserve">. </w:delText>
        </w:r>
      </w:del>
    </w:p>
    <w:p w14:paraId="75911B0F" w14:textId="77777777" w:rsidR="007A7F3B" w:rsidRDefault="007A7F3B" w:rsidP="007A7F3B">
      <w:pPr>
        <w:rPr>
          <w:b/>
          <w:bCs/>
        </w:rPr>
      </w:pPr>
      <w:r w:rsidRPr="007A7F3B">
        <w:rPr>
          <w:b/>
          <w:bCs/>
        </w:rPr>
        <w:lastRenderedPageBreak/>
        <w:t>Conclusions and further refinements</w:t>
      </w:r>
    </w:p>
    <w:p w14:paraId="6E9978A2" w14:textId="151E2628" w:rsidR="001F5E46" w:rsidRDefault="001934B7" w:rsidP="007A7F3B">
      <w:r>
        <w:t>SMA-REACT is an open-source, easy-to-use tool for characterization data post-processing and shape memory alloy constitutive model calibration. While we have focused on the Lagoudas constitutive model and actuator (i.e., constant force thermal cycling) behavior, the tool is easily extensible to other constitutive models or loading modes. By framing the calibration routine as a numerical optimization problem, SMA-REACT can find robust calibrations that outperform conventional (i.e., by hand) calibrations by 50% or more</w:t>
      </w:r>
      <w:r w:rsidR="0046267A">
        <w:t xml:space="preserve">, without requiring detailed knowledge of programming, optimization, or the Lagoudas constitutive model. This allows the tool to be approachable for a wide range of students and professionals working on shape memory alloys. </w:t>
      </w:r>
      <w:ins w:id="1844" w:author="Walgren, Patrick" w:date="2024-06-08T08:46:00Z" w16du:dateUtc="2024-06-08T12:46:00Z">
        <w:r w:rsidR="004D5713">
          <w:t>T</w:t>
        </w:r>
      </w:ins>
      <w:del w:id="1845" w:author="Walgren, Patrick" w:date="2024-06-08T08:46:00Z" w16du:dateUtc="2024-06-08T12:46:00Z">
        <w:r w:rsidR="007E4A0A" w:rsidDel="004D5713">
          <w:delText>Additionally, t</w:delText>
        </w:r>
      </w:del>
      <w:r w:rsidR="007E4A0A">
        <w:t xml:space="preserve">he </w:t>
      </w:r>
      <w:proofErr w:type="gramStart"/>
      <w:r w:rsidR="007E4A0A">
        <w:t>speed</w:t>
      </w:r>
      <w:proofErr w:type="gramEnd"/>
      <w:r w:rsidR="007E4A0A">
        <w:t xml:space="preserve"> at which model calibrations can be fine-tuned allows for rapid iterations to converge to a satisfactory model calibration, which can then be used in commercial finite element suites like ABAQUS. </w:t>
      </w:r>
    </w:p>
    <w:p w14:paraId="0C0381B8" w14:textId="08B7B625" w:rsidR="007E4A0A" w:rsidRDefault="007E4A0A" w:rsidP="007A7F3B">
      <w:r>
        <w:t xml:space="preserve">We distribute the SMA-REACT toolset and source code under the </w:t>
      </w:r>
      <w:ins w:id="1846" w:author="Walgren, Patrick" w:date="2024-06-08T08:47:00Z" w16du:dateUtc="2024-06-08T12:47:00Z">
        <w:r w:rsidR="007B16A7">
          <w:t>GNU General Public License</w:t>
        </w:r>
      </w:ins>
      <w:del w:id="1847" w:author="Walgren, Patrick" w:date="2024-06-08T08:47:00Z" w16du:dateUtc="2024-06-08T12:47:00Z">
        <w:r w:rsidDel="007B16A7">
          <w:delText>____ license</w:delText>
        </w:r>
      </w:del>
      <w:r>
        <w:t xml:space="preserve">, which allows </w:t>
      </w:r>
      <w:del w:id="1848" w:author="Walgren, Patrick" w:date="2024-06-08T08:47:00Z" w16du:dateUtc="2024-06-08T12:47:00Z">
        <w:r w:rsidDel="007B16A7">
          <w:delText>for ____</w:delText>
        </w:r>
      </w:del>
      <w:ins w:id="1849" w:author="Walgren, Patrick" w:date="2024-06-08T08:47:00Z" w16du:dateUtc="2024-06-08T12:47:00Z">
        <w:r w:rsidR="007B16A7">
          <w:t>anyone to run, s</w:t>
        </w:r>
      </w:ins>
      <w:ins w:id="1850" w:author="Walgren, Patrick" w:date="2024-06-08T08:48:00Z" w16du:dateUtc="2024-06-08T12:48:00Z">
        <w:r w:rsidR="007B16A7">
          <w:t>tudy, share, and modify the code</w:t>
        </w:r>
      </w:ins>
      <w:r>
        <w:t>. We invite any modifications that users may find useful, including, but not limited to, alternative loading modes (i.e., superelasticity or combined superelasticity/shape memory</w:t>
      </w:r>
      <w:r w:rsidR="00B75EF4">
        <w:t xml:space="preserve"> </w:t>
      </w:r>
      <w:r w:rsidR="00B75EF4">
        <w:fldChar w:fldCharType="begin"/>
      </w:r>
      <w:r w:rsidR="00036BA7">
        <w:instrText xml:space="preserve"> ADDIN ZOTERO_ITEM CSL_CITATION {"citationID":"VA2c3hdd","properties":{"formattedCitation":"[29]","plainCitation":"[29]","noteIndex":0},"citationItems":[{"id":3583,"uris":["http://zotero.org/users/4607708/items/YVZQK62M"],"itemData":{"id":3583,"type":"article-journal","abstract":"Skeletal muscle provides a compact solution for performing multiple tasks under diverse operational conditions, a capability lacking in many current engineered systems. Here, we evaluate if shape memory alloy (SMA) components can serve as artificial muscles with tunable mechanical performance. We experimentally impose cyclic stimuli, electric and mechanical, to an SMA wire and demonstrate that this material can mimic the response of the avian humerotriceps, a skeletal muscle that acts in the dynamic control of wing shapes. We next numerically evaluate the feasibility of using SMA springs as artificial leg muscles for a bipedal walking robot. Altering the phase offset between mechanical and electrical stimuli was sufficient for both synthetic and natural muscle to shift between actuation, braking and spring-like behaviour.","container-title":"Journal of The Royal Society Interface","DOI":"10.1098/rsif.2020.1042","ISSN":"1742-5662","issue":"184","journalAbbreviation":"J. R. Soc. Interface.","language":"en","page":"20201042","source":"DOI.org (Crossref)","title":"Phase transformation-driven artificial muscle mimics the multifunctionality of avian wing muscle","volume":"18","author":[{"family":"Leal","given":"Pedro B. C."},{"family":"Cabral-Seanez","given":"Marcela"},{"family":"Baliga","given":"Vikram B."},{"family":"Altshuler","given":"Douglas L."},{"family":"Hartl","given":"Darren J."}],"issued":{"date-parts":[["2021",11]]}}}],"schema":"https://github.com/citation-style-language/schema/raw/master/csl-citation.json"} </w:instrText>
      </w:r>
      <w:r w:rsidR="00B75EF4">
        <w:fldChar w:fldCharType="separate"/>
      </w:r>
      <w:r w:rsidR="00036BA7" w:rsidRPr="00036BA7">
        <w:rPr>
          <w:rFonts w:ascii="Calibri" w:hAnsi="Calibri" w:cs="Calibri"/>
        </w:rPr>
        <w:t>[29]</w:t>
      </w:r>
      <w:r w:rsidR="00B75EF4">
        <w:fldChar w:fldCharType="end"/>
      </w:r>
      <w:r>
        <w:t>), alternative constitutive models</w:t>
      </w:r>
      <w:r w:rsidR="00B75EF4">
        <w:t xml:space="preserve"> </w:t>
      </w:r>
      <w:r w:rsidR="00B75EF4">
        <w:fldChar w:fldCharType="begin"/>
      </w:r>
      <w:r w:rsidR="00036BA7">
        <w:instrText xml:space="preserve"> ADDIN ZOTERO_ITEM CSL_CITATION {"citationID":"uDlWj72p","properties":{"formattedCitation":"[6], [30], [31], [32]","plainCitation":"[6], [30], [31], [32]","noteIndex":0},"citationItems":[{"id":221,"uris":["http://zotero.org/users/4607708/items/5PZ33S2Y"],"itemData":{"id":221,"type":"article-journal","container-title":"Journal of Intelligent Material Systems and Structures","page":"229–242","title":"One-Dimensional Constitutive Behavior of Shape Memory Alloys: Thermomechanical Derivation with Non-Constant Material Functions and Redefined Martensite Internal Variable","volume":"4","author":[{"family":"Brinson","given":"L. C."}],"issued":{"date-parts":[["1993"]]}}},{"id":228,"uris":["http://zotero.org/users/4607708/items/3WCLRDIL"],"itemData":{"id":228,"type":"article-journal","container-title":"Journal of Intelligent Material Systems and Structures","page":"108–114","title":"Simplifications and Comparisons of Shape Memory Alloy Constitutive Models","volume":"7","author":[{"family":"Brinson","given":"L. C."},{"family":"Huang","given":"M. S."}],"issued":{"date-parts":[["1996"]]}}},{"id":102,"uris":["http://zotero.org/users/4607708/items/G54IKXZK"],"itemData":{"id":102,"type":"article-journal","container-title":"Computer Methods in Applied Mechanics and Engineering","page":"281–312","title":"Shape-Memory Alloys: Macromodelling and Numerical Simulations of the Superelastic Behavior","volume":"146","author":[{"family":"Auricchio","given":"F."},{"family":"Taylor","given":"R. L."},{"family":"Lubliner","given":"J."}],"issued":{"date-parts":[["1997"]]}}},{"id":105,"uris":["http://zotero.org/users/4607708/items/UL2BPEDP"],"itemData":{"id":105,"type":"article-journal","container-title":"International Journal of Non-Linear Mechanics","issue":"6","page":"1101–1114","title":"A One-Dimensional Model for Superleastic Shape-Memory Alloys With Different Elastic Properties Between Austenite and Martensite","volume":"32","author":[{"family":"Auricchio","given":"F."},{"family":"Sacco","given":"E."}],"issued":{"date-parts":[["1997"]]}}}],"schema":"https://github.com/citation-style-language/schema/raw/master/csl-citation.json"} </w:instrText>
      </w:r>
      <w:r w:rsidR="00B75EF4">
        <w:fldChar w:fldCharType="separate"/>
      </w:r>
      <w:r w:rsidR="00036BA7" w:rsidRPr="00036BA7">
        <w:rPr>
          <w:rFonts w:ascii="Calibri" w:hAnsi="Calibri" w:cs="Calibri"/>
        </w:rPr>
        <w:t>[6], [30], [31], [32]</w:t>
      </w:r>
      <w:r w:rsidR="00B75EF4">
        <w:fldChar w:fldCharType="end"/>
      </w:r>
      <w:r>
        <w:t xml:space="preserve">, or any usability enhancements for more robust data import or export. In particular, we believe </w:t>
      </w:r>
      <w:del w:id="1851" w:author="Mingear, Jacob Lee" w:date="2024-10-07T17:10:00Z" w16du:dateUtc="2024-10-07T23:10:00Z">
        <w:r w:rsidDel="0073016E">
          <w:delText xml:space="preserve">seamless </w:delText>
        </w:r>
      </w:del>
      <w:r>
        <w:t>integration with</w:t>
      </w:r>
      <w:ins w:id="1852" w:author="Mingear, Jacob Lee" w:date="2024-10-07T17:09:00Z" w16du:dateUtc="2024-10-07T23:09:00Z">
        <w:r w:rsidR="0073016E">
          <w:t xml:space="preserve"> other open-source tools, such as</w:t>
        </w:r>
      </w:ins>
      <w:r>
        <w:t xml:space="preserve"> </w:t>
      </w:r>
      <w:del w:id="1853" w:author="Mingear, Jacob Lee" w:date="2024-10-07T17:09:00Z" w16du:dateUtc="2024-10-07T23:09:00Z">
        <w:r w:rsidDel="0073016E">
          <w:delText xml:space="preserve">NASA tools such as </w:delText>
        </w:r>
      </w:del>
      <w:r w:rsidR="00B75EF4">
        <w:t>the Shape Memory Materials Database</w:t>
      </w:r>
      <w:r>
        <w:t xml:space="preserve"> </w:t>
      </w:r>
      <w:ins w:id="1854" w:author="Mingear, Jacob Lee" w:date="2024-10-07T17:10:00Z" w16du:dateUtc="2024-10-07T23:10:00Z">
        <w:r w:rsidR="0073016E">
          <w:t xml:space="preserve">and SMAnalytics </w:t>
        </w:r>
      </w:ins>
      <w:r>
        <w:t>would be very enabling to the greater SMA community</w:t>
      </w:r>
      <w:r w:rsidR="00B75EF4">
        <w:t xml:space="preserve"> </w:t>
      </w:r>
      <w:r w:rsidR="00B75EF4">
        <w:fldChar w:fldCharType="begin"/>
      </w:r>
      <w:r w:rsidR="003B6D4B">
        <w:instrText xml:space="preserve"> ADDIN ZOTERO_ITEM CSL_CITATION {"citationID":"BG9COTvm","properties":{"formattedCitation":"[2]","plainCitation":"[2]","noteIndex":0},"citationItems":[{"id":3519,"uris":["http://zotero.org/users/4607708/items/NYIMMF5V"],"itemData":{"id":3519,"type":"article-journal","abstract":"A database tool is developed for archiving and exploring shape memory materials including shape memory alloys (SMAs), superelastic alloys, magnetic SMAs, shape memory polymers, and shape memory ceramics. Over 750 000 data points and their pedigree metadata are extracted and stored into records. Data are handled via a graphical user interface running in a web application. The tool provides interactive menus for the selection of material types, properties, and filters, culminating with a visualization panel. Data are displayed in three forms, consisting of pie charts, 2D scatter plots, and ternary diagrams, all of which provide unique information pertinent to the materials and properties being explored. This database tool is a major stepping stone toward building an information system where an entire continuum of material novices to experts can have an infrastructure to explore and discover these multifunctional materials.","container-title":"Advanced Engineering Materials","DOI":"10.1002/adem.201901370","ISSN":"1527-2648","issue":"7","language":"en","license":"© 2020 WILEY-VCH Verlag GmbH &amp; Co. KGaA, Weinheim","note":"_eprint: https://onlinelibrary.wiley.com/doi/pdf/10.1002/adem.201901370","page":"1901370","source":"Wiley Online Library","title":"Shape Memory Materials Database Tool—A Compendium of Functional Data for Shape Memory Materials","volume":"22","author":[{"family":"Benafan","given":"Othmane"},{"family":"Bigelow","given":"Glen S."},{"family":"Young","given":"Avery W."}],"issued":{"date-parts":[["2020"]]}}}],"schema":"https://github.com/citation-style-language/schema/raw/master/csl-citation.json"} </w:instrText>
      </w:r>
      <w:r w:rsidR="00B75EF4">
        <w:fldChar w:fldCharType="separate"/>
      </w:r>
      <w:r w:rsidR="003B6D4B" w:rsidRPr="003B6D4B">
        <w:rPr>
          <w:rFonts w:ascii="Calibri" w:hAnsi="Calibri" w:cs="Calibri"/>
        </w:rPr>
        <w:t>[2]</w:t>
      </w:r>
      <w:r w:rsidR="00B75EF4">
        <w:fldChar w:fldCharType="end"/>
      </w:r>
      <w:r>
        <w:t>. SMA-REACT aims to reduce the barrier between materials scientists and engineers, and will hopefully enable more widespread adoption of shape memory alloys in engineering applications</w:t>
      </w:r>
      <w:del w:id="1855" w:author="Walgren, Patrick" w:date="2024-06-04T19:40:00Z" w16du:dateUtc="2024-06-04T23:40:00Z">
        <w:r w:rsidDel="00C93B97">
          <w:delText xml:space="preserve">.  </w:delText>
        </w:r>
      </w:del>
      <w:ins w:id="1856" w:author="Walgren, Patrick" w:date="2024-06-04T19:40:00Z" w16du:dateUtc="2024-06-04T23:40:00Z">
        <w:r w:rsidR="00C93B97">
          <w:t xml:space="preserve">. </w:t>
        </w:r>
      </w:ins>
    </w:p>
    <w:p w14:paraId="5ADF74D2" w14:textId="4DFF95F1" w:rsidR="003A006D" w:rsidRDefault="003A006D" w:rsidP="007A7F3B">
      <w:pPr>
        <w:rPr>
          <w:b/>
          <w:bCs/>
        </w:rPr>
      </w:pPr>
      <w:r>
        <w:rPr>
          <w:b/>
          <w:bCs/>
        </w:rPr>
        <w:t>Bibliography</w:t>
      </w:r>
    </w:p>
    <w:p w14:paraId="09542446" w14:textId="77777777" w:rsidR="00036BA7" w:rsidRPr="00036BA7" w:rsidRDefault="00B75EF4" w:rsidP="00036BA7">
      <w:pPr>
        <w:pStyle w:val="Bibliography"/>
        <w:rPr>
          <w:rFonts w:ascii="Calibri" w:hAnsi="Calibri" w:cs="Calibri"/>
        </w:rPr>
      </w:pPr>
      <w:r>
        <w:fldChar w:fldCharType="begin"/>
      </w:r>
      <w:r w:rsidR="00CD3C41">
        <w:instrText xml:space="preserve"> ADDIN ZOTERO_BIBL {"uncited":[],"omitted":[],"custom":[]} CSL_BIBLIOGRAPHY </w:instrText>
      </w:r>
      <w:r>
        <w:fldChar w:fldCharType="separate"/>
      </w:r>
      <w:r w:rsidR="00036BA7" w:rsidRPr="00036BA7">
        <w:rPr>
          <w:rFonts w:ascii="Calibri" w:hAnsi="Calibri" w:cs="Calibri"/>
        </w:rPr>
        <w:t>[1]</w:t>
      </w:r>
      <w:r w:rsidR="00036BA7" w:rsidRPr="00036BA7">
        <w:rPr>
          <w:rFonts w:ascii="Calibri" w:hAnsi="Calibri" w:cs="Calibri"/>
        </w:rPr>
        <w:tab/>
        <w:t xml:space="preserve">J. M. Jani, M. Leary, A. Subic, and M. A. Gibson, “A review of shape memory alloy research, applications and opportunities,” </w:t>
      </w:r>
      <w:r w:rsidR="00036BA7" w:rsidRPr="00036BA7">
        <w:rPr>
          <w:rFonts w:ascii="Calibri" w:hAnsi="Calibri" w:cs="Calibri"/>
          <w:i/>
          <w:iCs/>
        </w:rPr>
        <w:t>Mater. Des.</w:t>
      </w:r>
      <w:r w:rsidR="00036BA7" w:rsidRPr="00036BA7">
        <w:rPr>
          <w:rFonts w:ascii="Calibri" w:hAnsi="Calibri" w:cs="Calibri"/>
        </w:rPr>
        <w:t>, vol. 56, pp. 1078–1113, 2014, doi: 10.1016/j.matdes.2013.11.084.</w:t>
      </w:r>
    </w:p>
    <w:p w14:paraId="7C00546A" w14:textId="77777777" w:rsidR="00036BA7" w:rsidRPr="00036BA7" w:rsidRDefault="00036BA7" w:rsidP="00036BA7">
      <w:pPr>
        <w:pStyle w:val="Bibliography"/>
        <w:rPr>
          <w:rFonts w:ascii="Calibri" w:hAnsi="Calibri" w:cs="Calibri"/>
        </w:rPr>
      </w:pPr>
      <w:r w:rsidRPr="00036BA7">
        <w:rPr>
          <w:rFonts w:ascii="Calibri" w:hAnsi="Calibri" w:cs="Calibri"/>
        </w:rPr>
        <w:t>[2]</w:t>
      </w:r>
      <w:r w:rsidRPr="00036BA7">
        <w:rPr>
          <w:rFonts w:ascii="Calibri" w:hAnsi="Calibri" w:cs="Calibri"/>
        </w:rPr>
        <w:tab/>
        <w:t xml:space="preserve">O. Benafan, G. S. Bigelow, and A. W. Young, “Shape Memory Materials Database Tool—A Compendium of Functional Data for Shape Memory Materials,” </w:t>
      </w:r>
      <w:r w:rsidRPr="00036BA7">
        <w:rPr>
          <w:rFonts w:ascii="Calibri" w:hAnsi="Calibri" w:cs="Calibri"/>
          <w:i/>
          <w:iCs/>
        </w:rPr>
        <w:t>Adv. Eng. Mater.</w:t>
      </w:r>
      <w:r w:rsidRPr="00036BA7">
        <w:rPr>
          <w:rFonts w:ascii="Calibri" w:hAnsi="Calibri" w:cs="Calibri"/>
        </w:rPr>
        <w:t>, vol. 22, no. 7, p. 1901370, 2020, doi: 10.1002/adem.201901370.</w:t>
      </w:r>
    </w:p>
    <w:p w14:paraId="33B34F2F" w14:textId="77777777" w:rsidR="00036BA7" w:rsidRPr="00036BA7" w:rsidRDefault="00036BA7" w:rsidP="00036BA7">
      <w:pPr>
        <w:pStyle w:val="Bibliography"/>
        <w:rPr>
          <w:rFonts w:ascii="Calibri" w:hAnsi="Calibri" w:cs="Calibri"/>
        </w:rPr>
      </w:pPr>
      <w:r w:rsidRPr="00036BA7">
        <w:rPr>
          <w:rFonts w:ascii="Calibri" w:hAnsi="Calibri" w:cs="Calibri"/>
        </w:rPr>
        <w:t>[3]</w:t>
      </w:r>
      <w:r w:rsidRPr="00036BA7">
        <w:rPr>
          <w:rFonts w:ascii="Calibri" w:hAnsi="Calibri" w:cs="Calibri"/>
        </w:rPr>
        <w:tab/>
        <w:t xml:space="preserve">P. E. Caltagirone and O. Benafan, “Shape Memory Materials Analysis and Research Tool (SM2ART): Finding Data Anomalies and Trends,” </w:t>
      </w:r>
      <w:r w:rsidRPr="00036BA7">
        <w:rPr>
          <w:rFonts w:ascii="Calibri" w:hAnsi="Calibri" w:cs="Calibri"/>
          <w:i/>
          <w:iCs/>
        </w:rPr>
        <w:t>Shape Mem. Superelasticity</w:t>
      </w:r>
      <w:r w:rsidRPr="00036BA7">
        <w:rPr>
          <w:rFonts w:ascii="Calibri" w:hAnsi="Calibri" w:cs="Calibri"/>
        </w:rPr>
        <w:t>, Jul. 2023, doi: 10.1007/s40830-023-00457-7.</w:t>
      </w:r>
    </w:p>
    <w:p w14:paraId="00F18E7A" w14:textId="77777777" w:rsidR="00036BA7" w:rsidRPr="00036BA7" w:rsidRDefault="00036BA7" w:rsidP="00036BA7">
      <w:pPr>
        <w:pStyle w:val="Bibliography"/>
        <w:rPr>
          <w:rFonts w:ascii="Calibri" w:hAnsi="Calibri" w:cs="Calibri"/>
        </w:rPr>
      </w:pPr>
      <w:r w:rsidRPr="00036BA7">
        <w:rPr>
          <w:rFonts w:ascii="Calibri" w:hAnsi="Calibri" w:cs="Calibri"/>
        </w:rPr>
        <w:t>[4]</w:t>
      </w:r>
      <w:r w:rsidRPr="00036BA7">
        <w:rPr>
          <w:rFonts w:ascii="Calibri" w:hAnsi="Calibri" w:cs="Calibri"/>
        </w:rPr>
        <w:tab/>
        <w:t xml:space="preserve">M. Elahinia, M. Nematollahi, K. S. Baghbaderani, A. Nespoli, and F. Stortiero, “Chapter 6 - Manufacturing of shape memory alloys,” in </w:t>
      </w:r>
      <w:r w:rsidRPr="00036BA7">
        <w:rPr>
          <w:rFonts w:ascii="Calibri" w:hAnsi="Calibri" w:cs="Calibri"/>
          <w:i/>
          <w:iCs/>
        </w:rPr>
        <w:t>Shape Memory Alloy Engineering (Second Edition)</w:t>
      </w:r>
      <w:r w:rsidRPr="00036BA7">
        <w:rPr>
          <w:rFonts w:ascii="Calibri" w:hAnsi="Calibri" w:cs="Calibri"/>
        </w:rPr>
        <w:t>, A. Concilio, V. Antonucci, F. Auricchio, L. Lecce, and E. Sacco, Eds., Boston: Butterworth-Heinemann, 2021, pp. 165–193. doi: 10.1016/B978-0-12-819264-1.00006-6.</w:t>
      </w:r>
    </w:p>
    <w:p w14:paraId="4DF38DF9" w14:textId="77777777" w:rsidR="00036BA7" w:rsidRPr="00036BA7" w:rsidRDefault="00036BA7" w:rsidP="00036BA7">
      <w:pPr>
        <w:pStyle w:val="Bibliography"/>
        <w:rPr>
          <w:rFonts w:ascii="Calibri" w:hAnsi="Calibri" w:cs="Calibri"/>
        </w:rPr>
      </w:pPr>
      <w:r w:rsidRPr="00036BA7">
        <w:rPr>
          <w:rFonts w:ascii="Calibri" w:hAnsi="Calibri" w:cs="Calibri"/>
        </w:rPr>
        <w:t>[5]</w:t>
      </w:r>
      <w:r w:rsidRPr="00036BA7">
        <w:rPr>
          <w:rFonts w:ascii="Calibri" w:hAnsi="Calibri" w:cs="Calibri"/>
        </w:rPr>
        <w:tab/>
        <w:t xml:space="preserve">D. Lagoudas, D. Hartl, Y. Chemisky, L. Machado, and P. Popov, “Constitutive Model for the Numerical Analysis of Phase Transformation in Polycrystalline Shape Memory Alloys,” </w:t>
      </w:r>
      <w:r w:rsidRPr="00036BA7">
        <w:rPr>
          <w:rFonts w:ascii="Calibri" w:hAnsi="Calibri" w:cs="Calibri"/>
          <w:i/>
          <w:iCs/>
        </w:rPr>
        <w:t>Int. J. Plast.</w:t>
      </w:r>
      <w:r w:rsidRPr="00036BA7">
        <w:rPr>
          <w:rFonts w:ascii="Calibri" w:hAnsi="Calibri" w:cs="Calibri"/>
        </w:rPr>
        <w:t>, vol. 32–33, pp. 155–183, 2012.</w:t>
      </w:r>
    </w:p>
    <w:p w14:paraId="139A7762" w14:textId="77777777" w:rsidR="00036BA7" w:rsidRPr="00036BA7" w:rsidRDefault="00036BA7" w:rsidP="00036BA7">
      <w:pPr>
        <w:pStyle w:val="Bibliography"/>
        <w:rPr>
          <w:rFonts w:ascii="Calibri" w:hAnsi="Calibri" w:cs="Calibri"/>
        </w:rPr>
      </w:pPr>
      <w:r w:rsidRPr="00036BA7">
        <w:rPr>
          <w:rFonts w:ascii="Calibri" w:hAnsi="Calibri" w:cs="Calibri"/>
        </w:rPr>
        <w:t>[6]</w:t>
      </w:r>
      <w:r w:rsidRPr="00036BA7">
        <w:rPr>
          <w:rFonts w:ascii="Calibri" w:hAnsi="Calibri" w:cs="Calibri"/>
        </w:rPr>
        <w:tab/>
        <w:t xml:space="preserve">L. C. Brinson, “One-Dimensional Constitutive Behavior of Shape Memory Alloys: Thermomechanical Derivation with Non-Constant Material Functions and Redefined Martensite Internal Variable,” </w:t>
      </w:r>
      <w:r w:rsidRPr="00036BA7">
        <w:rPr>
          <w:rFonts w:ascii="Calibri" w:hAnsi="Calibri" w:cs="Calibri"/>
          <w:i/>
          <w:iCs/>
        </w:rPr>
        <w:t>J. Intell. Mater. Syst. Struct.</w:t>
      </w:r>
      <w:r w:rsidRPr="00036BA7">
        <w:rPr>
          <w:rFonts w:ascii="Calibri" w:hAnsi="Calibri" w:cs="Calibri"/>
        </w:rPr>
        <w:t>, vol. 4, pp. 229–242, 1993.</w:t>
      </w:r>
    </w:p>
    <w:p w14:paraId="27E29516" w14:textId="77777777" w:rsidR="00036BA7" w:rsidRPr="00036BA7" w:rsidRDefault="00036BA7" w:rsidP="00036BA7">
      <w:pPr>
        <w:pStyle w:val="Bibliography"/>
        <w:rPr>
          <w:rFonts w:ascii="Calibri" w:hAnsi="Calibri" w:cs="Calibri"/>
        </w:rPr>
      </w:pPr>
      <w:r w:rsidRPr="00036BA7">
        <w:rPr>
          <w:rFonts w:ascii="Calibri" w:hAnsi="Calibri" w:cs="Calibri"/>
        </w:rPr>
        <w:t>[7]</w:t>
      </w:r>
      <w:r w:rsidRPr="00036BA7">
        <w:rPr>
          <w:rFonts w:ascii="Calibri" w:hAnsi="Calibri" w:cs="Calibri"/>
        </w:rPr>
        <w:tab/>
        <w:t xml:space="preserve">W. Trehern, R. Ortiz-Ayala, K. C. Atli, R. Arroyave, and I. Karaman, “Data-driven shape memory alloy discovery using Artificial Intelligence Materials Selection (AIMS) framework,” </w:t>
      </w:r>
      <w:r w:rsidRPr="00036BA7">
        <w:rPr>
          <w:rFonts w:ascii="Calibri" w:hAnsi="Calibri" w:cs="Calibri"/>
          <w:i/>
          <w:iCs/>
        </w:rPr>
        <w:t>Acta Mater.</w:t>
      </w:r>
      <w:r w:rsidRPr="00036BA7">
        <w:rPr>
          <w:rFonts w:ascii="Calibri" w:hAnsi="Calibri" w:cs="Calibri"/>
        </w:rPr>
        <w:t>, vol. 228, p. 117751, Apr. 2022, doi: 10.1016/j.actamat.2022.117751.</w:t>
      </w:r>
    </w:p>
    <w:p w14:paraId="3A7E4675" w14:textId="77777777" w:rsidR="00036BA7" w:rsidRPr="00036BA7" w:rsidRDefault="00036BA7" w:rsidP="00036BA7">
      <w:pPr>
        <w:pStyle w:val="Bibliography"/>
        <w:rPr>
          <w:rFonts w:ascii="Calibri" w:hAnsi="Calibri" w:cs="Calibri"/>
        </w:rPr>
      </w:pPr>
      <w:r w:rsidRPr="00036BA7">
        <w:rPr>
          <w:rFonts w:ascii="Calibri" w:hAnsi="Calibri" w:cs="Calibri"/>
        </w:rPr>
        <w:lastRenderedPageBreak/>
        <w:t>[8]</w:t>
      </w:r>
      <w:r w:rsidRPr="00036BA7">
        <w:rPr>
          <w:rFonts w:ascii="Calibri" w:hAnsi="Calibri" w:cs="Calibri"/>
        </w:rPr>
        <w:tab/>
        <w:t xml:space="preserve">A. Demblon, J. H. Mabe, and I. Karaman, “Compositional effects on strain-controlled actuation fatigue of NiTiHf high temperature shape memory alloys,” </w:t>
      </w:r>
      <w:r w:rsidRPr="00036BA7">
        <w:rPr>
          <w:rFonts w:ascii="Calibri" w:hAnsi="Calibri" w:cs="Calibri"/>
          <w:i/>
          <w:iCs/>
        </w:rPr>
        <w:t>Scr. Mater.</w:t>
      </w:r>
      <w:r w:rsidRPr="00036BA7">
        <w:rPr>
          <w:rFonts w:ascii="Calibri" w:hAnsi="Calibri" w:cs="Calibri"/>
        </w:rPr>
        <w:t>, vol. 242, p. 115904, Mar. 2024, doi: 10.1016/j.scriptamat.2023.115904.</w:t>
      </w:r>
    </w:p>
    <w:p w14:paraId="1961CBB3" w14:textId="77777777" w:rsidR="00036BA7" w:rsidRPr="00036BA7" w:rsidRDefault="00036BA7" w:rsidP="00036BA7">
      <w:pPr>
        <w:pStyle w:val="Bibliography"/>
        <w:rPr>
          <w:rFonts w:ascii="Calibri" w:hAnsi="Calibri" w:cs="Calibri"/>
        </w:rPr>
      </w:pPr>
      <w:r w:rsidRPr="00036BA7">
        <w:rPr>
          <w:rFonts w:ascii="Calibri" w:hAnsi="Calibri" w:cs="Calibri"/>
        </w:rPr>
        <w:t>[9]</w:t>
      </w:r>
      <w:r w:rsidRPr="00036BA7">
        <w:rPr>
          <w:rFonts w:ascii="Calibri" w:hAnsi="Calibri" w:cs="Calibri"/>
        </w:rPr>
        <w:tab/>
        <w:t xml:space="preserve">S. J. Honrao, O. Benafan, and J. W. Lawson, “Data-Driven Study of Shape Memory Behavior of Multi-Component Ni–Ti Alloys in Large Compositional and Processing Space,” </w:t>
      </w:r>
      <w:r w:rsidRPr="00036BA7">
        <w:rPr>
          <w:rFonts w:ascii="Calibri" w:hAnsi="Calibri" w:cs="Calibri"/>
          <w:i/>
          <w:iCs/>
        </w:rPr>
        <w:t>Shape Mem. Superelasticity</w:t>
      </w:r>
      <w:r w:rsidRPr="00036BA7">
        <w:rPr>
          <w:rFonts w:ascii="Calibri" w:hAnsi="Calibri" w:cs="Calibri"/>
        </w:rPr>
        <w:t>, vol. 9, no. 1, pp. 144–155, Mar. 2023, doi: 10.1007/s40830-022-00405-x.</w:t>
      </w:r>
    </w:p>
    <w:p w14:paraId="57D059A8" w14:textId="77777777" w:rsidR="00036BA7" w:rsidRPr="00036BA7" w:rsidRDefault="00036BA7" w:rsidP="00036BA7">
      <w:pPr>
        <w:pStyle w:val="Bibliography"/>
        <w:rPr>
          <w:rFonts w:ascii="Calibri" w:hAnsi="Calibri" w:cs="Calibri"/>
        </w:rPr>
      </w:pPr>
      <w:r w:rsidRPr="00036BA7">
        <w:rPr>
          <w:rFonts w:ascii="Calibri" w:hAnsi="Calibri" w:cs="Calibri"/>
        </w:rPr>
        <w:t>[10]</w:t>
      </w:r>
      <w:r w:rsidRPr="00036BA7">
        <w:rPr>
          <w:rFonts w:ascii="Calibri" w:hAnsi="Calibri" w:cs="Calibri"/>
        </w:rPr>
        <w:tab/>
        <w:t xml:space="preserve">M. C. Kuner, A. A. Karakalas, and D. C. Lagoudas, “ASMADA—A tool for automatic analysis of shape memory alloy thermal cycling data under constant stress,” </w:t>
      </w:r>
      <w:r w:rsidRPr="00036BA7">
        <w:rPr>
          <w:rFonts w:ascii="Calibri" w:hAnsi="Calibri" w:cs="Calibri"/>
          <w:i/>
          <w:iCs/>
        </w:rPr>
        <w:t>Smart Mater. Struct.</w:t>
      </w:r>
      <w:r w:rsidRPr="00036BA7">
        <w:rPr>
          <w:rFonts w:ascii="Calibri" w:hAnsi="Calibri" w:cs="Calibri"/>
        </w:rPr>
        <w:t>, vol. 30, no. 12, p. 125003, 2021.</w:t>
      </w:r>
    </w:p>
    <w:p w14:paraId="6F0C74BE" w14:textId="77777777" w:rsidR="00036BA7" w:rsidRPr="00036BA7" w:rsidRDefault="00036BA7" w:rsidP="00036BA7">
      <w:pPr>
        <w:pStyle w:val="Bibliography"/>
        <w:rPr>
          <w:rFonts w:ascii="Calibri" w:hAnsi="Calibri" w:cs="Calibri"/>
        </w:rPr>
      </w:pPr>
      <w:r w:rsidRPr="00036BA7">
        <w:rPr>
          <w:rFonts w:ascii="Calibri" w:hAnsi="Calibri" w:cs="Calibri"/>
        </w:rPr>
        <w:t>[11]</w:t>
      </w:r>
      <w:r w:rsidRPr="00036BA7">
        <w:rPr>
          <w:rFonts w:ascii="Calibri" w:hAnsi="Calibri" w:cs="Calibri"/>
        </w:rPr>
        <w:tab/>
        <w:t>ASTM, “Standard test method for mechanical uniaxial constant force thermal cycling of shape memory alloys,” ASTM International, West Conshohocken, PA, E3097-17, 2017. [Online]. Available: https://www.astm.org/e3097-17.html</w:t>
      </w:r>
    </w:p>
    <w:p w14:paraId="4BE7A0BF" w14:textId="77777777" w:rsidR="00036BA7" w:rsidRPr="00036BA7" w:rsidRDefault="00036BA7" w:rsidP="00036BA7">
      <w:pPr>
        <w:pStyle w:val="Bibliography"/>
        <w:rPr>
          <w:rFonts w:ascii="Calibri" w:hAnsi="Calibri" w:cs="Calibri"/>
        </w:rPr>
      </w:pPr>
      <w:r w:rsidRPr="00036BA7">
        <w:rPr>
          <w:rFonts w:ascii="Calibri" w:hAnsi="Calibri" w:cs="Calibri"/>
        </w:rPr>
        <w:t>[12]</w:t>
      </w:r>
      <w:r w:rsidRPr="00036BA7">
        <w:rPr>
          <w:rFonts w:ascii="Calibri" w:hAnsi="Calibri" w:cs="Calibri"/>
        </w:rPr>
        <w:tab/>
        <w:t xml:space="preserve">D. E. Nicholson </w:t>
      </w:r>
      <w:r w:rsidRPr="00036BA7">
        <w:rPr>
          <w:rFonts w:ascii="Calibri" w:hAnsi="Calibri" w:cs="Calibri"/>
          <w:i/>
          <w:iCs/>
        </w:rPr>
        <w:t>et al.</w:t>
      </w:r>
      <w:r w:rsidRPr="00036BA7">
        <w:rPr>
          <w:rFonts w:ascii="Calibri" w:hAnsi="Calibri" w:cs="Calibri"/>
        </w:rPr>
        <w:t xml:space="preserve">, “Standardization of Shape Memory Alloys from Material to Actuator,” </w:t>
      </w:r>
      <w:r w:rsidRPr="00036BA7">
        <w:rPr>
          <w:rFonts w:ascii="Calibri" w:hAnsi="Calibri" w:cs="Calibri"/>
          <w:i/>
          <w:iCs/>
        </w:rPr>
        <w:t>Shape Mem. Superelasticity</w:t>
      </w:r>
      <w:r w:rsidRPr="00036BA7">
        <w:rPr>
          <w:rFonts w:ascii="Calibri" w:hAnsi="Calibri" w:cs="Calibri"/>
        </w:rPr>
        <w:t>, vol. 9, no. 2, pp. 353–363, Jun. 2023, doi: 10.1007/s40830-023-00431-3.</w:t>
      </w:r>
    </w:p>
    <w:p w14:paraId="100EA5D1" w14:textId="77777777" w:rsidR="00036BA7" w:rsidRPr="00036BA7" w:rsidRDefault="00036BA7" w:rsidP="00036BA7">
      <w:pPr>
        <w:pStyle w:val="Bibliography"/>
        <w:rPr>
          <w:rFonts w:ascii="Calibri" w:hAnsi="Calibri" w:cs="Calibri"/>
        </w:rPr>
      </w:pPr>
      <w:r w:rsidRPr="00036BA7">
        <w:rPr>
          <w:rFonts w:ascii="Calibri" w:hAnsi="Calibri" w:cs="Calibri"/>
        </w:rPr>
        <w:t>[13]</w:t>
      </w:r>
      <w:r w:rsidRPr="00036BA7">
        <w:rPr>
          <w:rFonts w:ascii="Calibri" w:hAnsi="Calibri" w:cs="Calibri"/>
        </w:rPr>
        <w:tab/>
        <w:t xml:space="preserve">D. Hartl and D. C. Lagoudas, “Characterization and 3–D Modeling of Ni60Ti SMA for Actuation of a Variable Geometry Jet Engine Chevron,” in </w:t>
      </w:r>
      <w:r w:rsidRPr="00036BA7">
        <w:rPr>
          <w:rFonts w:ascii="Calibri" w:hAnsi="Calibri" w:cs="Calibri"/>
          <w:i/>
          <w:iCs/>
        </w:rPr>
        <w:t>Proceedings of SPIE, Smart Structures and Materials</w:t>
      </w:r>
      <w:r w:rsidRPr="00036BA7">
        <w:rPr>
          <w:rFonts w:ascii="Calibri" w:hAnsi="Calibri" w:cs="Calibri"/>
        </w:rPr>
        <w:t>, San Diego, CA, Mar. 2007, pp. 1–12.</w:t>
      </w:r>
    </w:p>
    <w:p w14:paraId="1CFC0205" w14:textId="77777777" w:rsidR="00036BA7" w:rsidRPr="00036BA7" w:rsidRDefault="00036BA7" w:rsidP="00036BA7">
      <w:pPr>
        <w:pStyle w:val="Bibliography"/>
        <w:rPr>
          <w:rFonts w:ascii="Calibri" w:hAnsi="Calibri" w:cs="Calibri"/>
        </w:rPr>
      </w:pPr>
      <w:r w:rsidRPr="00036BA7">
        <w:rPr>
          <w:rFonts w:ascii="Calibri" w:hAnsi="Calibri" w:cs="Calibri"/>
        </w:rPr>
        <w:t>[14]</w:t>
      </w:r>
      <w:r w:rsidRPr="00036BA7">
        <w:rPr>
          <w:rFonts w:ascii="Calibri" w:hAnsi="Calibri" w:cs="Calibri"/>
        </w:rPr>
        <w:tab/>
        <w:t xml:space="preserve">L. Xu, T. Baxevanis, and D. C. Lagoudas, “A three-dimensional constitutive model for the martensitic transformation in polycrystalline shape memory alloys under large deformation,” </w:t>
      </w:r>
      <w:r w:rsidRPr="00036BA7">
        <w:rPr>
          <w:rFonts w:ascii="Calibri" w:hAnsi="Calibri" w:cs="Calibri"/>
          <w:i/>
          <w:iCs/>
        </w:rPr>
        <w:t>Smart Mater. Struct.</w:t>
      </w:r>
      <w:r w:rsidRPr="00036BA7">
        <w:rPr>
          <w:rFonts w:ascii="Calibri" w:hAnsi="Calibri" w:cs="Calibri"/>
        </w:rPr>
        <w:t>, vol. 28, no. 7, p. 074004, Jun. 2019, doi: 10.1088/1361-665X/ab1acb.</w:t>
      </w:r>
    </w:p>
    <w:p w14:paraId="0AE62B0C" w14:textId="77777777" w:rsidR="00036BA7" w:rsidRPr="00036BA7" w:rsidRDefault="00036BA7" w:rsidP="00036BA7">
      <w:pPr>
        <w:pStyle w:val="Bibliography"/>
        <w:rPr>
          <w:rFonts w:ascii="Calibri" w:hAnsi="Calibri" w:cs="Calibri"/>
        </w:rPr>
      </w:pPr>
      <w:r w:rsidRPr="00036BA7">
        <w:rPr>
          <w:rFonts w:ascii="Calibri" w:hAnsi="Calibri" w:cs="Calibri"/>
        </w:rPr>
        <w:t>[15]</w:t>
      </w:r>
      <w:r w:rsidRPr="00036BA7">
        <w:rPr>
          <w:rFonts w:ascii="Calibri" w:hAnsi="Calibri" w:cs="Calibri"/>
        </w:rPr>
        <w:tab/>
        <w:t xml:space="preserve">L. Xu, A. Solomou, T. Baxevanis, and D. Lagoudas, “Finite strain constitutive modeling for shape memory alloys considering transformation-induced plasticity and two-way shape memory effect,” </w:t>
      </w:r>
      <w:r w:rsidRPr="00036BA7">
        <w:rPr>
          <w:rFonts w:ascii="Calibri" w:hAnsi="Calibri" w:cs="Calibri"/>
          <w:i/>
          <w:iCs/>
        </w:rPr>
        <w:t>Int. J. Solids Struct.</w:t>
      </w:r>
      <w:r w:rsidRPr="00036BA7">
        <w:rPr>
          <w:rFonts w:ascii="Calibri" w:hAnsi="Calibri" w:cs="Calibri"/>
        </w:rPr>
        <w:t>, vol. 221, pp. 42–59, Jun. 2021, doi: 10.1016/j.ijsolstr.2020.03.009.</w:t>
      </w:r>
    </w:p>
    <w:p w14:paraId="3B0E2BCC" w14:textId="77777777" w:rsidR="00036BA7" w:rsidRPr="00036BA7" w:rsidRDefault="00036BA7" w:rsidP="00036BA7">
      <w:pPr>
        <w:pStyle w:val="Bibliography"/>
        <w:rPr>
          <w:rFonts w:ascii="Calibri" w:hAnsi="Calibri" w:cs="Calibri"/>
        </w:rPr>
      </w:pPr>
      <w:r w:rsidRPr="00036BA7">
        <w:rPr>
          <w:rFonts w:ascii="Calibri" w:hAnsi="Calibri" w:cs="Calibri"/>
        </w:rPr>
        <w:t>[16]</w:t>
      </w:r>
      <w:r w:rsidRPr="00036BA7">
        <w:rPr>
          <w:rFonts w:ascii="Calibri" w:hAnsi="Calibri" w:cs="Calibri"/>
        </w:rPr>
        <w:tab/>
        <w:t xml:space="preserve">G. Scalet, F. Niccoli, C. Garion, P. Chiggiato, C. Maletta, and F. Auricchio, “A three-dimensional phenomenological model for shape memory alloys including two-way shape memory effect and plasticity,” </w:t>
      </w:r>
      <w:r w:rsidRPr="00036BA7">
        <w:rPr>
          <w:rFonts w:ascii="Calibri" w:hAnsi="Calibri" w:cs="Calibri"/>
          <w:i/>
          <w:iCs/>
        </w:rPr>
        <w:t>Mech. Mater.</w:t>
      </w:r>
      <w:r w:rsidRPr="00036BA7">
        <w:rPr>
          <w:rFonts w:ascii="Calibri" w:hAnsi="Calibri" w:cs="Calibri"/>
        </w:rPr>
        <w:t>, vol. 136, p. 103085, Sep. 2019, doi: 10.1016/j.mechmat.2019.103085.</w:t>
      </w:r>
    </w:p>
    <w:p w14:paraId="29B3130B" w14:textId="77777777" w:rsidR="00036BA7" w:rsidRPr="00036BA7" w:rsidRDefault="00036BA7" w:rsidP="00036BA7">
      <w:pPr>
        <w:pStyle w:val="Bibliography"/>
        <w:rPr>
          <w:rFonts w:ascii="Calibri" w:hAnsi="Calibri" w:cs="Calibri"/>
        </w:rPr>
      </w:pPr>
      <w:r w:rsidRPr="00036BA7">
        <w:rPr>
          <w:rFonts w:ascii="Calibri" w:hAnsi="Calibri" w:cs="Calibri"/>
        </w:rPr>
        <w:t>[17]</w:t>
      </w:r>
      <w:r w:rsidRPr="00036BA7">
        <w:rPr>
          <w:rFonts w:ascii="Calibri" w:hAnsi="Calibri" w:cs="Calibri"/>
        </w:rPr>
        <w:tab/>
        <w:t xml:space="preserve">F. Auricchio, A. Coda, A. Reali, and M. Urbano, “SMA Numerical Modeling Versus Experimental Results: Parameter Identification and Model Prediction Capabilities,” </w:t>
      </w:r>
      <w:r w:rsidRPr="00036BA7">
        <w:rPr>
          <w:rFonts w:ascii="Calibri" w:hAnsi="Calibri" w:cs="Calibri"/>
          <w:i/>
          <w:iCs/>
        </w:rPr>
        <w:t>J. Mater. Eng. Perform.</w:t>
      </w:r>
      <w:r w:rsidRPr="00036BA7">
        <w:rPr>
          <w:rFonts w:ascii="Calibri" w:hAnsi="Calibri" w:cs="Calibri"/>
        </w:rPr>
        <w:t>, vol. 18, no. 5, pp. 649–654, Aug. 2009, doi: 10.1007/s11665-009-9409-7.</w:t>
      </w:r>
    </w:p>
    <w:p w14:paraId="55EE4FFB" w14:textId="77777777" w:rsidR="00036BA7" w:rsidRPr="00036BA7" w:rsidRDefault="00036BA7" w:rsidP="00036BA7">
      <w:pPr>
        <w:pStyle w:val="Bibliography"/>
        <w:rPr>
          <w:rFonts w:ascii="Calibri" w:hAnsi="Calibri" w:cs="Calibri"/>
        </w:rPr>
      </w:pPr>
      <w:r w:rsidRPr="00036BA7">
        <w:rPr>
          <w:rFonts w:ascii="Calibri" w:hAnsi="Calibri" w:cs="Calibri"/>
        </w:rPr>
        <w:t>[18]</w:t>
      </w:r>
      <w:r w:rsidRPr="00036BA7">
        <w:rPr>
          <w:rFonts w:ascii="Calibri" w:hAnsi="Calibri" w:cs="Calibri"/>
        </w:rPr>
        <w:tab/>
        <w:t xml:space="preserve">D. J. Hartl and D. C. Lagoudas, “Thermomechanical Characterization of Shape Memory Alloy Materials,” in </w:t>
      </w:r>
      <w:r w:rsidRPr="00036BA7">
        <w:rPr>
          <w:rFonts w:ascii="Calibri" w:hAnsi="Calibri" w:cs="Calibri"/>
          <w:i/>
          <w:iCs/>
        </w:rPr>
        <w:t>Shape Memory Alloys: Modeling and Engineering Applications</w:t>
      </w:r>
      <w:r w:rsidRPr="00036BA7">
        <w:rPr>
          <w:rFonts w:ascii="Calibri" w:hAnsi="Calibri" w:cs="Calibri"/>
        </w:rPr>
        <w:t>, D. C. Lagoudas, Ed., New York: Springer-Verlag, 2008.</w:t>
      </w:r>
    </w:p>
    <w:p w14:paraId="327F38DC" w14:textId="77777777" w:rsidR="00036BA7" w:rsidRPr="00036BA7" w:rsidRDefault="00036BA7" w:rsidP="00036BA7">
      <w:pPr>
        <w:pStyle w:val="Bibliography"/>
        <w:rPr>
          <w:rFonts w:ascii="Calibri" w:hAnsi="Calibri" w:cs="Calibri"/>
        </w:rPr>
      </w:pPr>
      <w:r w:rsidRPr="00036BA7">
        <w:rPr>
          <w:rFonts w:ascii="Calibri" w:hAnsi="Calibri" w:cs="Calibri"/>
        </w:rPr>
        <w:t>[19]</w:t>
      </w:r>
      <w:r w:rsidRPr="00036BA7">
        <w:rPr>
          <w:rFonts w:ascii="Calibri" w:hAnsi="Calibri" w:cs="Calibri"/>
        </w:rPr>
        <w:tab/>
        <w:t xml:space="preserve">D. Whitten and D. Hartl, “Iterative calibration of a shape memory alloy constitutive model from 1D and 2D data using optimization methods,” in </w:t>
      </w:r>
      <w:r w:rsidRPr="00036BA7">
        <w:rPr>
          <w:rFonts w:ascii="Calibri" w:hAnsi="Calibri" w:cs="Calibri"/>
          <w:i/>
          <w:iCs/>
        </w:rPr>
        <w:t>Behavior and Mechanics of Multifunctional Materials and Composites 2014</w:t>
      </w:r>
      <w:r w:rsidRPr="00036BA7">
        <w:rPr>
          <w:rFonts w:ascii="Calibri" w:hAnsi="Calibri" w:cs="Calibri"/>
        </w:rPr>
        <w:t>, SPIE, 2014, pp. 21–31.</w:t>
      </w:r>
    </w:p>
    <w:p w14:paraId="55B5203E" w14:textId="77777777" w:rsidR="00036BA7" w:rsidRPr="00036BA7" w:rsidRDefault="00036BA7" w:rsidP="00036BA7">
      <w:pPr>
        <w:pStyle w:val="Bibliography"/>
        <w:rPr>
          <w:rFonts w:ascii="Calibri" w:hAnsi="Calibri" w:cs="Calibri"/>
        </w:rPr>
      </w:pPr>
      <w:r w:rsidRPr="00036BA7">
        <w:rPr>
          <w:rFonts w:ascii="Calibri" w:hAnsi="Calibri" w:cs="Calibri"/>
        </w:rPr>
        <w:t>[20]</w:t>
      </w:r>
      <w:r w:rsidRPr="00036BA7">
        <w:rPr>
          <w:rFonts w:ascii="Calibri" w:hAnsi="Calibri" w:cs="Calibri"/>
        </w:rPr>
        <w:tab/>
      </w:r>
      <w:r w:rsidRPr="00036BA7">
        <w:rPr>
          <w:rFonts w:ascii="Calibri" w:hAnsi="Calibri" w:cs="Calibri"/>
          <w:i/>
          <w:iCs/>
        </w:rPr>
        <w:t>Material Calibration - 3DExperience</w:t>
      </w:r>
      <w:r w:rsidRPr="00036BA7">
        <w:rPr>
          <w:rFonts w:ascii="Calibri" w:hAnsi="Calibri" w:cs="Calibri"/>
        </w:rPr>
        <w:t>. (Oct. 08, 2024). Dassault Systemes, Woodlands Hills, CA. Accessed: Oct. 08, 2024. [Online]. Available: https://help.3ds.com/2024x/English/DSDoc/MatCalibUserMap/matcalib-c-ov.htm?contextscope=cloud&amp;id=27e963e7360f4cddb5af8a8c7ab38e45&amp;_gl=1*rhnu28*_up*MQ..*_ga*MTI1NDEzMTAyLjE3MjgzOTc0NTE.*_ga_DYJDKXYEZ4*MTcyODM5NzQ1MS4xLjAuMTcyODM5NzQ1MS4wLjAuMA..*_ga_39DKQ0LYW1*MTcyODM5NzQ1MS4xLjEuMTcyODM5NzQ1MS4wLjAuMA..</w:t>
      </w:r>
    </w:p>
    <w:p w14:paraId="20A2DFF0" w14:textId="77777777" w:rsidR="00036BA7" w:rsidRPr="00036BA7" w:rsidRDefault="00036BA7" w:rsidP="00036BA7">
      <w:pPr>
        <w:pStyle w:val="Bibliography"/>
        <w:rPr>
          <w:rFonts w:ascii="Calibri" w:hAnsi="Calibri" w:cs="Calibri"/>
        </w:rPr>
      </w:pPr>
      <w:r w:rsidRPr="00036BA7">
        <w:rPr>
          <w:rFonts w:ascii="Calibri" w:hAnsi="Calibri" w:cs="Calibri"/>
        </w:rPr>
        <w:t>[21]</w:t>
      </w:r>
      <w:r w:rsidRPr="00036BA7">
        <w:rPr>
          <w:rFonts w:ascii="Calibri" w:hAnsi="Calibri" w:cs="Calibri"/>
        </w:rPr>
        <w:tab/>
        <w:t xml:space="preserve">P. B. C. Leal and M. A. Savi, “Shape memory alloy-based mechanism for aeronautical application: Theory, optimization and experiment,” </w:t>
      </w:r>
      <w:r w:rsidRPr="00036BA7">
        <w:rPr>
          <w:rFonts w:ascii="Calibri" w:hAnsi="Calibri" w:cs="Calibri"/>
          <w:i/>
          <w:iCs/>
        </w:rPr>
        <w:t>Aerosp. Sci. Technol.</w:t>
      </w:r>
      <w:r w:rsidRPr="00036BA7">
        <w:rPr>
          <w:rFonts w:ascii="Calibri" w:hAnsi="Calibri" w:cs="Calibri"/>
        </w:rPr>
        <w:t>, vol. 76, pp. 155–163, May 2018, doi: 10.1016/j.ast.2018.02.010.</w:t>
      </w:r>
    </w:p>
    <w:p w14:paraId="2375C5DE" w14:textId="77777777" w:rsidR="00036BA7" w:rsidRPr="00036BA7" w:rsidRDefault="00036BA7" w:rsidP="00036BA7">
      <w:pPr>
        <w:pStyle w:val="Bibliography"/>
        <w:rPr>
          <w:rFonts w:ascii="Calibri" w:hAnsi="Calibri" w:cs="Calibri"/>
        </w:rPr>
      </w:pPr>
      <w:r w:rsidRPr="00036BA7">
        <w:rPr>
          <w:rFonts w:ascii="Calibri" w:hAnsi="Calibri" w:cs="Calibri"/>
        </w:rPr>
        <w:t>[22]</w:t>
      </w:r>
      <w:r w:rsidRPr="00036BA7">
        <w:rPr>
          <w:rFonts w:ascii="Calibri" w:hAnsi="Calibri" w:cs="Calibri"/>
        </w:rPr>
        <w:tab/>
        <w:t xml:space="preserve">P. Walgren </w:t>
      </w:r>
      <w:r w:rsidRPr="00036BA7">
        <w:rPr>
          <w:rFonts w:ascii="Calibri" w:hAnsi="Calibri" w:cs="Calibri"/>
          <w:i/>
          <w:iCs/>
        </w:rPr>
        <w:t>et al.</w:t>
      </w:r>
      <w:r w:rsidRPr="00036BA7">
        <w:rPr>
          <w:rFonts w:ascii="Calibri" w:hAnsi="Calibri" w:cs="Calibri"/>
        </w:rPr>
        <w:t xml:space="preserve">, “Development and Testing of a Shape Memory Alloy-Driven Composite Morphing Radiator,” </w:t>
      </w:r>
      <w:r w:rsidRPr="00036BA7">
        <w:rPr>
          <w:rFonts w:ascii="Calibri" w:hAnsi="Calibri" w:cs="Calibri"/>
          <w:i/>
          <w:iCs/>
        </w:rPr>
        <w:t>Shape Mem. Superelasticity</w:t>
      </w:r>
      <w:r w:rsidRPr="00036BA7">
        <w:rPr>
          <w:rFonts w:ascii="Calibri" w:hAnsi="Calibri" w:cs="Calibri"/>
        </w:rPr>
        <w:t>, pp. 1–10, Jan. 2018, doi: 10.1007/s40830-018-0147-2.</w:t>
      </w:r>
    </w:p>
    <w:p w14:paraId="78349AA7" w14:textId="77777777" w:rsidR="00036BA7" w:rsidRPr="00036BA7" w:rsidRDefault="00036BA7" w:rsidP="00036BA7">
      <w:pPr>
        <w:pStyle w:val="Bibliography"/>
        <w:rPr>
          <w:rFonts w:ascii="Calibri" w:hAnsi="Calibri" w:cs="Calibri"/>
        </w:rPr>
      </w:pPr>
      <w:r w:rsidRPr="00036BA7">
        <w:rPr>
          <w:rFonts w:ascii="Calibri" w:hAnsi="Calibri" w:cs="Calibri"/>
        </w:rPr>
        <w:lastRenderedPageBreak/>
        <w:t>[23]</w:t>
      </w:r>
      <w:r w:rsidRPr="00036BA7">
        <w:rPr>
          <w:rFonts w:ascii="Calibri" w:hAnsi="Calibri" w:cs="Calibri"/>
        </w:rPr>
        <w:tab/>
        <w:t xml:space="preserve">P. Walgren, S. Nevin, and D. Hartl, “Design, experimental demonstration, and validation of a composite morphing space radiator,” </w:t>
      </w:r>
      <w:r w:rsidRPr="00036BA7">
        <w:rPr>
          <w:rFonts w:ascii="Calibri" w:hAnsi="Calibri" w:cs="Calibri"/>
          <w:i/>
          <w:iCs/>
        </w:rPr>
        <w:t>J. Compos. Mater.</w:t>
      </w:r>
      <w:r w:rsidRPr="00036BA7">
        <w:rPr>
          <w:rFonts w:ascii="Calibri" w:hAnsi="Calibri" w:cs="Calibri"/>
        </w:rPr>
        <w:t>, p. 00219983221144499, Dec. 2022, doi: 10.1177/00219983221144499.</w:t>
      </w:r>
    </w:p>
    <w:p w14:paraId="151E040A" w14:textId="77777777" w:rsidR="00036BA7" w:rsidRPr="00036BA7" w:rsidRDefault="00036BA7" w:rsidP="00036BA7">
      <w:pPr>
        <w:pStyle w:val="Bibliography"/>
        <w:rPr>
          <w:rFonts w:ascii="Calibri" w:hAnsi="Calibri" w:cs="Calibri"/>
        </w:rPr>
      </w:pPr>
      <w:r w:rsidRPr="00036BA7">
        <w:rPr>
          <w:rFonts w:ascii="Calibri" w:hAnsi="Calibri" w:cs="Calibri"/>
        </w:rPr>
        <w:t>[24]</w:t>
      </w:r>
      <w:r w:rsidRPr="00036BA7">
        <w:rPr>
          <w:rFonts w:ascii="Calibri" w:hAnsi="Calibri" w:cs="Calibri"/>
        </w:rPr>
        <w:tab/>
        <w:t xml:space="preserve">K. Deb, A. Pratap, S. Agarwal, and T. Meyarivan, “A fast and elitist multiobjective genetic algorithm: NSGA-II,” </w:t>
      </w:r>
      <w:r w:rsidRPr="00036BA7">
        <w:rPr>
          <w:rFonts w:ascii="Calibri" w:hAnsi="Calibri" w:cs="Calibri"/>
          <w:i/>
          <w:iCs/>
        </w:rPr>
        <w:t>IEEE Trans. Evol. Comput.</w:t>
      </w:r>
      <w:r w:rsidRPr="00036BA7">
        <w:rPr>
          <w:rFonts w:ascii="Calibri" w:hAnsi="Calibri" w:cs="Calibri"/>
        </w:rPr>
        <w:t>, vol. 6, no. 2, pp. 182–197, 2002.</w:t>
      </w:r>
    </w:p>
    <w:p w14:paraId="3B8DA16A" w14:textId="77777777" w:rsidR="00036BA7" w:rsidRPr="00036BA7" w:rsidRDefault="00036BA7" w:rsidP="00036BA7">
      <w:pPr>
        <w:pStyle w:val="Bibliography"/>
        <w:rPr>
          <w:rFonts w:ascii="Calibri" w:hAnsi="Calibri" w:cs="Calibri"/>
        </w:rPr>
      </w:pPr>
      <w:r w:rsidRPr="00036BA7">
        <w:rPr>
          <w:rFonts w:ascii="Calibri" w:hAnsi="Calibri" w:cs="Calibri"/>
        </w:rPr>
        <w:t>[25]</w:t>
      </w:r>
      <w:r w:rsidRPr="00036BA7">
        <w:rPr>
          <w:rFonts w:ascii="Calibri" w:hAnsi="Calibri" w:cs="Calibri"/>
        </w:rPr>
        <w:tab/>
        <w:t xml:space="preserve">F.-A. Fortin, F.-M. D. Rainville, M.-A. Gardner, M. Parizeau, and C. Gagné, “DEAP: Evolutionary Algorithms Made Easy,” </w:t>
      </w:r>
      <w:r w:rsidRPr="00036BA7">
        <w:rPr>
          <w:rFonts w:ascii="Calibri" w:hAnsi="Calibri" w:cs="Calibri"/>
          <w:i/>
          <w:iCs/>
        </w:rPr>
        <w:t>J. Mach. Learn. Res.</w:t>
      </w:r>
      <w:r w:rsidRPr="00036BA7">
        <w:rPr>
          <w:rFonts w:ascii="Calibri" w:hAnsi="Calibri" w:cs="Calibri"/>
        </w:rPr>
        <w:t>, vol. 13, pp. 2171–2175, Jul. 2012.</w:t>
      </w:r>
    </w:p>
    <w:p w14:paraId="437638AC" w14:textId="77777777" w:rsidR="00036BA7" w:rsidRPr="00036BA7" w:rsidRDefault="00036BA7" w:rsidP="00036BA7">
      <w:pPr>
        <w:pStyle w:val="Bibliography"/>
        <w:rPr>
          <w:rFonts w:ascii="Calibri" w:hAnsi="Calibri" w:cs="Calibri"/>
        </w:rPr>
      </w:pPr>
      <w:r w:rsidRPr="00036BA7">
        <w:rPr>
          <w:rFonts w:ascii="Calibri" w:hAnsi="Calibri" w:cs="Calibri"/>
        </w:rPr>
        <w:t>[26]</w:t>
      </w:r>
      <w:r w:rsidRPr="00036BA7">
        <w:rPr>
          <w:rFonts w:ascii="Calibri" w:hAnsi="Calibri" w:cs="Calibri"/>
        </w:rPr>
        <w:tab/>
        <w:t xml:space="preserve">P. Virtanen </w:t>
      </w:r>
      <w:r w:rsidRPr="00036BA7">
        <w:rPr>
          <w:rFonts w:ascii="Calibri" w:hAnsi="Calibri" w:cs="Calibri"/>
          <w:i/>
          <w:iCs/>
        </w:rPr>
        <w:t>et al.</w:t>
      </w:r>
      <w:r w:rsidRPr="00036BA7">
        <w:rPr>
          <w:rFonts w:ascii="Calibri" w:hAnsi="Calibri" w:cs="Calibri"/>
        </w:rPr>
        <w:t xml:space="preserve">, “SciPy 1.0: fundamental algorithms for scientific computing in Python,” </w:t>
      </w:r>
      <w:r w:rsidRPr="00036BA7">
        <w:rPr>
          <w:rFonts w:ascii="Calibri" w:hAnsi="Calibri" w:cs="Calibri"/>
          <w:i/>
          <w:iCs/>
        </w:rPr>
        <w:t>Nat. Methods</w:t>
      </w:r>
      <w:r w:rsidRPr="00036BA7">
        <w:rPr>
          <w:rFonts w:ascii="Calibri" w:hAnsi="Calibri" w:cs="Calibri"/>
        </w:rPr>
        <w:t>, vol. 17, no. 3, pp. 261–272, Mar. 2020, doi: 10.1038/s41592-019-0686-2.</w:t>
      </w:r>
    </w:p>
    <w:p w14:paraId="2968FE2B" w14:textId="77777777" w:rsidR="00036BA7" w:rsidRPr="00036BA7" w:rsidRDefault="00036BA7" w:rsidP="00036BA7">
      <w:pPr>
        <w:pStyle w:val="Bibliography"/>
        <w:rPr>
          <w:rFonts w:ascii="Calibri" w:hAnsi="Calibri" w:cs="Calibri"/>
        </w:rPr>
      </w:pPr>
      <w:r w:rsidRPr="00036BA7">
        <w:rPr>
          <w:rFonts w:ascii="Calibri" w:hAnsi="Calibri" w:cs="Calibri"/>
        </w:rPr>
        <w:t>[27]</w:t>
      </w:r>
      <w:r w:rsidRPr="00036BA7">
        <w:rPr>
          <w:rFonts w:ascii="Calibri" w:hAnsi="Calibri" w:cs="Calibri"/>
        </w:rPr>
        <w:tab/>
        <w:t xml:space="preserve">J. C. Simo and T. J. R. Hughes, “Integration Algorithms for Plasticity and Viscoplasticity,” in </w:t>
      </w:r>
      <w:r w:rsidRPr="00036BA7">
        <w:rPr>
          <w:rFonts w:ascii="Calibri" w:hAnsi="Calibri" w:cs="Calibri"/>
          <w:i/>
          <w:iCs/>
        </w:rPr>
        <w:t>Computational Inelasticity</w:t>
      </w:r>
      <w:r w:rsidRPr="00036BA7">
        <w:rPr>
          <w:rFonts w:ascii="Calibri" w:hAnsi="Calibri" w:cs="Calibri"/>
        </w:rPr>
        <w:t>, in Interdisciplinary Applied Mathematics. , New York, NY: Springer, 1998, pp. 113–153. doi: 10.1007/0-387-22763-6_3.</w:t>
      </w:r>
    </w:p>
    <w:p w14:paraId="3BEB8FBD" w14:textId="77777777" w:rsidR="00036BA7" w:rsidRPr="00036BA7" w:rsidRDefault="00036BA7" w:rsidP="00036BA7">
      <w:pPr>
        <w:pStyle w:val="Bibliography"/>
        <w:rPr>
          <w:rFonts w:ascii="Calibri" w:hAnsi="Calibri" w:cs="Calibri"/>
        </w:rPr>
      </w:pPr>
      <w:r w:rsidRPr="00036BA7">
        <w:rPr>
          <w:rFonts w:ascii="Calibri" w:hAnsi="Calibri" w:cs="Calibri"/>
        </w:rPr>
        <w:t>[28]</w:t>
      </w:r>
      <w:r w:rsidRPr="00036BA7">
        <w:rPr>
          <w:rFonts w:ascii="Calibri" w:hAnsi="Calibri" w:cs="Calibri"/>
        </w:rPr>
        <w:tab/>
        <w:t xml:space="preserve">G. S. Bigelow, A. Garg, O. Benafan, R. D. Noebe, S. A. Padula, and D. J. Gaydosh, “Development and testing of a Ni50.5Ti27.2Hf22.3 high temperature shape memory alloy,” </w:t>
      </w:r>
      <w:r w:rsidRPr="00036BA7">
        <w:rPr>
          <w:rFonts w:ascii="Calibri" w:hAnsi="Calibri" w:cs="Calibri"/>
          <w:i/>
          <w:iCs/>
        </w:rPr>
        <w:t>Materialia</w:t>
      </w:r>
      <w:r w:rsidRPr="00036BA7">
        <w:rPr>
          <w:rFonts w:ascii="Calibri" w:hAnsi="Calibri" w:cs="Calibri"/>
        </w:rPr>
        <w:t>, vol. 21, p. 101297, Mar. 2022, doi: 10.1016/j.mtla.2021.101297.</w:t>
      </w:r>
    </w:p>
    <w:p w14:paraId="56F61083" w14:textId="77777777" w:rsidR="00036BA7" w:rsidRPr="00036BA7" w:rsidRDefault="00036BA7" w:rsidP="00036BA7">
      <w:pPr>
        <w:pStyle w:val="Bibliography"/>
        <w:rPr>
          <w:rFonts w:ascii="Calibri" w:hAnsi="Calibri" w:cs="Calibri"/>
        </w:rPr>
      </w:pPr>
      <w:r w:rsidRPr="00036BA7">
        <w:rPr>
          <w:rFonts w:ascii="Calibri" w:hAnsi="Calibri" w:cs="Calibri"/>
        </w:rPr>
        <w:t>[29]</w:t>
      </w:r>
      <w:r w:rsidRPr="00036BA7">
        <w:rPr>
          <w:rFonts w:ascii="Calibri" w:hAnsi="Calibri" w:cs="Calibri"/>
        </w:rPr>
        <w:tab/>
        <w:t xml:space="preserve">P. B. C. Leal, M. Cabral-Seanez, V. B. Baliga, D. L. Altshuler, and D. J. Hartl, “Phase transformation-driven artificial muscle mimics the multifunctionality of avian wing muscle,” </w:t>
      </w:r>
      <w:r w:rsidRPr="00036BA7">
        <w:rPr>
          <w:rFonts w:ascii="Calibri" w:hAnsi="Calibri" w:cs="Calibri"/>
          <w:i/>
          <w:iCs/>
        </w:rPr>
        <w:t>J. R. Soc. Interface</w:t>
      </w:r>
      <w:r w:rsidRPr="00036BA7">
        <w:rPr>
          <w:rFonts w:ascii="Calibri" w:hAnsi="Calibri" w:cs="Calibri"/>
        </w:rPr>
        <w:t>, vol. 18, no. 184, p. 20201042, Nov. 2021, doi: 10.1098/rsif.2020.1042.</w:t>
      </w:r>
    </w:p>
    <w:p w14:paraId="38E45D0A" w14:textId="77777777" w:rsidR="00036BA7" w:rsidRPr="00036BA7" w:rsidRDefault="00036BA7" w:rsidP="00036BA7">
      <w:pPr>
        <w:pStyle w:val="Bibliography"/>
        <w:rPr>
          <w:rFonts w:ascii="Calibri" w:hAnsi="Calibri" w:cs="Calibri"/>
        </w:rPr>
      </w:pPr>
      <w:r w:rsidRPr="00036BA7">
        <w:rPr>
          <w:rFonts w:ascii="Calibri" w:hAnsi="Calibri" w:cs="Calibri"/>
        </w:rPr>
        <w:t>[30]</w:t>
      </w:r>
      <w:r w:rsidRPr="00036BA7">
        <w:rPr>
          <w:rFonts w:ascii="Calibri" w:hAnsi="Calibri" w:cs="Calibri"/>
        </w:rPr>
        <w:tab/>
        <w:t xml:space="preserve">L. C. Brinson and M. S. Huang, “Simplifications and Comparisons of Shape Memory Alloy Constitutive Models,” </w:t>
      </w:r>
      <w:r w:rsidRPr="00036BA7">
        <w:rPr>
          <w:rFonts w:ascii="Calibri" w:hAnsi="Calibri" w:cs="Calibri"/>
          <w:i/>
          <w:iCs/>
        </w:rPr>
        <w:t>J. Intell. Mater. Syst. Struct.</w:t>
      </w:r>
      <w:r w:rsidRPr="00036BA7">
        <w:rPr>
          <w:rFonts w:ascii="Calibri" w:hAnsi="Calibri" w:cs="Calibri"/>
        </w:rPr>
        <w:t>, vol. 7, pp. 108–114, 1996.</w:t>
      </w:r>
    </w:p>
    <w:p w14:paraId="2BD20E3E" w14:textId="77777777" w:rsidR="00036BA7" w:rsidRPr="00036BA7" w:rsidRDefault="00036BA7" w:rsidP="00036BA7">
      <w:pPr>
        <w:pStyle w:val="Bibliography"/>
        <w:rPr>
          <w:rFonts w:ascii="Calibri" w:hAnsi="Calibri" w:cs="Calibri"/>
        </w:rPr>
      </w:pPr>
      <w:r w:rsidRPr="00036BA7">
        <w:rPr>
          <w:rFonts w:ascii="Calibri" w:hAnsi="Calibri" w:cs="Calibri"/>
        </w:rPr>
        <w:t>[31]</w:t>
      </w:r>
      <w:r w:rsidRPr="00036BA7">
        <w:rPr>
          <w:rFonts w:ascii="Calibri" w:hAnsi="Calibri" w:cs="Calibri"/>
        </w:rPr>
        <w:tab/>
        <w:t xml:space="preserve">F. Auricchio, R. L. Taylor, and J. Lubliner, “Shape-Memory Alloys: Macromodelling and Numerical Simulations of the Superelastic Behavior,” </w:t>
      </w:r>
      <w:r w:rsidRPr="00036BA7">
        <w:rPr>
          <w:rFonts w:ascii="Calibri" w:hAnsi="Calibri" w:cs="Calibri"/>
          <w:i/>
          <w:iCs/>
        </w:rPr>
        <w:t>Comput. Methods Appl. Mech. Eng.</w:t>
      </w:r>
      <w:r w:rsidRPr="00036BA7">
        <w:rPr>
          <w:rFonts w:ascii="Calibri" w:hAnsi="Calibri" w:cs="Calibri"/>
        </w:rPr>
        <w:t>, vol. 146, pp. 281–312, 1997.</w:t>
      </w:r>
    </w:p>
    <w:p w14:paraId="3479308C" w14:textId="77777777" w:rsidR="00036BA7" w:rsidRPr="00036BA7" w:rsidRDefault="00036BA7" w:rsidP="00036BA7">
      <w:pPr>
        <w:pStyle w:val="Bibliography"/>
        <w:rPr>
          <w:rFonts w:ascii="Calibri" w:hAnsi="Calibri" w:cs="Calibri"/>
        </w:rPr>
      </w:pPr>
      <w:r w:rsidRPr="00036BA7">
        <w:rPr>
          <w:rFonts w:ascii="Calibri" w:hAnsi="Calibri" w:cs="Calibri"/>
        </w:rPr>
        <w:t>[32]</w:t>
      </w:r>
      <w:r w:rsidRPr="00036BA7">
        <w:rPr>
          <w:rFonts w:ascii="Calibri" w:hAnsi="Calibri" w:cs="Calibri"/>
        </w:rPr>
        <w:tab/>
        <w:t xml:space="preserve">F. Auricchio and E. Sacco, “A One-Dimensional Model for Superleastic Shape-Memory Alloys With Different Elastic Properties Between Austenite and Martensite,” </w:t>
      </w:r>
      <w:r w:rsidRPr="00036BA7">
        <w:rPr>
          <w:rFonts w:ascii="Calibri" w:hAnsi="Calibri" w:cs="Calibri"/>
          <w:i/>
          <w:iCs/>
        </w:rPr>
        <w:t>Int. J. Non-Linear Mech.</w:t>
      </w:r>
      <w:r w:rsidRPr="00036BA7">
        <w:rPr>
          <w:rFonts w:ascii="Calibri" w:hAnsi="Calibri" w:cs="Calibri"/>
        </w:rPr>
        <w:t>, vol. 32, no. 6, pp. 1101–1114, 1997.</w:t>
      </w:r>
    </w:p>
    <w:p w14:paraId="06BED0E1" w14:textId="508A8BFE" w:rsidR="00446705" w:rsidRDefault="00B75EF4" w:rsidP="007A7F3B">
      <w:pPr>
        <w:rPr>
          <w:ins w:id="1857" w:author="Walgren, Patrick" w:date="2024-10-09T08:21:00Z" w16du:dateUtc="2024-10-09T14:21:00Z"/>
        </w:rPr>
      </w:pPr>
      <w:r>
        <w:fldChar w:fldCharType="end"/>
      </w:r>
    </w:p>
    <w:p w14:paraId="41067AC9" w14:textId="294CFC6F" w:rsidR="00446705" w:rsidRDefault="00446705" w:rsidP="008961C1">
      <w:pPr>
        <w:rPr>
          <w:ins w:id="1858" w:author="Walgren, Patrick" w:date="2024-10-25T09:51:00Z" w16du:dateUtc="2024-10-25T15:51:00Z"/>
          <w:b/>
          <w:bCs/>
        </w:rPr>
      </w:pPr>
      <w:ins w:id="1859" w:author="Walgren, Patrick" w:date="2024-10-09T08:21:00Z" w16du:dateUtc="2024-10-09T14:21:00Z">
        <w:r>
          <w:rPr>
            <w:b/>
            <w:bCs/>
          </w:rPr>
          <w:t xml:space="preserve">Appendix: </w:t>
        </w:r>
      </w:ins>
      <w:ins w:id="1860" w:author="Walgren, Patrick" w:date="2024-10-25T09:51:00Z" w16du:dateUtc="2024-10-25T15:51:00Z">
        <w:r w:rsidR="008961C1">
          <w:rPr>
            <w:b/>
            <w:bCs/>
          </w:rPr>
          <w:t>Full calibration property history</w:t>
        </w:r>
      </w:ins>
    </w:p>
    <w:p w14:paraId="23D52675" w14:textId="4590BD57" w:rsidR="00063127" w:rsidRDefault="00063127" w:rsidP="00063127">
      <w:pPr>
        <w:pStyle w:val="Caption"/>
        <w:keepNext/>
        <w:rPr>
          <w:ins w:id="1861" w:author="Walgren, Patrick" w:date="2024-10-25T10:02:00Z" w16du:dateUtc="2024-10-25T16:02:00Z"/>
        </w:rPr>
        <w:pPrChange w:id="1862" w:author="Walgren, Patrick" w:date="2024-10-25T10:02:00Z" w16du:dateUtc="2024-10-25T16:02:00Z">
          <w:pPr/>
        </w:pPrChange>
      </w:pPr>
      <w:ins w:id="1863" w:author="Walgren, Patrick" w:date="2024-10-25T10:02:00Z" w16du:dateUtc="2024-10-25T16:02:00Z">
        <w:r>
          <w:t xml:space="preserve">Table </w:t>
        </w:r>
        <w:r>
          <w:fldChar w:fldCharType="begin"/>
        </w:r>
        <w:r>
          <w:instrText xml:space="preserve"> SEQ Table \* ARABIC </w:instrText>
        </w:r>
      </w:ins>
      <w:r>
        <w:fldChar w:fldCharType="separate"/>
      </w:r>
      <w:ins w:id="1864" w:author="Walgren, Patrick" w:date="2024-10-25T10:02:00Z" w16du:dateUtc="2024-10-25T16:02:00Z">
        <w:r>
          <w:rPr>
            <w:noProof/>
          </w:rPr>
          <w:t>4</w:t>
        </w:r>
        <w:r>
          <w:fldChar w:fldCharType="end"/>
        </w:r>
        <w:r>
          <w:t xml:space="preserve">: Calibration property history for the example discussed in section BLANK.BLANK. Values displayed with a </w:t>
        </w:r>
        <w:r w:rsidRPr="00063127">
          <w:rPr>
            <w:color w:val="FF0000"/>
            <w:rPrChange w:id="1865" w:author="Walgren, Patrick" w:date="2024-10-25T10:03:00Z" w16du:dateUtc="2024-10-25T16:03:00Z">
              <w:rPr/>
            </w:rPrChange>
          </w:rPr>
          <w:t>red</w:t>
        </w:r>
        <w:r>
          <w:t xml:space="preserve"> background converged to a bound, while those with a </w:t>
        </w:r>
        <w:r w:rsidRPr="00063127">
          <w:rPr>
            <w:color w:val="0070C0"/>
            <w:rPrChange w:id="1866" w:author="Walgren, Patrick" w:date="2024-10-25T10:03:00Z" w16du:dateUtc="2024-10-25T16:03:00Z">
              <w:rPr/>
            </w:rPrChange>
          </w:rPr>
          <w:t>blue</w:t>
        </w:r>
        <w:r>
          <w:t xml:space="preserve"> background were specified and not optimized.</w:t>
        </w:r>
      </w:ins>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867" w:author="Walgren, Patrick" w:date="2024-10-25T10:10:00Z" w16du:dateUtc="2024-10-25T16:10:00Z">
          <w:tblPr>
            <w:tblStyle w:val="TableGrid"/>
            <w:tblW w:w="0" w:type="auto"/>
            <w:tblLook w:val="04A0" w:firstRow="1" w:lastRow="0" w:firstColumn="1" w:lastColumn="0" w:noHBand="0" w:noVBand="1"/>
          </w:tblPr>
        </w:tblPrChange>
      </w:tblPr>
      <w:tblGrid>
        <w:gridCol w:w="3240"/>
        <w:gridCol w:w="1800"/>
        <w:gridCol w:w="1800"/>
        <w:gridCol w:w="1800"/>
        <w:tblGridChange w:id="1868">
          <w:tblGrid>
            <w:gridCol w:w="5"/>
            <w:gridCol w:w="2337"/>
            <w:gridCol w:w="543"/>
            <w:gridCol w:w="355"/>
            <w:gridCol w:w="5"/>
            <w:gridCol w:w="1440"/>
            <w:gridCol w:w="355"/>
            <w:gridCol w:w="5"/>
            <w:gridCol w:w="1440"/>
            <w:gridCol w:w="355"/>
            <w:gridCol w:w="5"/>
            <w:gridCol w:w="1440"/>
            <w:gridCol w:w="355"/>
            <w:gridCol w:w="5"/>
            <w:gridCol w:w="710"/>
          </w:tblGrid>
        </w:tblGridChange>
      </w:tblGrid>
      <w:tr w:rsidR="008961C1" w14:paraId="132553C3" w14:textId="77777777" w:rsidTr="00754983">
        <w:trPr>
          <w:ins w:id="1869" w:author="Walgren, Patrick" w:date="2024-10-25T09:51:00Z" w16du:dateUtc="2024-10-25T15:51:00Z"/>
          <w:trPrChange w:id="1870" w:author="Walgren, Patrick" w:date="2024-10-25T10:10:00Z" w16du:dateUtc="2024-10-25T16:10:00Z">
            <w:trPr>
              <w:gridBefore w:val="1"/>
            </w:trPr>
          </w:trPrChange>
        </w:trPr>
        <w:tc>
          <w:tcPr>
            <w:tcW w:w="3240" w:type="dxa"/>
            <w:tcPrChange w:id="1871" w:author="Walgren, Patrick" w:date="2024-10-25T10:10:00Z" w16du:dateUtc="2024-10-25T16:10:00Z">
              <w:tcPr>
                <w:tcW w:w="2337" w:type="dxa"/>
              </w:tcPr>
            </w:tcPrChange>
          </w:tcPr>
          <w:p w14:paraId="3A953151" w14:textId="77777777" w:rsidR="008961C1" w:rsidRDefault="008961C1" w:rsidP="008961C1">
            <w:pPr>
              <w:rPr>
                <w:ins w:id="1872" w:author="Walgren, Patrick" w:date="2024-10-25T09:51:00Z" w16du:dateUtc="2024-10-25T15:51:00Z"/>
              </w:rPr>
            </w:pPr>
          </w:p>
        </w:tc>
        <w:tc>
          <w:tcPr>
            <w:tcW w:w="5400" w:type="dxa"/>
            <w:gridSpan w:val="3"/>
            <w:tcPrChange w:id="1873" w:author="Walgren, Patrick" w:date="2024-10-25T10:10:00Z" w16du:dateUtc="2024-10-25T16:10:00Z">
              <w:tcPr>
                <w:tcW w:w="7013" w:type="dxa"/>
                <w:gridSpan w:val="13"/>
              </w:tcPr>
            </w:tcPrChange>
          </w:tcPr>
          <w:p w14:paraId="368122EB" w14:textId="2E4905FF" w:rsidR="008961C1" w:rsidRPr="00754983" w:rsidRDefault="008961C1" w:rsidP="008961C1">
            <w:pPr>
              <w:jc w:val="center"/>
              <w:rPr>
                <w:ins w:id="1874" w:author="Walgren, Patrick" w:date="2024-10-25T09:51:00Z" w16du:dateUtc="2024-10-25T15:51:00Z"/>
                <w:b/>
                <w:bCs/>
                <w:rPrChange w:id="1875" w:author="Walgren, Patrick" w:date="2024-10-25T10:08:00Z" w16du:dateUtc="2024-10-25T16:08:00Z">
                  <w:rPr>
                    <w:ins w:id="1876" w:author="Walgren, Patrick" w:date="2024-10-25T09:51:00Z" w16du:dateUtc="2024-10-25T15:51:00Z"/>
                  </w:rPr>
                </w:rPrChange>
              </w:rPr>
              <w:pPrChange w:id="1877" w:author="Walgren, Patrick" w:date="2024-10-25T09:52:00Z" w16du:dateUtc="2024-10-25T15:52:00Z">
                <w:pPr/>
              </w:pPrChange>
            </w:pPr>
            <w:ins w:id="1878" w:author="Walgren, Patrick" w:date="2024-10-25T09:52:00Z" w16du:dateUtc="2024-10-25T15:52:00Z">
              <w:r w:rsidRPr="00754983">
                <w:rPr>
                  <w:b/>
                  <w:bCs/>
                  <w:rPrChange w:id="1879" w:author="Walgren, Patrick" w:date="2024-10-25T10:08:00Z" w16du:dateUtc="2024-10-25T16:08:00Z">
                    <w:rPr/>
                  </w:rPrChange>
                </w:rPr>
                <w:t>Calibration</w:t>
              </w:r>
            </w:ins>
          </w:p>
        </w:tc>
      </w:tr>
      <w:tr w:rsidR="00754983" w14:paraId="6B5E997A" w14:textId="77777777" w:rsidTr="00754983">
        <w:trPr>
          <w:ins w:id="1880" w:author="Walgren, Patrick" w:date="2024-10-25T09:51:00Z" w16du:dateUtc="2024-10-25T15:51:00Z"/>
        </w:trPr>
        <w:tc>
          <w:tcPr>
            <w:tcW w:w="3240" w:type="dxa"/>
            <w:tcBorders>
              <w:bottom w:val="single" w:sz="4" w:space="0" w:color="auto"/>
              <w:right w:val="single" w:sz="4" w:space="0" w:color="auto"/>
            </w:tcBorders>
          </w:tcPr>
          <w:p w14:paraId="79E4529E" w14:textId="4837FCDA" w:rsidR="008961C1" w:rsidRPr="00754983" w:rsidRDefault="008961C1" w:rsidP="008961C1">
            <w:pPr>
              <w:jc w:val="center"/>
              <w:rPr>
                <w:ins w:id="1881" w:author="Walgren, Patrick" w:date="2024-10-25T09:51:00Z" w16du:dateUtc="2024-10-25T15:51:00Z"/>
                <w:b/>
                <w:bCs/>
                <w:rPrChange w:id="1882" w:author="Walgren, Patrick" w:date="2024-10-25T10:08:00Z" w16du:dateUtc="2024-10-25T16:08:00Z">
                  <w:rPr>
                    <w:ins w:id="1883" w:author="Walgren, Patrick" w:date="2024-10-25T09:51:00Z" w16du:dateUtc="2024-10-25T15:51:00Z"/>
                  </w:rPr>
                </w:rPrChange>
              </w:rPr>
              <w:pPrChange w:id="1884" w:author="Walgren, Patrick" w:date="2024-10-25T09:58:00Z" w16du:dateUtc="2024-10-25T15:58:00Z">
                <w:pPr/>
              </w:pPrChange>
            </w:pPr>
            <w:ins w:id="1885" w:author="Walgren, Patrick" w:date="2024-10-25T09:51:00Z" w16du:dateUtc="2024-10-25T15:51:00Z">
              <w:r w:rsidRPr="00754983">
                <w:rPr>
                  <w:b/>
                  <w:bCs/>
                  <w:rPrChange w:id="1886" w:author="Walgren, Patrick" w:date="2024-10-25T10:08:00Z" w16du:dateUtc="2024-10-25T16:08:00Z">
                    <w:rPr/>
                  </w:rPrChange>
                </w:rPr>
                <w:t>Property</w:t>
              </w:r>
            </w:ins>
          </w:p>
        </w:tc>
        <w:tc>
          <w:tcPr>
            <w:tcW w:w="1800" w:type="dxa"/>
            <w:tcBorders>
              <w:left w:val="single" w:sz="4" w:space="0" w:color="auto"/>
              <w:bottom w:val="single" w:sz="4" w:space="0" w:color="auto"/>
              <w:right w:val="single" w:sz="4" w:space="0" w:color="auto"/>
            </w:tcBorders>
          </w:tcPr>
          <w:p w14:paraId="47426EAF" w14:textId="51FC2963" w:rsidR="008961C1" w:rsidRPr="00754983" w:rsidRDefault="008961C1" w:rsidP="008961C1">
            <w:pPr>
              <w:rPr>
                <w:ins w:id="1887" w:author="Walgren, Patrick" w:date="2024-10-25T09:51:00Z" w16du:dateUtc="2024-10-25T15:51:00Z"/>
                <w:b/>
                <w:bCs/>
                <w:rPrChange w:id="1888" w:author="Walgren, Patrick" w:date="2024-10-25T10:08:00Z" w16du:dateUtc="2024-10-25T16:08:00Z">
                  <w:rPr>
                    <w:ins w:id="1889" w:author="Walgren, Patrick" w:date="2024-10-25T09:51:00Z" w16du:dateUtc="2024-10-25T15:51:00Z"/>
                  </w:rPr>
                </w:rPrChange>
              </w:rPr>
            </w:pPr>
            <w:ins w:id="1890" w:author="Walgren, Patrick" w:date="2024-10-25T09:52:00Z" w16du:dateUtc="2024-10-25T15:52:00Z">
              <w:r w:rsidRPr="00754983">
                <w:rPr>
                  <w:b/>
                  <w:bCs/>
                  <w:rPrChange w:id="1891" w:author="Walgren, Patrick" w:date="2024-10-25T10:08:00Z" w16du:dateUtc="2024-10-25T16:08:00Z">
                    <w:rPr/>
                  </w:rPrChange>
                </w:rPr>
                <w:t>1</w:t>
              </w:r>
            </w:ins>
          </w:p>
        </w:tc>
        <w:tc>
          <w:tcPr>
            <w:tcW w:w="1800" w:type="dxa"/>
            <w:tcBorders>
              <w:left w:val="single" w:sz="4" w:space="0" w:color="auto"/>
              <w:bottom w:val="single" w:sz="4" w:space="0" w:color="auto"/>
              <w:right w:val="single" w:sz="4" w:space="0" w:color="auto"/>
            </w:tcBorders>
          </w:tcPr>
          <w:p w14:paraId="5A9D1001" w14:textId="482BB4D1" w:rsidR="008961C1" w:rsidRPr="00754983" w:rsidRDefault="008961C1" w:rsidP="008961C1">
            <w:pPr>
              <w:rPr>
                <w:ins w:id="1892" w:author="Walgren, Patrick" w:date="2024-10-25T09:51:00Z" w16du:dateUtc="2024-10-25T15:51:00Z"/>
                <w:b/>
                <w:bCs/>
                <w:rPrChange w:id="1893" w:author="Walgren, Patrick" w:date="2024-10-25T10:08:00Z" w16du:dateUtc="2024-10-25T16:08:00Z">
                  <w:rPr>
                    <w:ins w:id="1894" w:author="Walgren, Patrick" w:date="2024-10-25T09:51:00Z" w16du:dateUtc="2024-10-25T15:51:00Z"/>
                  </w:rPr>
                </w:rPrChange>
              </w:rPr>
            </w:pPr>
            <w:ins w:id="1895" w:author="Walgren, Patrick" w:date="2024-10-25T09:52:00Z" w16du:dateUtc="2024-10-25T15:52:00Z">
              <w:r w:rsidRPr="00754983">
                <w:rPr>
                  <w:b/>
                  <w:bCs/>
                  <w:rPrChange w:id="1896" w:author="Walgren, Patrick" w:date="2024-10-25T10:08:00Z" w16du:dateUtc="2024-10-25T16:08:00Z">
                    <w:rPr/>
                  </w:rPrChange>
                </w:rPr>
                <w:t>2</w:t>
              </w:r>
            </w:ins>
          </w:p>
        </w:tc>
        <w:tc>
          <w:tcPr>
            <w:tcW w:w="1800" w:type="dxa"/>
            <w:tcBorders>
              <w:left w:val="single" w:sz="4" w:space="0" w:color="auto"/>
              <w:bottom w:val="single" w:sz="4" w:space="0" w:color="auto"/>
            </w:tcBorders>
          </w:tcPr>
          <w:p w14:paraId="567BEDCC" w14:textId="1987FFE2" w:rsidR="008961C1" w:rsidRPr="00754983" w:rsidRDefault="008961C1" w:rsidP="008961C1">
            <w:pPr>
              <w:rPr>
                <w:ins w:id="1897" w:author="Walgren, Patrick" w:date="2024-10-25T09:51:00Z" w16du:dateUtc="2024-10-25T15:51:00Z"/>
                <w:b/>
                <w:bCs/>
                <w:rPrChange w:id="1898" w:author="Walgren, Patrick" w:date="2024-10-25T10:08:00Z" w16du:dateUtc="2024-10-25T16:08:00Z">
                  <w:rPr>
                    <w:ins w:id="1899" w:author="Walgren, Patrick" w:date="2024-10-25T09:51:00Z" w16du:dateUtc="2024-10-25T15:51:00Z"/>
                  </w:rPr>
                </w:rPrChange>
              </w:rPr>
            </w:pPr>
            <w:ins w:id="1900" w:author="Walgren, Patrick" w:date="2024-10-25T09:52:00Z" w16du:dateUtc="2024-10-25T15:52:00Z">
              <w:r w:rsidRPr="00754983">
                <w:rPr>
                  <w:b/>
                  <w:bCs/>
                  <w:rPrChange w:id="1901" w:author="Walgren, Patrick" w:date="2024-10-25T10:08:00Z" w16du:dateUtc="2024-10-25T16:08:00Z">
                    <w:rPr/>
                  </w:rPrChange>
                </w:rPr>
                <w:t>3</w:t>
              </w:r>
            </w:ins>
          </w:p>
        </w:tc>
      </w:tr>
      <w:tr w:rsidR="00754983" w14:paraId="3B1D1A56" w14:textId="77777777" w:rsidTr="002F1F7B">
        <w:tblPrEx>
          <w:tblPrExChange w:id="1902" w:author="Walgren, Patrick" w:date="2024-10-25T10:10:00Z" w16du:dateUtc="2024-10-25T16:10:00Z">
            <w:tblPrEx>
              <w:tblW w:w="8280" w:type="dxa"/>
            </w:tblPrEx>
          </w:tblPrExChange>
        </w:tblPrEx>
        <w:trPr>
          <w:ins w:id="1903" w:author="Walgren, Patrick" w:date="2024-10-25T09:51:00Z" w16du:dateUtc="2024-10-25T15:51:00Z"/>
          <w:trPrChange w:id="1904" w:author="Walgren, Patrick" w:date="2024-10-25T10:10:00Z" w16du:dateUtc="2024-10-25T16:10:00Z">
            <w:trPr>
              <w:gridBefore w:val="1"/>
              <w:gridAfter w:val="0"/>
            </w:trPr>
          </w:trPrChange>
        </w:trPr>
        <w:tc>
          <w:tcPr>
            <w:tcW w:w="3240" w:type="dxa"/>
            <w:tcBorders>
              <w:top w:val="single" w:sz="4" w:space="0" w:color="auto"/>
              <w:bottom w:val="single" w:sz="4" w:space="0" w:color="auto"/>
              <w:right w:val="single" w:sz="4" w:space="0" w:color="auto"/>
            </w:tcBorders>
            <w:vAlign w:val="center"/>
            <w:tcPrChange w:id="1905" w:author="Walgren, Patrick" w:date="2024-10-25T10:10:00Z" w16du:dateUtc="2024-10-25T16:10:00Z">
              <w:tcPr>
                <w:tcW w:w="2880" w:type="dxa"/>
                <w:gridSpan w:val="2"/>
                <w:vAlign w:val="center"/>
              </w:tcPr>
            </w:tcPrChange>
          </w:tcPr>
          <w:p w14:paraId="2732CC84" w14:textId="6656CDA4" w:rsidR="008961C1" w:rsidRPr="00754983" w:rsidRDefault="008961C1" w:rsidP="008961C1">
            <w:pPr>
              <w:jc w:val="center"/>
              <w:rPr>
                <w:ins w:id="1906" w:author="Walgren, Patrick" w:date="2024-10-25T09:51:00Z" w16du:dateUtc="2024-10-25T15:51:00Z"/>
                <w:b/>
                <w:bCs/>
                <w:rPrChange w:id="1907" w:author="Walgren, Patrick" w:date="2024-10-25T10:08:00Z" w16du:dateUtc="2024-10-25T16:08:00Z">
                  <w:rPr>
                    <w:ins w:id="1908" w:author="Walgren, Patrick" w:date="2024-10-25T09:51:00Z" w16du:dateUtc="2024-10-25T15:51:00Z"/>
                  </w:rPr>
                </w:rPrChange>
              </w:rPr>
              <w:pPrChange w:id="1909" w:author="Walgren, Patrick" w:date="2024-10-25T09:58:00Z" w16du:dateUtc="2024-10-25T15:58:00Z">
                <w:pPr/>
              </w:pPrChange>
            </w:pPr>
            <m:oMath>
              <m:sSup>
                <m:sSupPr>
                  <m:ctrlPr>
                    <w:ins w:id="1910" w:author="Walgren, Patrick" w:date="2024-10-25T09:52:00Z" w16du:dateUtc="2024-10-25T15:52:00Z">
                      <w:rPr>
                        <w:rFonts w:ascii="Cambria Math" w:hAnsi="Cambria Math"/>
                        <w:b/>
                        <w:bCs/>
                        <w:i/>
                        <w:rPrChange w:id="1911" w:author="Walgren, Patrick" w:date="2024-10-25T10:08:00Z" w16du:dateUtc="2024-10-25T16:08:00Z">
                          <w:rPr>
                            <w:rFonts w:ascii="Cambria Math" w:hAnsi="Cambria Math"/>
                            <w:i/>
                          </w:rPr>
                        </w:rPrChange>
                      </w:rPr>
                    </w:ins>
                  </m:ctrlPr>
                </m:sSupPr>
                <m:e>
                  <m:r>
                    <w:ins w:id="1912" w:author="Walgren, Patrick" w:date="2024-10-25T09:52:00Z" w16du:dateUtc="2024-10-25T15:52:00Z">
                      <m:rPr>
                        <m:sty m:val="bi"/>
                      </m:rPr>
                      <w:rPr>
                        <w:rFonts w:ascii="Cambria Math" w:hAnsi="Cambria Math"/>
                      </w:rPr>
                      <m:t>E</m:t>
                    </w:ins>
                  </m:r>
                </m:e>
                <m:sup>
                  <m:r>
                    <w:ins w:id="1913" w:author="Walgren, Patrick" w:date="2024-10-25T09:52:00Z" w16du:dateUtc="2024-10-25T15:52:00Z">
                      <m:rPr>
                        <m:sty m:val="bi"/>
                      </m:rPr>
                      <w:rPr>
                        <w:rFonts w:ascii="Cambria Math" w:hAnsi="Cambria Math"/>
                      </w:rPr>
                      <m:t>M</m:t>
                    </w:ins>
                  </m:r>
                </m:sup>
              </m:sSup>
            </m:oMath>
            <w:ins w:id="1914" w:author="Walgren, Patrick" w:date="2024-10-25T09:55:00Z" w16du:dateUtc="2024-10-25T15:55:00Z">
              <w:r w:rsidRPr="00754983">
                <w:rPr>
                  <w:rFonts w:eastAsiaTheme="minorEastAsia"/>
                  <w:b/>
                  <w:bCs/>
                  <w:rPrChange w:id="1915" w:author="Walgren, Patrick" w:date="2024-10-25T10:08:00Z" w16du:dateUtc="2024-10-25T16:08:00Z">
                    <w:rPr>
                      <w:rFonts w:eastAsiaTheme="minorEastAsia"/>
                    </w:rPr>
                  </w:rPrChange>
                </w:rPr>
                <w:t xml:space="preserve"> (GPa)</w:t>
              </w:r>
            </w:ins>
          </w:p>
        </w:tc>
        <w:tc>
          <w:tcPr>
            <w:tcW w:w="1800" w:type="dxa"/>
            <w:tcBorders>
              <w:top w:val="single" w:sz="4" w:space="0" w:color="auto"/>
              <w:left w:val="single" w:sz="4" w:space="0" w:color="auto"/>
              <w:bottom w:val="single" w:sz="4" w:space="0" w:color="auto"/>
              <w:right w:val="single" w:sz="4" w:space="0" w:color="auto"/>
            </w:tcBorders>
            <w:shd w:val="clear" w:color="auto" w:fill="FFA7A7"/>
            <w:tcPrChange w:id="1916" w:author="Walgren, Patrick" w:date="2024-10-25T10:10:00Z" w16du:dateUtc="2024-10-25T16:10:00Z">
              <w:tcPr>
                <w:tcW w:w="1800" w:type="dxa"/>
                <w:gridSpan w:val="3"/>
                <w:shd w:val="clear" w:color="auto" w:fill="FFA7A7"/>
              </w:tcPr>
            </w:tcPrChange>
          </w:tcPr>
          <w:p w14:paraId="62DCACB5" w14:textId="0A3A8D24" w:rsidR="008961C1" w:rsidRDefault="008961C1" w:rsidP="008961C1">
            <w:pPr>
              <w:rPr>
                <w:ins w:id="1917" w:author="Walgren, Patrick" w:date="2024-10-25T09:51:00Z" w16du:dateUtc="2024-10-25T15:51:00Z"/>
              </w:rPr>
            </w:pPr>
            <w:ins w:id="1918" w:author="Walgren, Patrick" w:date="2024-10-25T09:59:00Z" w16du:dateUtc="2024-10-25T15:59:00Z">
              <w:r>
                <w:t>24.3</w:t>
              </w:r>
            </w:ins>
          </w:p>
        </w:tc>
        <w:tc>
          <w:tcPr>
            <w:tcW w:w="1800" w:type="dxa"/>
            <w:tcBorders>
              <w:top w:val="single" w:sz="4" w:space="0" w:color="auto"/>
              <w:left w:val="single" w:sz="4" w:space="0" w:color="auto"/>
              <w:bottom w:val="single" w:sz="4" w:space="0" w:color="auto"/>
              <w:right w:val="single" w:sz="4" w:space="0" w:color="auto"/>
            </w:tcBorders>
            <w:tcPrChange w:id="1919" w:author="Walgren, Patrick" w:date="2024-10-25T10:10:00Z" w16du:dateUtc="2024-10-25T16:10:00Z">
              <w:tcPr>
                <w:tcW w:w="1800" w:type="dxa"/>
                <w:gridSpan w:val="3"/>
              </w:tcPr>
            </w:tcPrChange>
          </w:tcPr>
          <w:p w14:paraId="46DA83E7" w14:textId="7D854D1B" w:rsidR="00063127" w:rsidRDefault="00063127" w:rsidP="008961C1">
            <w:pPr>
              <w:rPr>
                <w:ins w:id="1920" w:author="Walgren, Patrick" w:date="2024-10-25T09:51:00Z" w16du:dateUtc="2024-10-25T15:51:00Z"/>
              </w:rPr>
            </w:pPr>
            <w:ins w:id="1921" w:author="Walgren, Patrick" w:date="2024-10-25T10:04:00Z" w16du:dateUtc="2024-10-25T16:04:00Z">
              <w:r>
                <w:t>20.2</w:t>
              </w:r>
            </w:ins>
          </w:p>
        </w:tc>
        <w:tc>
          <w:tcPr>
            <w:tcW w:w="1800" w:type="dxa"/>
            <w:tcBorders>
              <w:top w:val="single" w:sz="4" w:space="0" w:color="auto"/>
              <w:left w:val="single" w:sz="4" w:space="0" w:color="auto"/>
              <w:bottom w:val="single" w:sz="4" w:space="0" w:color="auto"/>
            </w:tcBorders>
            <w:shd w:val="clear" w:color="auto" w:fill="DEEAF6" w:themeFill="accent5" w:themeFillTint="33"/>
            <w:tcPrChange w:id="1922" w:author="Walgren, Patrick" w:date="2024-10-25T10:10:00Z" w16du:dateUtc="2024-10-25T16:10:00Z">
              <w:tcPr>
                <w:tcW w:w="1800" w:type="dxa"/>
                <w:gridSpan w:val="3"/>
                <w:shd w:val="clear" w:color="auto" w:fill="E2EFD9" w:themeFill="accent6" w:themeFillTint="33"/>
              </w:tcPr>
            </w:tcPrChange>
          </w:tcPr>
          <w:p w14:paraId="48032130" w14:textId="75A069DA" w:rsidR="00754983" w:rsidRDefault="00754983" w:rsidP="008961C1">
            <w:pPr>
              <w:rPr>
                <w:ins w:id="1923" w:author="Walgren, Patrick" w:date="2024-10-25T09:51:00Z" w16du:dateUtc="2024-10-25T15:51:00Z"/>
              </w:rPr>
            </w:pPr>
            <w:ins w:id="1924" w:author="Walgren, Patrick" w:date="2024-10-25T10:07:00Z" w16du:dateUtc="2024-10-25T16:07:00Z">
              <w:r>
                <w:t>20.2</w:t>
              </w:r>
            </w:ins>
          </w:p>
        </w:tc>
      </w:tr>
      <w:tr w:rsidR="00754983" w14:paraId="38D7BF30" w14:textId="77777777" w:rsidTr="002F1F7B">
        <w:tblPrEx>
          <w:tblPrExChange w:id="1925" w:author="Walgren, Patrick" w:date="2024-10-25T10:10:00Z" w16du:dateUtc="2024-10-25T16:10:00Z">
            <w:tblPrEx>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926" w:author="Walgren, Patrick" w:date="2024-10-25T09:51:00Z" w16du:dateUtc="2024-10-25T15:51:00Z"/>
          <w:trPrChange w:id="1927" w:author="Walgren, Patrick" w:date="2024-10-25T10:10:00Z" w16du:dateUtc="2024-10-25T16:10:00Z">
            <w:trPr>
              <w:gridAfter w:val="0"/>
            </w:trPr>
          </w:trPrChange>
        </w:trPr>
        <w:tc>
          <w:tcPr>
            <w:tcW w:w="3240" w:type="dxa"/>
            <w:tcBorders>
              <w:top w:val="single" w:sz="4" w:space="0" w:color="auto"/>
              <w:bottom w:val="single" w:sz="4" w:space="0" w:color="auto"/>
              <w:right w:val="single" w:sz="4" w:space="0" w:color="auto"/>
            </w:tcBorders>
            <w:vAlign w:val="center"/>
            <w:tcPrChange w:id="1928" w:author="Walgren, Patrick" w:date="2024-10-25T10:10:00Z" w16du:dateUtc="2024-10-25T16:10:00Z">
              <w:tcPr>
                <w:tcW w:w="3240" w:type="dxa"/>
                <w:gridSpan w:val="4"/>
                <w:vAlign w:val="center"/>
              </w:tcPr>
            </w:tcPrChange>
          </w:tcPr>
          <w:p w14:paraId="66881E4C" w14:textId="7CF7A4B8" w:rsidR="008961C1" w:rsidRPr="00754983" w:rsidRDefault="008961C1" w:rsidP="008961C1">
            <w:pPr>
              <w:jc w:val="center"/>
              <w:rPr>
                <w:ins w:id="1929" w:author="Walgren, Patrick" w:date="2024-10-25T09:51:00Z" w16du:dateUtc="2024-10-25T15:51:00Z"/>
                <w:b/>
                <w:bCs/>
                <w:rPrChange w:id="1930" w:author="Walgren, Patrick" w:date="2024-10-25T10:08:00Z" w16du:dateUtc="2024-10-25T16:08:00Z">
                  <w:rPr>
                    <w:ins w:id="1931" w:author="Walgren, Patrick" w:date="2024-10-25T09:51:00Z" w16du:dateUtc="2024-10-25T15:51:00Z"/>
                  </w:rPr>
                </w:rPrChange>
              </w:rPr>
              <w:pPrChange w:id="1932" w:author="Walgren, Patrick" w:date="2024-10-25T09:58:00Z" w16du:dateUtc="2024-10-25T15:58:00Z">
                <w:pPr/>
              </w:pPrChange>
            </w:pPr>
            <m:oMath>
              <m:sSup>
                <m:sSupPr>
                  <m:ctrlPr>
                    <w:ins w:id="1933" w:author="Walgren, Patrick" w:date="2024-10-25T09:52:00Z" w16du:dateUtc="2024-10-25T15:52:00Z">
                      <w:rPr>
                        <w:rFonts w:ascii="Cambria Math" w:eastAsia="Calibri" w:hAnsi="Cambria Math" w:cs="Times New Roman"/>
                        <w:b/>
                        <w:bCs/>
                        <w:i/>
                        <w:rPrChange w:id="1934" w:author="Walgren, Patrick" w:date="2024-10-25T10:08:00Z" w16du:dateUtc="2024-10-25T16:08:00Z">
                          <w:rPr>
                            <w:rFonts w:ascii="Cambria Math" w:eastAsia="Calibri" w:hAnsi="Cambria Math" w:cs="Times New Roman"/>
                            <w:i/>
                          </w:rPr>
                        </w:rPrChange>
                      </w:rPr>
                    </w:ins>
                  </m:ctrlPr>
                </m:sSupPr>
                <m:e>
                  <m:r>
                    <w:ins w:id="1935" w:author="Walgren, Patrick" w:date="2024-10-25T09:52:00Z" w16du:dateUtc="2024-10-25T15:52:00Z">
                      <m:rPr>
                        <m:sty m:val="bi"/>
                      </m:rPr>
                      <w:rPr>
                        <w:rFonts w:ascii="Cambria Math" w:eastAsia="Calibri" w:hAnsi="Cambria Math" w:cs="Times New Roman"/>
                      </w:rPr>
                      <m:t>E</m:t>
                    </w:ins>
                  </m:r>
                </m:e>
                <m:sup>
                  <m:r>
                    <w:ins w:id="1936" w:author="Walgren, Patrick" w:date="2024-10-25T09:52:00Z" w16du:dateUtc="2024-10-25T15:52:00Z">
                      <m:rPr>
                        <m:sty m:val="bi"/>
                      </m:rPr>
                      <w:rPr>
                        <w:rFonts w:ascii="Cambria Math" w:eastAsia="Calibri" w:hAnsi="Cambria Math" w:cs="Times New Roman"/>
                      </w:rPr>
                      <m:t>A</m:t>
                    </w:ins>
                  </m:r>
                </m:sup>
              </m:sSup>
            </m:oMath>
            <w:ins w:id="1937" w:author="Walgren, Patrick" w:date="2024-10-25T09:55:00Z" w16du:dateUtc="2024-10-25T15:55:00Z">
              <w:r w:rsidRPr="00754983">
                <w:rPr>
                  <w:rFonts w:eastAsiaTheme="minorEastAsia"/>
                  <w:b/>
                  <w:bCs/>
                  <w:rPrChange w:id="1938" w:author="Walgren, Patrick" w:date="2024-10-25T10:08:00Z" w16du:dateUtc="2024-10-25T16:08:00Z">
                    <w:rPr>
                      <w:rFonts w:eastAsiaTheme="minorEastAsia"/>
                    </w:rPr>
                  </w:rPrChange>
                </w:rPr>
                <w:t xml:space="preserve"> (GPa)</w:t>
              </w:r>
            </w:ins>
          </w:p>
        </w:tc>
        <w:tc>
          <w:tcPr>
            <w:tcW w:w="1800" w:type="dxa"/>
            <w:tcBorders>
              <w:top w:val="single" w:sz="4" w:space="0" w:color="auto"/>
              <w:left w:val="single" w:sz="4" w:space="0" w:color="auto"/>
              <w:bottom w:val="single" w:sz="4" w:space="0" w:color="auto"/>
              <w:right w:val="single" w:sz="4" w:space="0" w:color="auto"/>
            </w:tcBorders>
            <w:tcPrChange w:id="1939" w:author="Walgren, Patrick" w:date="2024-10-25T10:10:00Z" w16du:dateUtc="2024-10-25T16:10:00Z">
              <w:tcPr>
                <w:tcW w:w="1800" w:type="dxa"/>
                <w:gridSpan w:val="3"/>
              </w:tcPr>
            </w:tcPrChange>
          </w:tcPr>
          <w:p w14:paraId="0EFF2746" w14:textId="4CD5EE80" w:rsidR="008961C1" w:rsidRDefault="008961C1" w:rsidP="008961C1">
            <w:pPr>
              <w:rPr>
                <w:ins w:id="1940" w:author="Walgren, Patrick" w:date="2024-10-25T09:51:00Z" w16du:dateUtc="2024-10-25T15:51:00Z"/>
              </w:rPr>
            </w:pPr>
            <w:ins w:id="1941" w:author="Walgren, Patrick" w:date="2024-10-25T09:59:00Z" w16du:dateUtc="2024-10-25T15:59:00Z">
              <w:r>
                <w:t>56.1</w:t>
              </w:r>
            </w:ins>
          </w:p>
        </w:tc>
        <w:tc>
          <w:tcPr>
            <w:tcW w:w="1800" w:type="dxa"/>
            <w:tcBorders>
              <w:top w:val="single" w:sz="4" w:space="0" w:color="auto"/>
              <w:left w:val="single" w:sz="4" w:space="0" w:color="auto"/>
              <w:bottom w:val="single" w:sz="4" w:space="0" w:color="auto"/>
              <w:right w:val="single" w:sz="4" w:space="0" w:color="auto"/>
            </w:tcBorders>
            <w:tcPrChange w:id="1942" w:author="Walgren, Patrick" w:date="2024-10-25T10:10:00Z" w16du:dateUtc="2024-10-25T16:10:00Z">
              <w:tcPr>
                <w:tcW w:w="1800" w:type="dxa"/>
                <w:gridSpan w:val="3"/>
              </w:tcPr>
            </w:tcPrChange>
          </w:tcPr>
          <w:p w14:paraId="6D925DDA" w14:textId="318F314A" w:rsidR="008961C1" w:rsidRDefault="00063127" w:rsidP="008961C1">
            <w:pPr>
              <w:rPr>
                <w:ins w:id="1943" w:author="Walgren, Patrick" w:date="2024-10-25T09:51:00Z" w16du:dateUtc="2024-10-25T15:51:00Z"/>
              </w:rPr>
            </w:pPr>
            <w:ins w:id="1944" w:author="Walgren, Patrick" w:date="2024-10-25T10:05:00Z" w16du:dateUtc="2024-10-25T16:05:00Z">
              <w:r>
                <w:t>59.1</w:t>
              </w:r>
            </w:ins>
          </w:p>
        </w:tc>
        <w:tc>
          <w:tcPr>
            <w:tcW w:w="1800" w:type="dxa"/>
            <w:tcBorders>
              <w:top w:val="single" w:sz="4" w:space="0" w:color="auto"/>
              <w:left w:val="single" w:sz="4" w:space="0" w:color="auto"/>
              <w:bottom w:val="single" w:sz="4" w:space="0" w:color="auto"/>
            </w:tcBorders>
            <w:shd w:val="clear" w:color="auto" w:fill="DEEAF6" w:themeFill="accent5" w:themeFillTint="33"/>
            <w:tcPrChange w:id="1945" w:author="Walgren, Patrick" w:date="2024-10-25T10:10:00Z" w16du:dateUtc="2024-10-25T16:10:00Z">
              <w:tcPr>
                <w:tcW w:w="1800" w:type="dxa"/>
                <w:gridSpan w:val="3"/>
                <w:shd w:val="clear" w:color="auto" w:fill="E2EFD9" w:themeFill="accent6" w:themeFillTint="33"/>
              </w:tcPr>
            </w:tcPrChange>
          </w:tcPr>
          <w:p w14:paraId="23276198" w14:textId="4394D5E3" w:rsidR="008961C1" w:rsidRDefault="00754983" w:rsidP="008961C1">
            <w:pPr>
              <w:rPr>
                <w:ins w:id="1946" w:author="Walgren, Patrick" w:date="2024-10-25T09:51:00Z" w16du:dateUtc="2024-10-25T15:51:00Z"/>
              </w:rPr>
            </w:pPr>
            <w:ins w:id="1947" w:author="Walgren, Patrick" w:date="2024-10-25T10:07:00Z" w16du:dateUtc="2024-10-25T16:07:00Z">
              <w:r>
                <w:t>59.1</w:t>
              </w:r>
            </w:ins>
          </w:p>
        </w:tc>
      </w:tr>
      <w:tr w:rsidR="00754983" w14:paraId="3CE5DF70" w14:textId="77777777" w:rsidTr="002F1F7B">
        <w:tblPrEx>
          <w:tblPrExChange w:id="1948" w:author="Walgren, Patrick" w:date="2024-10-25T10:10:00Z" w16du:dateUtc="2024-10-25T16:10:00Z">
            <w:tblPrEx>
              <w:tblW w:w="8280" w:type="dxa"/>
            </w:tblPrEx>
          </w:tblPrExChange>
        </w:tblPrEx>
        <w:trPr>
          <w:ins w:id="1949" w:author="Walgren, Patrick" w:date="2024-10-25T09:51:00Z" w16du:dateUtc="2024-10-25T15:51:00Z"/>
          <w:trPrChange w:id="1950" w:author="Walgren, Patrick" w:date="2024-10-25T10:10:00Z" w16du:dateUtc="2024-10-25T16:10:00Z">
            <w:trPr>
              <w:gridBefore w:val="1"/>
              <w:gridAfter w:val="0"/>
            </w:trPr>
          </w:trPrChange>
        </w:trPr>
        <w:tc>
          <w:tcPr>
            <w:tcW w:w="3240" w:type="dxa"/>
            <w:tcBorders>
              <w:top w:val="single" w:sz="4" w:space="0" w:color="auto"/>
              <w:bottom w:val="single" w:sz="4" w:space="0" w:color="auto"/>
              <w:right w:val="single" w:sz="4" w:space="0" w:color="auto"/>
            </w:tcBorders>
            <w:vAlign w:val="center"/>
            <w:tcPrChange w:id="1951" w:author="Walgren, Patrick" w:date="2024-10-25T10:10:00Z" w16du:dateUtc="2024-10-25T16:10:00Z">
              <w:tcPr>
                <w:tcW w:w="2880" w:type="dxa"/>
                <w:gridSpan w:val="2"/>
                <w:vAlign w:val="center"/>
              </w:tcPr>
            </w:tcPrChange>
          </w:tcPr>
          <w:p w14:paraId="47CE6C67" w14:textId="20264E3A" w:rsidR="008961C1" w:rsidRPr="00754983" w:rsidRDefault="00754983" w:rsidP="008961C1">
            <w:pPr>
              <w:jc w:val="center"/>
              <w:rPr>
                <w:ins w:id="1952" w:author="Walgren, Patrick" w:date="2024-10-25T09:51:00Z" w16du:dateUtc="2024-10-25T15:51:00Z"/>
                <w:b/>
                <w:bCs/>
                <w:rPrChange w:id="1953" w:author="Walgren, Patrick" w:date="2024-10-25T10:08:00Z" w16du:dateUtc="2024-10-25T16:08:00Z">
                  <w:rPr>
                    <w:ins w:id="1954" w:author="Walgren, Patrick" w:date="2024-10-25T09:51:00Z" w16du:dateUtc="2024-10-25T15:51:00Z"/>
                  </w:rPr>
                </w:rPrChange>
              </w:rPr>
              <w:pPrChange w:id="1955" w:author="Walgren, Patrick" w:date="2024-10-25T09:58:00Z" w16du:dateUtc="2024-10-25T15:58:00Z">
                <w:pPr/>
              </w:pPrChange>
            </w:pPr>
            <m:oMath>
              <m:r>
                <w:ins w:id="1956" w:author="Walgren, Patrick" w:date="2024-10-25T09:52:00Z" w16du:dateUtc="2024-10-25T15:52:00Z">
                  <m:rPr>
                    <m:sty m:val="bi"/>
                  </m:rPr>
                  <w:rPr>
                    <w:rFonts w:ascii="Cambria Math" w:eastAsia="Calibri" w:hAnsi="Cambria Math" w:cs="Times New Roman"/>
                  </w:rPr>
                  <m:t>α</m:t>
                </w:ins>
              </m:r>
            </m:oMath>
            <w:ins w:id="1957" w:author="Walgren, Patrick" w:date="2024-10-25T09:55:00Z" w16du:dateUtc="2024-10-25T15:55:00Z">
              <w:r w:rsidR="008961C1" w:rsidRPr="00754983">
                <w:rPr>
                  <w:rFonts w:eastAsiaTheme="minorEastAsia"/>
                  <w:b/>
                  <w:bCs/>
                  <w:rPrChange w:id="1958" w:author="Walgren, Patrick" w:date="2024-10-25T10:08:00Z" w16du:dateUtc="2024-10-25T16:08:00Z">
                    <w:rPr>
                      <w:rFonts w:eastAsiaTheme="minorEastAsia"/>
                    </w:rPr>
                  </w:rPrChange>
                </w:rPr>
                <w:t xml:space="preserve"> (1/</w:t>
              </w:r>
            </w:ins>
            <m:oMath>
              <m:r>
                <w:ins w:id="1959" w:author="Walgren, Patrick" w:date="2024-10-25T09:55:00Z" w16du:dateUtc="2024-10-25T15:55:00Z">
                  <m:rPr>
                    <m:sty m:val="bi"/>
                  </m:rPr>
                  <w:rPr>
                    <w:rFonts w:ascii="Cambria Math" w:eastAsiaTheme="minorEastAsia" w:hAnsi="Cambria Math"/>
                  </w:rPr>
                  <m:t>°</m:t>
                </w:ins>
              </m:r>
              <m:r>
                <w:ins w:id="1960" w:author="Walgren, Patrick" w:date="2024-10-25T09:55:00Z" w16du:dateUtc="2024-10-25T15:55:00Z">
                  <m:rPr>
                    <m:sty m:val="b"/>
                  </m:rPr>
                  <w:rPr>
                    <w:rFonts w:ascii="Cambria Math" w:eastAsiaTheme="minorEastAsia" w:hAnsi="Cambria Math"/>
                  </w:rPr>
                  <m:t>C</m:t>
                </w:ins>
              </m:r>
            </m:oMath>
            <w:ins w:id="1961" w:author="Walgren, Patrick" w:date="2024-10-25T09:55:00Z" w16du:dateUtc="2024-10-25T15:55:00Z">
              <w:r w:rsidR="008961C1" w:rsidRPr="00754983">
                <w:rPr>
                  <w:rFonts w:eastAsiaTheme="minorEastAsia"/>
                  <w:b/>
                  <w:bCs/>
                  <w:iCs/>
                  <w:rPrChange w:id="1962" w:author="Walgren, Patrick" w:date="2024-10-25T10:08:00Z" w16du:dateUtc="2024-10-25T16:08:00Z">
                    <w:rPr>
                      <w:rFonts w:eastAsiaTheme="minorEastAsia"/>
                      <w:iCs/>
                    </w:rPr>
                  </w:rPrChange>
                </w:rPr>
                <w:t>)</w:t>
              </w:r>
            </w:ins>
          </w:p>
        </w:tc>
        <w:tc>
          <w:tcPr>
            <w:tcW w:w="1800" w:type="dxa"/>
            <w:tcBorders>
              <w:top w:val="single" w:sz="4" w:space="0" w:color="auto"/>
              <w:left w:val="single" w:sz="4" w:space="0" w:color="auto"/>
              <w:bottom w:val="single" w:sz="4" w:space="0" w:color="auto"/>
              <w:right w:val="single" w:sz="4" w:space="0" w:color="auto"/>
            </w:tcBorders>
            <w:shd w:val="clear" w:color="auto" w:fill="FFA7A7"/>
            <w:tcPrChange w:id="1963" w:author="Walgren, Patrick" w:date="2024-10-25T10:10:00Z" w16du:dateUtc="2024-10-25T16:10:00Z">
              <w:tcPr>
                <w:tcW w:w="1800" w:type="dxa"/>
                <w:gridSpan w:val="3"/>
                <w:shd w:val="clear" w:color="auto" w:fill="FFA7A7"/>
              </w:tcPr>
            </w:tcPrChange>
          </w:tcPr>
          <w:p w14:paraId="55218EB2" w14:textId="7D32CC9B" w:rsidR="008961C1" w:rsidRDefault="008961C1" w:rsidP="008961C1">
            <w:pPr>
              <w:rPr>
                <w:ins w:id="1964" w:author="Walgren, Patrick" w:date="2024-10-25T09:51:00Z" w16du:dateUtc="2024-10-25T15:51:00Z"/>
              </w:rPr>
            </w:pPr>
            <w:ins w:id="1965" w:author="Walgren, Patrick" w:date="2024-10-25T09:59:00Z" w16du:dateUtc="2024-10-25T15:59:00Z">
              <w:r>
                <w:t>1</w:t>
              </w:r>
            </w:ins>
            <w:ins w:id="1966" w:author="Walgren, Patrick" w:date="2024-10-25T10:00:00Z" w16du:dateUtc="2024-10-25T16:00:00Z">
              <w:r w:rsidR="00063127">
                <w:t>.00</w:t>
              </w:r>
            </w:ins>
            <w:ins w:id="1967" w:author="Walgren, Patrick" w:date="2024-10-25T09:59:00Z" w16du:dateUtc="2024-10-25T15:59:00Z">
              <w:r>
                <w:t>E-6</w:t>
              </w:r>
            </w:ins>
          </w:p>
        </w:tc>
        <w:tc>
          <w:tcPr>
            <w:tcW w:w="1800" w:type="dxa"/>
            <w:tcBorders>
              <w:top w:val="single" w:sz="4" w:space="0" w:color="auto"/>
              <w:left w:val="single" w:sz="4" w:space="0" w:color="auto"/>
              <w:bottom w:val="single" w:sz="4" w:space="0" w:color="auto"/>
              <w:right w:val="single" w:sz="4" w:space="0" w:color="auto"/>
            </w:tcBorders>
            <w:tcPrChange w:id="1968" w:author="Walgren, Patrick" w:date="2024-10-25T10:10:00Z" w16du:dateUtc="2024-10-25T16:10:00Z">
              <w:tcPr>
                <w:tcW w:w="1800" w:type="dxa"/>
                <w:gridSpan w:val="3"/>
              </w:tcPr>
            </w:tcPrChange>
          </w:tcPr>
          <w:p w14:paraId="036C365B" w14:textId="650CFEB7" w:rsidR="008961C1" w:rsidRDefault="00063127" w:rsidP="008961C1">
            <w:pPr>
              <w:rPr>
                <w:ins w:id="1969" w:author="Walgren, Patrick" w:date="2024-10-25T09:51:00Z" w16du:dateUtc="2024-10-25T15:51:00Z"/>
              </w:rPr>
            </w:pPr>
            <w:ins w:id="1970" w:author="Walgren, Patrick" w:date="2024-10-25T10:05:00Z" w16du:dateUtc="2024-10-25T16:05:00Z">
              <w:r>
                <w:t>1.07E-6</w:t>
              </w:r>
            </w:ins>
          </w:p>
        </w:tc>
        <w:tc>
          <w:tcPr>
            <w:tcW w:w="1800" w:type="dxa"/>
            <w:tcBorders>
              <w:top w:val="single" w:sz="4" w:space="0" w:color="auto"/>
              <w:left w:val="single" w:sz="4" w:space="0" w:color="auto"/>
              <w:bottom w:val="single" w:sz="4" w:space="0" w:color="auto"/>
            </w:tcBorders>
            <w:shd w:val="clear" w:color="auto" w:fill="DEEAF6" w:themeFill="accent5" w:themeFillTint="33"/>
            <w:tcPrChange w:id="1971" w:author="Walgren, Patrick" w:date="2024-10-25T10:10:00Z" w16du:dateUtc="2024-10-25T16:10:00Z">
              <w:tcPr>
                <w:tcW w:w="1800" w:type="dxa"/>
                <w:gridSpan w:val="3"/>
                <w:shd w:val="clear" w:color="auto" w:fill="E2EFD9" w:themeFill="accent6" w:themeFillTint="33"/>
              </w:tcPr>
            </w:tcPrChange>
          </w:tcPr>
          <w:p w14:paraId="696E05EA" w14:textId="50A5FF29" w:rsidR="008961C1" w:rsidRDefault="00754983" w:rsidP="008961C1">
            <w:pPr>
              <w:rPr>
                <w:ins w:id="1972" w:author="Walgren, Patrick" w:date="2024-10-25T09:51:00Z" w16du:dateUtc="2024-10-25T15:51:00Z"/>
              </w:rPr>
            </w:pPr>
            <w:ins w:id="1973" w:author="Walgren, Patrick" w:date="2024-10-25T10:07:00Z" w16du:dateUtc="2024-10-25T16:07:00Z">
              <w:r>
                <w:t>1.07</w:t>
              </w:r>
            </w:ins>
          </w:p>
        </w:tc>
      </w:tr>
      <w:tr w:rsidR="00754983" w14:paraId="541ACB7C" w14:textId="77777777" w:rsidTr="00754983">
        <w:trPr>
          <w:ins w:id="1974" w:author="Walgren, Patrick" w:date="2024-10-25T09:52:00Z" w16du:dateUtc="2024-10-25T15:52:00Z"/>
        </w:trPr>
        <w:tc>
          <w:tcPr>
            <w:tcW w:w="3240" w:type="dxa"/>
            <w:tcBorders>
              <w:top w:val="single" w:sz="4" w:space="0" w:color="auto"/>
              <w:bottom w:val="single" w:sz="4" w:space="0" w:color="auto"/>
              <w:right w:val="single" w:sz="4" w:space="0" w:color="auto"/>
            </w:tcBorders>
            <w:vAlign w:val="center"/>
          </w:tcPr>
          <w:p w14:paraId="2CBD19D3" w14:textId="54092763" w:rsidR="008961C1" w:rsidRPr="00754983" w:rsidRDefault="008961C1" w:rsidP="008961C1">
            <w:pPr>
              <w:jc w:val="center"/>
              <w:rPr>
                <w:ins w:id="1975" w:author="Walgren, Patrick" w:date="2024-10-25T09:52:00Z" w16du:dateUtc="2024-10-25T15:52:00Z"/>
                <w:rFonts w:ascii="Calibri" w:eastAsia="Calibri" w:hAnsi="Calibri" w:cs="Times New Roman"/>
                <w:b/>
                <w:bCs/>
                <w:rPrChange w:id="1976" w:author="Walgren, Patrick" w:date="2024-10-25T10:08:00Z" w16du:dateUtc="2024-10-25T16:08:00Z">
                  <w:rPr>
                    <w:ins w:id="1977" w:author="Walgren, Patrick" w:date="2024-10-25T09:52:00Z" w16du:dateUtc="2024-10-25T15:52:00Z"/>
                    <w:rFonts w:ascii="Calibri" w:eastAsia="Calibri" w:hAnsi="Calibri" w:cs="Times New Roman"/>
                  </w:rPr>
                </w:rPrChange>
              </w:rPr>
              <w:pPrChange w:id="1978" w:author="Walgren, Patrick" w:date="2024-10-25T09:58:00Z" w16du:dateUtc="2024-10-25T15:58:00Z">
                <w:pPr/>
              </w:pPrChange>
            </w:pPr>
            <m:oMath>
              <m:sSub>
                <m:sSubPr>
                  <m:ctrlPr>
                    <w:ins w:id="1979" w:author="Walgren, Patrick" w:date="2024-10-25T09:53:00Z" w16du:dateUtc="2024-10-25T15:53:00Z">
                      <w:rPr>
                        <w:rFonts w:ascii="Cambria Math" w:eastAsia="Calibri" w:hAnsi="Cambria Math" w:cs="Times New Roman"/>
                        <w:b/>
                        <w:bCs/>
                        <w:i/>
                        <w:rPrChange w:id="1980" w:author="Walgren, Patrick" w:date="2024-10-25T10:08:00Z" w16du:dateUtc="2024-10-25T16:08:00Z">
                          <w:rPr>
                            <w:rFonts w:ascii="Cambria Math" w:eastAsia="Calibri" w:hAnsi="Cambria Math" w:cs="Times New Roman"/>
                            <w:i/>
                          </w:rPr>
                        </w:rPrChange>
                      </w:rPr>
                    </w:ins>
                  </m:ctrlPr>
                </m:sSubPr>
                <m:e>
                  <m:r>
                    <w:ins w:id="1981" w:author="Walgren, Patrick" w:date="2024-10-25T09:53:00Z" w16du:dateUtc="2024-10-25T15:53:00Z">
                      <m:rPr>
                        <m:sty m:val="bi"/>
                      </m:rPr>
                      <w:rPr>
                        <w:rFonts w:ascii="Cambria Math" w:eastAsia="Calibri" w:hAnsi="Cambria Math" w:cs="Times New Roman"/>
                      </w:rPr>
                      <m:t>M</m:t>
                    </w:ins>
                  </m:r>
                </m:e>
                <m:sub>
                  <m:r>
                    <w:ins w:id="1982" w:author="Walgren, Patrick" w:date="2024-10-25T09:53:00Z" w16du:dateUtc="2024-10-25T15:53:00Z">
                      <m:rPr>
                        <m:sty m:val="bi"/>
                      </m:rPr>
                      <w:rPr>
                        <w:rFonts w:ascii="Cambria Math" w:eastAsia="Calibri" w:hAnsi="Cambria Math" w:cs="Times New Roman"/>
                      </w:rPr>
                      <m:t>s</m:t>
                    </w:ins>
                  </m:r>
                </m:sub>
              </m:sSub>
            </m:oMath>
            <w:ins w:id="1983" w:author="Walgren, Patrick" w:date="2024-10-25T09:56:00Z" w16du:dateUtc="2024-10-25T15:56:00Z">
              <w:r w:rsidRPr="00754983">
                <w:rPr>
                  <w:rFonts w:ascii="Calibri" w:eastAsia="Calibri" w:hAnsi="Calibri" w:cs="Times New Roman"/>
                  <w:b/>
                  <w:bCs/>
                  <w:rPrChange w:id="1984" w:author="Walgren, Patrick" w:date="2024-10-25T10:08:00Z" w16du:dateUtc="2024-10-25T16:08:00Z">
                    <w:rPr>
                      <w:rFonts w:ascii="Calibri" w:eastAsia="Calibri" w:hAnsi="Calibri" w:cs="Times New Roman"/>
                    </w:rPr>
                  </w:rPrChange>
                </w:rPr>
                <w:t xml:space="preserve"> (</w:t>
              </w:r>
            </w:ins>
            <m:oMath>
              <m:r>
                <w:ins w:id="1985" w:author="Walgren, Patrick" w:date="2024-10-25T09:56:00Z" w16du:dateUtc="2024-10-25T15:56:00Z">
                  <m:rPr>
                    <m:sty m:val="bi"/>
                  </m:rPr>
                  <w:rPr>
                    <w:rFonts w:ascii="Cambria Math" w:eastAsiaTheme="minorEastAsia" w:hAnsi="Cambria Math"/>
                  </w:rPr>
                  <m:t>°</m:t>
                </w:ins>
              </m:r>
              <m:r>
                <w:ins w:id="1986" w:author="Walgren, Patrick" w:date="2024-10-25T09:56:00Z" w16du:dateUtc="2024-10-25T15:56:00Z">
                  <m:rPr>
                    <m:sty m:val="b"/>
                  </m:rPr>
                  <w:rPr>
                    <w:rFonts w:ascii="Cambria Math" w:eastAsiaTheme="minorEastAsia" w:hAnsi="Cambria Math"/>
                  </w:rPr>
                  <m:t>C</m:t>
                </w:ins>
              </m:r>
            </m:oMath>
            <w:ins w:id="1987" w:author="Walgren, Patrick" w:date="2024-10-25T09:56:00Z" w16du:dateUtc="2024-10-25T15:56:00Z">
              <w:r w:rsidRPr="00754983">
                <w:rPr>
                  <w:rFonts w:ascii="Calibri" w:eastAsia="Calibri" w:hAnsi="Calibri" w:cs="Times New Roman"/>
                  <w:b/>
                  <w:bCs/>
                  <w:iCs/>
                  <w:rPrChange w:id="1988" w:author="Walgren, Patrick" w:date="2024-10-25T10:08:00Z" w16du:dateUtc="2024-10-25T16:08:00Z">
                    <w:rPr>
                      <w:rFonts w:ascii="Calibri" w:eastAsia="Calibri" w:hAnsi="Calibri" w:cs="Times New Roman"/>
                      <w:iCs/>
                    </w:rPr>
                  </w:rPrChange>
                </w:rPr>
                <w:t>)</w:t>
              </w:r>
            </w:ins>
          </w:p>
        </w:tc>
        <w:tc>
          <w:tcPr>
            <w:tcW w:w="1800" w:type="dxa"/>
            <w:tcBorders>
              <w:top w:val="single" w:sz="4" w:space="0" w:color="auto"/>
              <w:left w:val="single" w:sz="4" w:space="0" w:color="auto"/>
              <w:bottom w:val="single" w:sz="4" w:space="0" w:color="auto"/>
              <w:right w:val="single" w:sz="4" w:space="0" w:color="auto"/>
            </w:tcBorders>
          </w:tcPr>
          <w:p w14:paraId="6D948C24" w14:textId="5AB19A8E" w:rsidR="008961C1" w:rsidRDefault="008961C1" w:rsidP="008961C1">
            <w:pPr>
              <w:rPr>
                <w:ins w:id="1989" w:author="Walgren, Patrick" w:date="2024-10-25T09:52:00Z" w16du:dateUtc="2024-10-25T15:52:00Z"/>
              </w:rPr>
            </w:pPr>
            <w:ins w:id="1990" w:author="Walgren, Patrick" w:date="2024-10-25T09:59:00Z" w16du:dateUtc="2024-10-25T15:59:00Z">
              <w:r>
                <w:t>188</w:t>
              </w:r>
            </w:ins>
          </w:p>
        </w:tc>
        <w:tc>
          <w:tcPr>
            <w:tcW w:w="1800" w:type="dxa"/>
            <w:tcBorders>
              <w:top w:val="single" w:sz="4" w:space="0" w:color="auto"/>
              <w:left w:val="single" w:sz="4" w:space="0" w:color="auto"/>
              <w:bottom w:val="single" w:sz="4" w:space="0" w:color="auto"/>
              <w:right w:val="single" w:sz="4" w:space="0" w:color="auto"/>
            </w:tcBorders>
          </w:tcPr>
          <w:p w14:paraId="76D12EC5" w14:textId="4D66C999" w:rsidR="008961C1" w:rsidRDefault="00063127" w:rsidP="008961C1">
            <w:pPr>
              <w:rPr>
                <w:ins w:id="1991" w:author="Walgren, Patrick" w:date="2024-10-25T09:52:00Z" w16du:dateUtc="2024-10-25T15:52:00Z"/>
              </w:rPr>
            </w:pPr>
            <w:ins w:id="1992" w:author="Walgren, Patrick" w:date="2024-10-25T10:05:00Z" w16du:dateUtc="2024-10-25T16:05:00Z">
              <w:r>
                <w:t>185</w:t>
              </w:r>
            </w:ins>
          </w:p>
        </w:tc>
        <w:tc>
          <w:tcPr>
            <w:tcW w:w="1800" w:type="dxa"/>
            <w:tcBorders>
              <w:top w:val="single" w:sz="4" w:space="0" w:color="auto"/>
              <w:left w:val="single" w:sz="4" w:space="0" w:color="auto"/>
              <w:bottom w:val="single" w:sz="4" w:space="0" w:color="auto"/>
            </w:tcBorders>
          </w:tcPr>
          <w:p w14:paraId="51FC38C5" w14:textId="5A15187D" w:rsidR="008961C1" w:rsidRDefault="00754983" w:rsidP="008961C1">
            <w:pPr>
              <w:rPr>
                <w:ins w:id="1993" w:author="Walgren, Patrick" w:date="2024-10-25T09:52:00Z" w16du:dateUtc="2024-10-25T15:52:00Z"/>
              </w:rPr>
            </w:pPr>
            <w:ins w:id="1994" w:author="Walgren, Patrick" w:date="2024-10-25T10:07:00Z" w16du:dateUtc="2024-10-25T16:07:00Z">
              <w:r>
                <w:t>183</w:t>
              </w:r>
            </w:ins>
          </w:p>
        </w:tc>
      </w:tr>
      <w:tr w:rsidR="00754983" w14:paraId="3DA1B1F1" w14:textId="77777777" w:rsidTr="00754983">
        <w:trPr>
          <w:ins w:id="1995" w:author="Walgren, Patrick" w:date="2024-10-25T09:52:00Z" w16du:dateUtc="2024-10-25T15:52:00Z"/>
        </w:trPr>
        <w:tc>
          <w:tcPr>
            <w:tcW w:w="3240" w:type="dxa"/>
            <w:tcBorders>
              <w:top w:val="single" w:sz="4" w:space="0" w:color="auto"/>
              <w:bottom w:val="single" w:sz="4" w:space="0" w:color="auto"/>
              <w:right w:val="single" w:sz="4" w:space="0" w:color="auto"/>
            </w:tcBorders>
            <w:vAlign w:val="center"/>
          </w:tcPr>
          <w:p w14:paraId="34862B37" w14:textId="62F7C0B2" w:rsidR="008961C1" w:rsidRPr="00754983" w:rsidRDefault="008961C1" w:rsidP="008961C1">
            <w:pPr>
              <w:jc w:val="center"/>
              <w:rPr>
                <w:ins w:id="1996" w:author="Walgren, Patrick" w:date="2024-10-25T09:52:00Z" w16du:dateUtc="2024-10-25T15:52:00Z"/>
                <w:rFonts w:ascii="Calibri" w:eastAsia="Calibri" w:hAnsi="Calibri" w:cs="Times New Roman"/>
                <w:b/>
                <w:bCs/>
                <w:rPrChange w:id="1997" w:author="Walgren, Patrick" w:date="2024-10-25T10:08:00Z" w16du:dateUtc="2024-10-25T16:08:00Z">
                  <w:rPr>
                    <w:ins w:id="1998" w:author="Walgren, Patrick" w:date="2024-10-25T09:52:00Z" w16du:dateUtc="2024-10-25T15:52:00Z"/>
                    <w:rFonts w:ascii="Calibri" w:eastAsia="Calibri" w:hAnsi="Calibri" w:cs="Times New Roman"/>
                  </w:rPr>
                </w:rPrChange>
              </w:rPr>
              <w:pPrChange w:id="1999" w:author="Walgren, Patrick" w:date="2024-10-25T09:58:00Z" w16du:dateUtc="2024-10-25T15:58:00Z">
                <w:pPr/>
              </w:pPrChange>
            </w:pPr>
            <m:oMath>
              <m:sSub>
                <m:sSubPr>
                  <m:ctrlPr>
                    <w:ins w:id="2000" w:author="Walgren, Patrick" w:date="2024-10-25T09:52:00Z" w16du:dateUtc="2024-10-25T15:52:00Z">
                      <w:rPr>
                        <w:rFonts w:ascii="Cambria Math" w:eastAsia="Calibri" w:hAnsi="Cambria Math" w:cs="Times New Roman"/>
                        <w:b/>
                        <w:bCs/>
                        <w:i/>
                        <w:rPrChange w:id="2001" w:author="Walgren, Patrick" w:date="2024-10-25T10:08:00Z" w16du:dateUtc="2024-10-25T16:08:00Z">
                          <w:rPr>
                            <w:rFonts w:ascii="Cambria Math" w:eastAsia="Calibri" w:hAnsi="Cambria Math" w:cs="Times New Roman"/>
                            <w:i/>
                          </w:rPr>
                        </w:rPrChange>
                      </w:rPr>
                    </w:ins>
                  </m:ctrlPr>
                </m:sSubPr>
                <m:e>
                  <m:sSub>
                    <m:sSubPr>
                      <m:ctrlPr>
                        <w:ins w:id="2002" w:author="Walgren, Patrick" w:date="2024-10-25T09:59:00Z" w16du:dateUtc="2024-10-25T15:59:00Z">
                          <w:rPr>
                            <w:rFonts w:ascii="Cambria Math" w:eastAsia="Calibri" w:hAnsi="Cambria Math" w:cs="Times New Roman"/>
                            <w:b/>
                            <w:bCs/>
                            <w:i/>
                            <w:rPrChange w:id="2003" w:author="Walgren, Patrick" w:date="2024-10-25T10:08:00Z" w16du:dateUtc="2024-10-25T16:08:00Z">
                              <w:rPr>
                                <w:rFonts w:ascii="Cambria Math" w:eastAsia="Calibri" w:hAnsi="Cambria Math" w:cs="Times New Roman"/>
                                <w:i/>
                              </w:rPr>
                            </w:rPrChange>
                          </w:rPr>
                        </w:ins>
                      </m:ctrlPr>
                    </m:sSubPr>
                    <m:e>
                      <m:r>
                        <w:ins w:id="2004" w:author="Walgren, Patrick" w:date="2024-10-25T09:59:00Z" w16du:dateUtc="2024-10-25T15:59:00Z">
                          <m:rPr>
                            <m:sty m:val="bi"/>
                          </m:rPr>
                          <w:rPr>
                            <w:rFonts w:ascii="Cambria Math" w:eastAsia="Calibri" w:hAnsi="Cambria Math" w:cs="Times New Roman"/>
                          </w:rPr>
                          <m:t>M</m:t>
                        </w:ins>
                      </m:r>
                    </m:e>
                    <m:sub>
                      <m:r>
                        <w:ins w:id="2005" w:author="Walgren, Patrick" w:date="2024-10-25T09:59:00Z" w16du:dateUtc="2024-10-25T15:59:00Z">
                          <m:rPr>
                            <m:sty m:val="bi"/>
                          </m:rPr>
                          <w:rPr>
                            <w:rFonts w:ascii="Cambria Math" w:eastAsia="Calibri" w:hAnsi="Cambria Math" w:cs="Times New Roman"/>
                          </w:rPr>
                          <m:t>s</m:t>
                        </w:ins>
                      </m:r>
                    </m:sub>
                  </m:sSub>
                  <m:r>
                    <w:ins w:id="2006" w:author="Walgren, Patrick" w:date="2024-10-25T09:59:00Z" w16du:dateUtc="2024-10-25T15:59:00Z">
                      <m:rPr>
                        <m:sty m:val="bi"/>
                      </m:rPr>
                      <w:rPr>
                        <w:rFonts w:ascii="Cambria Math" w:eastAsia="Calibri" w:hAnsi="Cambria Math" w:cs="Times New Roman"/>
                      </w:rPr>
                      <m:t>-</m:t>
                    </w:ins>
                  </m:r>
                  <m:r>
                    <w:ins w:id="2007" w:author="Walgren, Patrick" w:date="2024-10-25T09:52:00Z" w16du:dateUtc="2024-10-25T15:52:00Z">
                      <m:rPr>
                        <m:sty m:val="bi"/>
                      </m:rPr>
                      <w:rPr>
                        <w:rFonts w:ascii="Cambria Math" w:eastAsia="Calibri" w:hAnsi="Cambria Math" w:cs="Times New Roman"/>
                      </w:rPr>
                      <m:t>M</m:t>
                    </w:ins>
                  </m:r>
                </m:e>
                <m:sub>
                  <m:r>
                    <w:ins w:id="2008" w:author="Walgren, Patrick" w:date="2024-10-25T09:52:00Z" w16du:dateUtc="2024-10-25T15:52:00Z">
                      <m:rPr>
                        <m:sty m:val="bi"/>
                      </m:rPr>
                      <w:rPr>
                        <w:rFonts w:ascii="Cambria Math" w:eastAsia="Calibri" w:hAnsi="Cambria Math" w:cs="Times New Roman"/>
                      </w:rPr>
                      <m:t>f</m:t>
                    </w:ins>
                  </m:r>
                </m:sub>
              </m:sSub>
            </m:oMath>
            <w:ins w:id="2009" w:author="Walgren, Patrick" w:date="2024-10-25T09:56:00Z" w16du:dateUtc="2024-10-25T15:56:00Z">
              <w:r w:rsidRPr="00754983">
                <w:rPr>
                  <w:rFonts w:ascii="Calibri" w:eastAsia="Calibri" w:hAnsi="Calibri" w:cs="Times New Roman"/>
                  <w:b/>
                  <w:bCs/>
                  <w:rPrChange w:id="2010" w:author="Walgren, Patrick" w:date="2024-10-25T10:08:00Z" w16du:dateUtc="2024-10-25T16:08:00Z">
                    <w:rPr>
                      <w:rFonts w:ascii="Calibri" w:eastAsia="Calibri" w:hAnsi="Calibri" w:cs="Times New Roman"/>
                    </w:rPr>
                  </w:rPrChange>
                </w:rPr>
                <w:t xml:space="preserve"> </w:t>
              </w:r>
              <w:r w:rsidRPr="00754983">
                <w:rPr>
                  <w:rFonts w:ascii="Calibri" w:eastAsia="Calibri" w:hAnsi="Calibri" w:cs="Times New Roman"/>
                  <w:b/>
                  <w:bCs/>
                  <w:rPrChange w:id="2011" w:author="Walgren, Patrick" w:date="2024-10-25T10:08:00Z" w16du:dateUtc="2024-10-25T16:08:00Z">
                    <w:rPr>
                      <w:rFonts w:ascii="Calibri" w:eastAsia="Calibri" w:hAnsi="Calibri" w:cs="Times New Roman"/>
                    </w:rPr>
                  </w:rPrChange>
                </w:rPr>
                <w:t>(</w:t>
              </w:r>
            </w:ins>
            <m:oMath>
              <m:r>
                <w:ins w:id="2012" w:author="Walgren, Patrick" w:date="2024-10-25T09:56:00Z" w16du:dateUtc="2024-10-25T15:56:00Z">
                  <m:rPr>
                    <m:sty m:val="bi"/>
                  </m:rPr>
                  <w:rPr>
                    <w:rFonts w:ascii="Cambria Math" w:eastAsiaTheme="minorEastAsia" w:hAnsi="Cambria Math"/>
                  </w:rPr>
                  <m:t>°</m:t>
                </w:ins>
              </m:r>
              <m:r>
                <w:ins w:id="2013" w:author="Walgren, Patrick" w:date="2024-10-25T09:56:00Z" w16du:dateUtc="2024-10-25T15:56:00Z">
                  <m:rPr>
                    <m:sty m:val="b"/>
                  </m:rPr>
                  <w:rPr>
                    <w:rFonts w:ascii="Cambria Math" w:eastAsiaTheme="minorEastAsia" w:hAnsi="Cambria Math"/>
                  </w:rPr>
                  <m:t>C</m:t>
                </w:ins>
              </m:r>
            </m:oMath>
            <w:ins w:id="2014" w:author="Walgren, Patrick" w:date="2024-10-25T09:56:00Z" w16du:dateUtc="2024-10-25T15:56:00Z">
              <w:r w:rsidRPr="00754983">
                <w:rPr>
                  <w:rFonts w:ascii="Calibri" w:eastAsia="Calibri" w:hAnsi="Calibri" w:cs="Times New Roman"/>
                  <w:b/>
                  <w:bCs/>
                  <w:iCs/>
                  <w:rPrChange w:id="2015" w:author="Walgren, Patrick" w:date="2024-10-25T10:08:00Z" w16du:dateUtc="2024-10-25T16:08:00Z">
                    <w:rPr>
                      <w:rFonts w:ascii="Calibri" w:eastAsia="Calibri" w:hAnsi="Calibri" w:cs="Times New Roman"/>
                      <w:iCs/>
                    </w:rPr>
                  </w:rPrChange>
                </w:rPr>
                <w:t>)</w:t>
              </w:r>
            </w:ins>
          </w:p>
        </w:tc>
        <w:tc>
          <w:tcPr>
            <w:tcW w:w="1800" w:type="dxa"/>
            <w:tcBorders>
              <w:top w:val="single" w:sz="4" w:space="0" w:color="auto"/>
              <w:left w:val="single" w:sz="4" w:space="0" w:color="auto"/>
              <w:bottom w:val="single" w:sz="4" w:space="0" w:color="auto"/>
              <w:right w:val="single" w:sz="4" w:space="0" w:color="auto"/>
            </w:tcBorders>
          </w:tcPr>
          <w:p w14:paraId="1A349ACD" w14:textId="5D179F90" w:rsidR="008961C1" w:rsidRDefault="008961C1" w:rsidP="008961C1">
            <w:pPr>
              <w:rPr>
                <w:ins w:id="2016" w:author="Walgren, Patrick" w:date="2024-10-25T09:52:00Z" w16du:dateUtc="2024-10-25T15:52:00Z"/>
              </w:rPr>
            </w:pPr>
            <w:ins w:id="2017" w:author="Walgren, Patrick" w:date="2024-10-25T09:59:00Z" w16du:dateUtc="2024-10-25T15:59:00Z">
              <w:r>
                <w:t>24</w:t>
              </w:r>
            </w:ins>
            <w:ins w:id="2018" w:author="Walgren, Patrick" w:date="2024-10-25T10:00:00Z" w16du:dateUtc="2024-10-25T16:00:00Z">
              <w:r>
                <w:t>.</w:t>
              </w:r>
              <w:r w:rsidR="00063127">
                <w:t>2</w:t>
              </w:r>
            </w:ins>
          </w:p>
        </w:tc>
        <w:tc>
          <w:tcPr>
            <w:tcW w:w="1800" w:type="dxa"/>
            <w:tcBorders>
              <w:top w:val="single" w:sz="4" w:space="0" w:color="auto"/>
              <w:left w:val="single" w:sz="4" w:space="0" w:color="auto"/>
              <w:bottom w:val="single" w:sz="4" w:space="0" w:color="auto"/>
              <w:right w:val="single" w:sz="4" w:space="0" w:color="auto"/>
            </w:tcBorders>
          </w:tcPr>
          <w:p w14:paraId="6F235854" w14:textId="2CD87AB6" w:rsidR="008961C1" w:rsidRDefault="00063127" w:rsidP="008961C1">
            <w:pPr>
              <w:rPr>
                <w:ins w:id="2019" w:author="Walgren, Patrick" w:date="2024-10-25T09:52:00Z" w16du:dateUtc="2024-10-25T15:52:00Z"/>
              </w:rPr>
            </w:pPr>
            <w:ins w:id="2020" w:author="Walgren, Patrick" w:date="2024-10-25T10:05:00Z" w16du:dateUtc="2024-10-25T16:05:00Z">
              <w:r>
                <w:t>25.0</w:t>
              </w:r>
            </w:ins>
          </w:p>
        </w:tc>
        <w:tc>
          <w:tcPr>
            <w:tcW w:w="1800" w:type="dxa"/>
            <w:tcBorders>
              <w:top w:val="single" w:sz="4" w:space="0" w:color="auto"/>
              <w:left w:val="single" w:sz="4" w:space="0" w:color="auto"/>
              <w:bottom w:val="single" w:sz="4" w:space="0" w:color="auto"/>
            </w:tcBorders>
          </w:tcPr>
          <w:p w14:paraId="3A006EA6" w14:textId="1939B225" w:rsidR="008961C1" w:rsidRDefault="00754983" w:rsidP="008961C1">
            <w:pPr>
              <w:rPr>
                <w:ins w:id="2021" w:author="Walgren, Patrick" w:date="2024-10-25T09:52:00Z" w16du:dateUtc="2024-10-25T15:52:00Z"/>
              </w:rPr>
            </w:pPr>
            <w:ins w:id="2022" w:author="Walgren, Patrick" w:date="2024-10-25T10:07:00Z" w16du:dateUtc="2024-10-25T16:07:00Z">
              <w:r>
                <w:t>23.5</w:t>
              </w:r>
            </w:ins>
          </w:p>
        </w:tc>
      </w:tr>
      <w:tr w:rsidR="00754983" w14:paraId="7E8CB2DA" w14:textId="77777777" w:rsidTr="00754983">
        <w:trPr>
          <w:ins w:id="2023" w:author="Walgren, Patrick" w:date="2024-10-25T09:53:00Z" w16du:dateUtc="2024-10-25T15:53:00Z"/>
        </w:trPr>
        <w:tc>
          <w:tcPr>
            <w:tcW w:w="3240" w:type="dxa"/>
            <w:tcBorders>
              <w:top w:val="single" w:sz="4" w:space="0" w:color="auto"/>
              <w:bottom w:val="single" w:sz="4" w:space="0" w:color="auto"/>
              <w:right w:val="single" w:sz="4" w:space="0" w:color="auto"/>
            </w:tcBorders>
            <w:vAlign w:val="center"/>
          </w:tcPr>
          <w:p w14:paraId="78706BAA" w14:textId="25D8CF52" w:rsidR="008961C1" w:rsidRPr="00754983" w:rsidRDefault="008961C1" w:rsidP="008961C1">
            <w:pPr>
              <w:jc w:val="center"/>
              <w:rPr>
                <w:ins w:id="2024" w:author="Walgren, Patrick" w:date="2024-10-25T09:53:00Z" w16du:dateUtc="2024-10-25T15:53:00Z"/>
                <w:rFonts w:ascii="Calibri" w:eastAsia="Calibri" w:hAnsi="Calibri" w:cs="Times New Roman"/>
                <w:b/>
                <w:bCs/>
                <w:rPrChange w:id="2025" w:author="Walgren, Patrick" w:date="2024-10-25T10:08:00Z" w16du:dateUtc="2024-10-25T16:08:00Z">
                  <w:rPr>
                    <w:ins w:id="2026" w:author="Walgren, Patrick" w:date="2024-10-25T09:53:00Z" w16du:dateUtc="2024-10-25T15:53:00Z"/>
                    <w:rFonts w:ascii="Calibri" w:eastAsia="Calibri" w:hAnsi="Calibri" w:cs="Times New Roman"/>
                  </w:rPr>
                </w:rPrChange>
              </w:rPr>
              <w:pPrChange w:id="2027" w:author="Walgren, Patrick" w:date="2024-10-25T09:58:00Z" w16du:dateUtc="2024-10-25T15:58:00Z">
                <w:pPr/>
              </w:pPrChange>
            </w:pPr>
            <m:oMath>
              <m:sSub>
                <m:sSubPr>
                  <m:ctrlPr>
                    <w:ins w:id="2028" w:author="Walgren, Patrick" w:date="2024-10-25T09:53:00Z" w16du:dateUtc="2024-10-25T15:53:00Z">
                      <w:rPr>
                        <w:rFonts w:ascii="Cambria Math" w:eastAsia="Calibri" w:hAnsi="Cambria Math" w:cs="Times New Roman"/>
                        <w:b/>
                        <w:bCs/>
                        <w:i/>
                        <w:rPrChange w:id="2029" w:author="Walgren, Patrick" w:date="2024-10-25T10:08:00Z" w16du:dateUtc="2024-10-25T16:08:00Z">
                          <w:rPr>
                            <w:rFonts w:ascii="Cambria Math" w:eastAsia="Calibri" w:hAnsi="Cambria Math" w:cs="Times New Roman"/>
                            <w:i/>
                          </w:rPr>
                        </w:rPrChange>
                      </w:rPr>
                    </w:ins>
                  </m:ctrlPr>
                </m:sSubPr>
                <m:e>
                  <m:r>
                    <w:ins w:id="2030" w:author="Walgren, Patrick" w:date="2024-10-25T09:53:00Z" w16du:dateUtc="2024-10-25T15:53:00Z">
                      <m:rPr>
                        <m:sty m:val="bi"/>
                      </m:rPr>
                      <w:rPr>
                        <w:rFonts w:ascii="Cambria Math" w:eastAsia="Calibri" w:hAnsi="Cambria Math" w:cs="Times New Roman"/>
                      </w:rPr>
                      <m:t>A</m:t>
                    </w:ins>
                  </m:r>
                </m:e>
                <m:sub>
                  <m:r>
                    <w:ins w:id="2031" w:author="Walgren, Patrick" w:date="2024-10-25T09:53:00Z" w16du:dateUtc="2024-10-25T15:53:00Z">
                      <m:rPr>
                        <m:sty m:val="bi"/>
                      </m:rPr>
                      <w:rPr>
                        <w:rFonts w:ascii="Cambria Math" w:eastAsia="Calibri" w:hAnsi="Cambria Math" w:cs="Times New Roman"/>
                      </w:rPr>
                      <m:t>s</m:t>
                    </w:ins>
                  </m:r>
                </m:sub>
              </m:sSub>
            </m:oMath>
            <w:ins w:id="2032" w:author="Walgren, Patrick" w:date="2024-10-25T09:56:00Z" w16du:dateUtc="2024-10-25T15:56:00Z">
              <w:r w:rsidRPr="00754983">
                <w:rPr>
                  <w:rFonts w:ascii="Calibri" w:eastAsia="Calibri" w:hAnsi="Calibri" w:cs="Times New Roman"/>
                  <w:b/>
                  <w:bCs/>
                  <w:rPrChange w:id="2033" w:author="Walgren, Patrick" w:date="2024-10-25T10:08:00Z" w16du:dateUtc="2024-10-25T16:08:00Z">
                    <w:rPr>
                      <w:rFonts w:ascii="Calibri" w:eastAsia="Calibri" w:hAnsi="Calibri" w:cs="Times New Roman"/>
                    </w:rPr>
                  </w:rPrChange>
                </w:rPr>
                <w:t xml:space="preserve"> </w:t>
              </w:r>
              <w:r w:rsidRPr="00754983">
                <w:rPr>
                  <w:rFonts w:ascii="Calibri" w:eastAsia="Calibri" w:hAnsi="Calibri" w:cs="Times New Roman"/>
                  <w:b/>
                  <w:bCs/>
                  <w:rPrChange w:id="2034" w:author="Walgren, Patrick" w:date="2024-10-25T10:08:00Z" w16du:dateUtc="2024-10-25T16:08:00Z">
                    <w:rPr>
                      <w:rFonts w:ascii="Calibri" w:eastAsia="Calibri" w:hAnsi="Calibri" w:cs="Times New Roman"/>
                    </w:rPr>
                  </w:rPrChange>
                </w:rPr>
                <w:t>(</w:t>
              </w:r>
            </w:ins>
            <m:oMath>
              <m:r>
                <w:ins w:id="2035" w:author="Walgren, Patrick" w:date="2024-10-25T09:56:00Z" w16du:dateUtc="2024-10-25T15:56:00Z">
                  <m:rPr>
                    <m:sty m:val="bi"/>
                  </m:rPr>
                  <w:rPr>
                    <w:rFonts w:ascii="Cambria Math" w:eastAsiaTheme="minorEastAsia" w:hAnsi="Cambria Math"/>
                  </w:rPr>
                  <m:t>°</m:t>
                </w:ins>
              </m:r>
              <m:r>
                <w:ins w:id="2036" w:author="Walgren, Patrick" w:date="2024-10-25T09:56:00Z" w16du:dateUtc="2024-10-25T15:56:00Z">
                  <m:rPr>
                    <m:sty m:val="b"/>
                  </m:rPr>
                  <w:rPr>
                    <w:rFonts w:ascii="Cambria Math" w:eastAsiaTheme="minorEastAsia" w:hAnsi="Cambria Math"/>
                  </w:rPr>
                  <m:t>C</m:t>
                </w:ins>
              </m:r>
            </m:oMath>
            <w:ins w:id="2037" w:author="Walgren, Patrick" w:date="2024-10-25T09:56:00Z" w16du:dateUtc="2024-10-25T15:56:00Z">
              <w:r w:rsidRPr="00754983">
                <w:rPr>
                  <w:rFonts w:ascii="Calibri" w:eastAsia="Calibri" w:hAnsi="Calibri" w:cs="Times New Roman"/>
                  <w:b/>
                  <w:bCs/>
                  <w:iCs/>
                  <w:rPrChange w:id="2038" w:author="Walgren, Patrick" w:date="2024-10-25T10:08:00Z" w16du:dateUtc="2024-10-25T16:08:00Z">
                    <w:rPr>
                      <w:rFonts w:ascii="Calibri" w:eastAsia="Calibri" w:hAnsi="Calibri" w:cs="Times New Roman"/>
                      <w:iCs/>
                    </w:rPr>
                  </w:rPrChange>
                </w:rPr>
                <w:t>)</w:t>
              </w:r>
            </w:ins>
          </w:p>
        </w:tc>
        <w:tc>
          <w:tcPr>
            <w:tcW w:w="1800" w:type="dxa"/>
            <w:tcBorders>
              <w:top w:val="single" w:sz="4" w:space="0" w:color="auto"/>
              <w:left w:val="single" w:sz="4" w:space="0" w:color="auto"/>
              <w:bottom w:val="single" w:sz="4" w:space="0" w:color="auto"/>
              <w:right w:val="single" w:sz="4" w:space="0" w:color="auto"/>
            </w:tcBorders>
          </w:tcPr>
          <w:p w14:paraId="0BDF3F43" w14:textId="71680BC8" w:rsidR="008961C1" w:rsidRDefault="008961C1" w:rsidP="008961C1">
            <w:pPr>
              <w:rPr>
                <w:ins w:id="2039" w:author="Walgren, Patrick" w:date="2024-10-25T09:53:00Z" w16du:dateUtc="2024-10-25T15:53:00Z"/>
              </w:rPr>
            </w:pPr>
            <w:ins w:id="2040" w:author="Walgren, Patrick" w:date="2024-10-25T10:00:00Z" w16du:dateUtc="2024-10-25T16:00:00Z">
              <w:r>
                <w:t>199</w:t>
              </w:r>
            </w:ins>
          </w:p>
        </w:tc>
        <w:tc>
          <w:tcPr>
            <w:tcW w:w="1800" w:type="dxa"/>
            <w:tcBorders>
              <w:top w:val="single" w:sz="4" w:space="0" w:color="auto"/>
              <w:left w:val="single" w:sz="4" w:space="0" w:color="auto"/>
              <w:bottom w:val="single" w:sz="4" w:space="0" w:color="auto"/>
              <w:right w:val="single" w:sz="4" w:space="0" w:color="auto"/>
            </w:tcBorders>
          </w:tcPr>
          <w:p w14:paraId="0E8AB367" w14:textId="1E609E63" w:rsidR="008961C1" w:rsidRDefault="00063127" w:rsidP="008961C1">
            <w:pPr>
              <w:rPr>
                <w:ins w:id="2041" w:author="Walgren, Patrick" w:date="2024-10-25T09:53:00Z" w16du:dateUtc="2024-10-25T15:53:00Z"/>
              </w:rPr>
            </w:pPr>
            <w:ins w:id="2042" w:author="Walgren, Patrick" w:date="2024-10-25T10:05:00Z" w16du:dateUtc="2024-10-25T16:05:00Z">
              <w:r>
                <w:t>197</w:t>
              </w:r>
            </w:ins>
          </w:p>
        </w:tc>
        <w:tc>
          <w:tcPr>
            <w:tcW w:w="1800" w:type="dxa"/>
            <w:tcBorders>
              <w:top w:val="single" w:sz="4" w:space="0" w:color="auto"/>
              <w:left w:val="single" w:sz="4" w:space="0" w:color="auto"/>
              <w:bottom w:val="single" w:sz="4" w:space="0" w:color="auto"/>
            </w:tcBorders>
          </w:tcPr>
          <w:p w14:paraId="7A112386" w14:textId="3762EF95" w:rsidR="008961C1" w:rsidRDefault="00754983" w:rsidP="008961C1">
            <w:pPr>
              <w:rPr>
                <w:ins w:id="2043" w:author="Walgren, Patrick" w:date="2024-10-25T09:53:00Z" w16du:dateUtc="2024-10-25T15:53:00Z"/>
              </w:rPr>
            </w:pPr>
            <w:ins w:id="2044" w:author="Walgren, Patrick" w:date="2024-10-25T10:07:00Z" w16du:dateUtc="2024-10-25T16:07:00Z">
              <w:r>
                <w:t>190</w:t>
              </w:r>
            </w:ins>
          </w:p>
        </w:tc>
      </w:tr>
      <w:tr w:rsidR="00754983" w14:paraId="428A6FA3" w14:textId="77777777" w:rsidTr="00754983">
        <w:trPr>
          <w:ins w:id="2045" w:author="Walgren, Patrick" w:date="2024-10-25T09:53:00Z" w16du:dateUtc="2024-10-25T15:53:00Z"/>
        </w:trPr>
        <w:tc>
          <w:tcPr>
            <w:tcW w:w="3240" w:type="dxa"/>
            <w:tcBorders>
              <w:top w:val="single" w:sz="4" w:space="0" w:color="auto"/>
              <w:bottom w:val="single" w:sz="4" w:space="0" w:color="auto"/>
              <w:right w:val="single" w:sz="4" w:space="0" w:color="auto"/>
            </w:tcBorders>
            <w:vAlign w:val="center"/>
          </w:tcPr>
          <w:p w14:paraId="7A8B12CF" w14:textId="4D21908D" w:rsidR="008961C1" w:rsidRPr="00754983" w:rsidRDefault="008961C1" w:rsidP="008961C1">
            <w:pPr>
              <w:jc w:val="center"/>
              <w:rPr>
                <w:ins w:id="2046" w:author="Walgren, Patrick" w:date="2024-10-25T09:53:00Z" w16du:dateUtc="2024-10-25T15:53:00Z"/>
                <w:rFonts w:ascii="Calibri" w:eastAsia="Calibri" w:hAnsi="Calibri" w:cs="Times New Roman"/>
                <w:b/>
                <w:bCs/>
                <w:rPrChange w:id="2047" w:author="Walgren, Patrick" w:date="2024-10-25T10:08:00Z" w16du:dateUtc="2024-10-25T16:08:00Z">
                  <w:rPr>
                    <w:ins w:id="2048" w:author="Walgren, Patrick" w:date="2024-10-25T09:53:00Z" w16du:dateUtc="2024-10-25T15:53:00Z"/>
                    <w:rFonts w:ascii="Calibri" w:eastAsia="Calibri" w:hAnsi="Calibri" w:cs="Times New Roman"/>
                  </w:rPr>
                </w:rPrChange>
              </w:rPr>
              <w:pPrChange w:id="2049" w:author="Walgren, Patrick" w:date="2024-10-25T09:58:00Z" w16du:dateUtc="2024-10-25T15:58:00Z">
                <w:pPr/>
              </w:pPrChange>
            </w:pPr>
            <m:oMath>
              <m:sSub>
                <m:sSubPr>
                  <m:ctrlPr>
                    <w:ins w:id="2050" w:author="Walgren, Patrick" w:date="2024-10-25T09:53:00Z" w16du:dateUtc="2024-10-25T15:53:00Z">
                      <w:rPr>
                        <w:rFonts w:ascii="Cambria Math" w:eastAsia="Calibri" w:hAnsi="Cambria Math" w:cs="Times New Roman"/>
                        <w:b/>
                        <w:bCs/>
                        <w:i/>
                        <w:rPrChange w:id="2051" w:author="Walgren, Patrick" w:date="2024-10-25T10:08:00Z" w16du:dateUtc="2024-10-25T16:08:00Z">
                          <w:rPr>
                            <w:rFonts w:ascii="Cambria Math" w:eastAsia="Calibri" w:hAnsi="Cambria Math" w:cs="Times New Roman"/>
                            <w:i/>
                          </w:rPr>
                        </w:rPrChange>
                      </w:rPr>
                    </w:ins>
                  </m:ctrlPr>
                </m:sSubPr>
                <m:e>
                  <m:r>
                    <w:ins w:id="2052" w:author="Walgren, Patrick" w:date="2024-10-25T09:53:00Z" w16du:dateUtc="2024-10-25T15:53:00Z">
                      <m:rPr>
                        <m:sty m:val="bi"/>
                      </m:rPr>
                      <w:rPr>
                        <w:rFonts w:ascii="Cambria Math" w:eastAsia="Calibri" w:hAnsi="Cambria Math" w:cs="Times New Roman"/>
                      </w:rPr>
                      <m:t>A</m:t>
                    </w:ins>
                  </m:r>
                </m:e>
                <m:sub>
                  <m:r>
                    <w:ins w:id="2053" w:author="Walgren, Patrick" w:date="2024-10-25T09:53:00Z" w16du:dateUtc="2024-10-25T15:53:00Z">
                      <m:rPr>
                        <m:sty m:val="bi"/>
                      </m:rPr>
                      <w:rPr>
                        <w:rFonts w:ascii="Cambria Math" w:eastAsia="Calibri" w:hAnsi="Cambria Math" w:cs="Times New Roman"/>
                      </w:rPr>
                      <m:t>f</m:t>
                    </w:ins>
                  </m:r>
                </m:sub>
              </m:sSub>
              <m:r>
                <w:ins w:id="2054" w:author="Walgren, Patrick" w:date="2024-10-25T09:59:00Z" w16du:dateUtc="2024-10-25T15:59:00Z">
                  <m:rPr>
                    <m:sty m:val="bi"/>
                  </m:rPr>
                  <w:rPr>
                    <w:rFonts w:ascii="Cambria Math" w:eastAsia="Calibri" w:hAnsi="Cambria Math" w:cs="Times New Roman"/>
                  </w:rPr>
                  <m:t>-</m:t>
                </w:ins>
              </m:r>
              <m:sSub>
                <m:sSubPr>
                  <m:ctrlPr>
                    <w:ins w:id="2055" w:author="Walgren, Patrick" w:date="2024-10-25T09:59:00Z" w16du:dateUtc="2024-10-25T15:59:00Z">
                      <w:rPr>
                        <w:rFonts w:ascii="Cambria Math" w:eastAsia="Calibri" w:hAnsi="Cambria Math" w:cs="Times New Roman"/>
                        <w:b/>
                        <w:bCs/>
                        <w:i/>
                        <w:rPrChange w:id="2056" w:author="Walgren, Patrick" w:date="2024-10-25T10:08:00Z" w16du:dateUtc="2024-10-25T16:08:00Z">
                          <w:rPr>
                            <w:rFonts w:ascii="Cambria Math" w:eastAsia="Calibri" w:hAnsi="Cambria Math" w:cs="Times New Roman"/>
                            <w:i/>
                          </w:rPr>
                        </w:rPrChange>
                      </w:rPr>
                    </w:ins>
                  </m:ctrlPr>
                </m:sSubPr>
                <m:e>
                  <m:r>
                    <w:ins w:id="2057" w:author="Walgren, Patrick" w:date="2024-10-25T09:59:00Z" w16du:dateUtc="2024-10-25T15:59:00Z">
                      <m:rPr>
                        <m:sty m:val="bi"/>
                      </m:rPr>
                      <w:rPr>
                        <w:rFonts w:ascii="Cambria Math" w:eastAsia="Calibri" w:hAnsi="Cambria Math" w:cs="Times New Roman"/>
                      </w:rPr>
                      <m:t>A</m:t>
                    </w:ins>
                  </m:r>
                </m:e>
                <m:sub>
                  <m:r>
                    <w:ins w:id="2058" w:author="Walgren, Patrick" w:date="2024-10-25T09:59:00Z" w16du:dateUtc="2024-10-25T15:59:00Z">
                      <m:rPr>
                        <m:sty m:val="bi"/>
                      </m:rPr>
                      <w:rPr>
                        <w:rFonts w:ascii="Cambria Math" w:eastAsia="Calibri" w:hAnsi="Cambria Math" w:cs="Times New Roman"/>
                      </w:rPr>
                      <m:t>s</m:t>
                    </w:ins>
                  </m:r>
                </m:sub>
              </m:sSub>
            </m:oMath>
            <w:ins w:id="2059" w:author="Walgren, Patrick" w:date="2024-10-25T09:56:00Z" w16du:dateUtc="2024-10-25T15:56:00Z">
              <w:r w:rsidRPr="00754983">
                <w:rPr>
                  <w:rFonts w:ascii="Calibri" w:eastAsia="Calibri" w:hAnsi="Calibri" w:cs="Times New Roman"/>
                  <w:b/>
                  <w:bCs/>
                  <w:rPrChange w:id="2060" w:author="Walgren, Patrick" w:date="2024-10-25T10:08:00Z" w16du:dateUtc="2024-10-25T16:08:00Z">
                    <w:rPr>
                      <w:rFonts w:ascii="Calibri" w:eastAsia="Calibri" w:hAnsi="Calibri" w:cs="Times New Roman"/>
                    </w:rPr>
                  </w:rPrChange>
                </w:rPr>
                <w:t xml:space="preserve"> </w:t>
              </w:r>
              <w:r w:rsidRPr="00754983">
                <w:rPr>
                  <w:rFonts w:ascii="Calibri" w:eastAsia="Calibri" w:hAnsi="Calibri" w:cs="Times New Roman"/>
                  <w:b/>
                  <w:bCs/>
                  <w:rPrChange w:id="2061" w:author="Walgren, Patrick" w:date="2024-10-25T10:08:00Z" w16du:dateUtc="2024-10-25T16:08:00Z">
                    <w:rPr>
                      <w:rFonts w:ascii="Calibri" w:eastAsia="Calibri" w:hAnsi="Calibri" w:cs="Times New Roman"/>
                    </w:rPr>
                  </w:rPrChange>
                </w:rPr>
                <w:t>(</w:t>
              </w:r>
            </w:ins>
            <m:oMath>
              <m:r>
                <w:ins w:id="2062" w:author="Walgren, Patrick" w:date="2024-10-25T09:56:00Z" w16du:dateUtc="2024-10-25T15:56:00Z">
                  <m:rPr>
                    <m:sty m:val="bi"/>
                  </m:rPr>
                  <w:rPr>
                    <w:rFonts w:ascii="Cambria Math" w:eastAsiaTheme="minorEastAsia" w:hAnsi="Cambria Math"/>
                  </w:rPr>
                  <m:t>°</m:t>
                </w:ins>
              </m:r>
              <m:r>
                <w:ins w:id="2063" w:author="Walgren, Patrick" w:date="2024-10-25T09:56:00Z" w16du:dateUtc="2024-10-25T15:56:00Z">
                  <m:rPr>
                    <m:sty m:val="b"/>
                  </m:rPr>
                  <w:rPr>
                    <w:rFonts w:ascii="Cambria Math" w:eastAsiaTheme="minorEastAsia" w:hAnsi="Cambria Math"/>
                  </w:rPr>
                  <m:t>C</m:t>
                </w:ins>
              </m:r>
            </m:oMath>
            <w:ins w:id="2064" w:author="Walgren, Patrick" w:date="2024-10-25T09:56:00Z" w16du:dateUtc="2024-10-25T15:56:00Z">
              <w:r w:rsidRPr="00754983">
                <w:rPr>
                  <w:rFonts w:ascii="Calibri" w:eastAsia="Calibri" w:hAnsi="Calibri" w:cs="Times New Roman"/>
                  <w:b/>
                  <w:bCs/>
                  <w:iCs/>
                  <w:rPrChange w:id="2065" w:author="Walgren, Patrick" w:date="2024-10-25T10:08:00Z" w16du:dateUtc="2024-10-25T16:08:00Z">
                    <w:rPr>
                      <w:rFonts w:ascii="Calibri" w:eastAsia="Calibri" w:hAnsi="Calibri" w:cs="Times New Roman"/>
                      <w:iCs/>
                    </w:rPr>
                  </w:rPrChange>
                </w:rPr>
                <w:t>)</w:t>
              </w:r>
            </w:ins>
          </w:p>
        </w:tc>
        <w:tc>
          <w:tcPr>
            <w:tcW w:w="1800" w:type="dxa"/>
            <w:tcBorders>
              <w:top w:val="single" w:sz="4" w:space="0" w:color="auto"/>
              <w:left w:val="single" w:sz="4" w:space="0" w:color="auto"/>
              <w:bottom w:val="single" w:sz="4" w:space="0" w:color="auto"/>
              <w:right w:val="single" w:sz="4" w:space="0" w:color="auto"/>
            </w:tcBorders>
          </w:tcPr>
          <w:p w14:paraId="445D9ADE" w14:textId="648133FA" w:rsidR="008961C1" w:rsidRDefault="008961C1" w:rsidP="008961C1">
            <w:pPr>
              <w:rPr>
                <w:ins w:id="2066" w:author="Walgren, Patrick" w:date="2024-10-25T09:53:00Z" w16du:dateUtc="2024-10-25T15:53:00Z"/>
              </w:rPr>
            </w:pPr>
            <w:ins w:id="2067" w:author="Walgren, Patrick" w:date="2024-10-25T10:00:00Z" w16du:dateUtc="2024-10-25T16:00:00Z">
              <w:r>
                <w:t>18.3</w:t>
              </w:r>
            </w:ins>
          </w:p>
        </w:tc>
        <w:tc>
          <w:tcPr>
            <w:tcW w:w="1800" w:type="dxa"/>
            <w:tcBorders>
              <w:top w:val="single" w:sz="4" w:space="0" w:color="auto"/>
              <w:left w:val="single" w:sz="4" w:space="0" w:color="auto"/>
              <w:bottom w:val="single" w:sz="4" w:space="0" w:color="auto"/>
              <w:right w:val="single" w:sz="4" w:space="0" w:color="auto"/>
            </w:tcBorders>
          </w:tcPr>
          <w:p w14:paraId="560B004D" w14:textId="2C5FCD27" w:rsidR="008961C1" w:rsidRDefault="00063127" w:rsidP="008961C1">
            <w:pPr>
              <w:rPr>
                <w:ins w:id="2068" w:author="Walgren, Patrick" w:date="2024-10-25T09:53:00Z" w16du:dateUtc="2024-10-25T15:53:00Z"/>
              </w:rPr>
            </w:pPr>
            <w:ins w:id="2069" w:author="Walgren, Patrick" w:date="2024-10-25T10:05:00Z" w16du:dateUtc="2024-10-25T16:05:00Z">
              <w:r>
                <w:t>20.5</w:t>
              </w:r>
            </w:ins>
          </w:p>
        </w:tc>
        <w:tc>
          <w:tcPr>
            <w:tcW w:w="1800" w:type="dxa"/>
            <w:tcBorders>
              <w:top w:val="single" w:sz="4" w:space="0" w:color="auto"/>
              <w:left w:val="single" w:sz="4" w:space="0" w:color="auto"/>
              <w:bottom w:val="single" w:sz="4" w:space="0" w:color="auto"/>
            </w:tcBorders>
          </w:tcPr>
          <w:p w14:paraId="7F177903" w14:textId="47A9116B" w:rsidR="008961C1" w:rsidRDefault="00754983" w:rsidP="008961C1">
            <w:pPr>
              <w:rPr>
                <w:ins w:id="2070" w:author="Walgren, Patrick" w:date="2024-10-25T09:53:00Z" w16du:dateUtc="2024-10-25T15:53:00Z"/>
              </w:rPr>
            </w:pPr>
            <w:ins w:id="2071" w:author="Walgren, Patrick" w:date="2024-10-25T10:07:00Z" w16du:dateUtc="2024-10-25T16:07:00Z">
              <w:r>
                <w:t>30.4</w:t>
              </w:r>
            </w:ins>
          </w:p>
        </w:tc>
      </w:tr>
      <w:tr w:rsidR="00754983" w14:paraId="0AF3DDA0" w14:textId="77777777" w:rsidTr="002F1F7B">
        <w:tblPrEx>
          <w:tblPrExChange w:id="2072" w:author="Walgren, Patrick" w:date="2024-10-25T10:10:00Z" w16du:dateUtc="2024-10-25T16:10:00Z">
            <w:tblPrEx>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2073" w:author="Walgren, Patrick" w:date="2024-10-25T09:53:00Z" w16du:dateUtc="2024-10-25T15:53:00Z"/>
          <w:trPrChange w:id="2074" w:author="Walgren, Patrick" w:date="2024-10-25T10:10:00Z" w16du:dateUtc="2024-10-25T16:10:00Z">
            <w:trPr>
              <w:gridAfter w:val="0"/>
            </w:trPr>
          </w:trPrChange>
        </w:trPr>
        <w:tc>
          <w:tcPr>
            <w:tcW w:w="3240" w:type="dxa"/>
            <w:tcBorders>
              <w:top w:val="single" w:sz="4" w:space="0" w:color="auto"/>
              <w:bottom w:val="single" w:sz="4" w:space="0" w:color="auto"/>
              <w:right w:val="single" w:sz="4" w:space="0" w:color="auto"/>
            </w:tcBorders>
            <w:vAlign w:val="center"/>
            <w:tcPrChange w:id="2075" w:author="Walgren, Patrick" w:date="2024-10-25T10:10:00Z" w16du:dateUtc="2024-10-25T16:10:00Z">
              <w:tcPr>
                <w:tcW w:w="3240" w:type="dxa"/>
                <w:gridSpan w:val="4"/>
                <w:vAlign w:val="center"/>
              </w:tcPr>
            </w:tcPrChange>
          </w:tcPr>
          <w:p w14:paraId="16FC6458" w14:textId="77426F31" w:rsidR="008961C1" w:rsidRPr="00754983" w:rsidRDefault="008961C1" w:rsidP="008961C1">
            <w:pPr>
              <w:jc w:val="center"/>
              <w:rPr>
                <w:ins w:id="2076" w:author="Walgren, Patrick" w:date="2024-10-25T09:53:00Z" w16du:dateUtc="2024-10-25T15:53:00Z"/>
                <w:rFonts w:ascii="Calibri" w:eastAsia="Calibri" w:hAnsi="Calibri" w:cs="Times New Roman"/>
                <w:b/>
                <w:bCs/>
                <w:rPrChange w:id="2077" w:author="Walgren, Patrick" w:date="2024-10-25T10:08:00Z" w16du:dateUtc="2024-10-25T16:08:00Z">
                  <w:rPr>
                    <w:ins w:id="2078" w:author="Walgren, Patrick" w:date="2024-10-25T09:53:00Z" w16du:dateUtc="2024-10-25T15:53:00Z"/>
                    <w:rFonts w:ascii="Calibri" w:eastAsia="Calibri" w:hAnsi="Calibri" w:cs="Times New Roman"/>
                  </w:rPr>
                </w:rPrChange>
              </w:rPr>
              <w:pPrChange w:id="2079" w:author="Walgren, Patrick" w:date="2024-10-25T09:58:00Z" w16du:dateUtc="2024-10-25T15:58:00Z">
                <w:pPr/>
              </w:pPrChange>
            </w:pPr>
            <m:oMath>
              <m:sSup>
                <m:sSupPr>
                  <m:ctrlPr>
                    <w:ins w:id="2080" w:author="Walgren, Patrick" w:date="2024-10-25T09:54:00Z" w16du:dateUtc="2024-10-25T15:54:00Z">
                      <w:rPr>
                        <w:rFonts w:ascii="Cambria Math" w:eastAsia="Calibri" w:hAnsi="Cambria Math" w:cs="Times New Roman"/>
                        <w:b/>
                        <w:bCs/>
                        <w:i/>
                        <w:rPrChange w:id="2081" w:author="Walgren, Patrick" w:date="2024-10-25T10:08:00Z" w16du:dateUtc="2024-10-25T16:08:00Z">
                          <w:rPr>
                            <w:rFonts w:ascii="Cambria Math" w:eastAsia="Calibri" w:hAnsi="Cambria Math" w:cs="Times New Roman"/>
                            <w:i/>
                          </w:rPr>
                        </w:rPrChange>
                      </w:rPr>
                    </w:ins>
                  </m:ctrlPr>
                </m:sSupPr>
                <m:e>
                  <m:r>
                    <w:ins w:id="2082" w:author="Walgren, Patrick" w:date="2024-10-25T09:54:00Z" w16du:dateUtc="2024-10-25T15:54:00Z">
                      <m:rPr>
                        <m:sty m:val="bi"/>
                      </m:rPr>
                      <w:rPr>
                        <w:rFonts w:ascii="Cambria Math" w:eastAsia="Calibri" w:hAnsi="Cambria Math" w:cs="Times New Roman"/>
                      </w:rPr>
                      <m:t>C</m:t>
                    </w:ins>
                  </m:r>
                </m:e>
                <m:sup>
                  <m:r>
                    <w:ins w:id="2083" w:author="Walgren, Patrick" w:date="2024-10-25T09:54:00Z" w16du:dateUtc="2024-10-25T15:54:00Z">
                      <m:rPr>
                        <m:sty m:val="bi"/>
                      </m:rPr>
                      <w:rPr>
                        <w:rFonts w:ascii="Cambria Math" w:eastAsia="Calibri" w:hAnsi="Cambria Math" w:cs="Times New Roman"/>
                      </w:rPr>
                      <m:t>M</m:t>
                    </w:ins>
                  </m:r>
                </m:sup>
              </m:sSup>
            </m:oMath>
            <w:ins w:id="2084" w:author="Walgren, Patrick" w:date="2024-10-25T09:56:00Z" w16du:dateUtc="2024-10-25T15:56:00Z">
              <w:r w:rsidRPr="00754983">
                <w:rPr>
                  <w:rFonts w:ascii="Calibri" w:eastAsia="Calibri" w:hAnsi="Calibri" w:cs="Times New Roman"/>
                  <w:b/>
                  <w:bCs/>
                  <w:rPrChange w:id="2085" w:author="Walgren, Patrick" w:date="2024-10-25T10:08:00Z" w16du:dateUtc="2024-10-25T16:08:00Z">
                    <w:rPr>
                      <w:rFonts w:ascii="Calibri" w:eastAsia="Calibri" w:hAnsi="Calibri" w:cs="Times New Roman"/>
                    </w:rPr>
                  </w:rPrChange>
                </w:rPr>
                <w:t xml:space="preserve"> (MPa/</w:t>
              </w:r>
            </w:ins>
            <m:oMath>
              <m:r>
                <w:ins w:id="2086" w:author="Walgren, Patrick" w:date="2024-10-25T09:56:00Z" w16du:dateUtc="2024-10-25T15:56:00Z">
                  <m:rPr>
                    <m:sty m:val="bi"/>
                  </m:rPr>
                  <w:rPr>
                    <w:rFonts w:ascii="Cambria Math" w:eastAsiaTheme="minorEastAsia" w:hAnsi="Cambria Math"/>
                  </w:rPr>
                  <m:t>°</m:t>
                </w:ins>
              </m:r>
              <m:r>
                <w:ins w:id="2087" w:author="Walgren, Patrick" w:date="2024-10-25T09:56:00Z" w16du:dateUtc="2024-10-25T15:56:00Z">
                  <m:rPr>
                    <m:sty m:val="b"/>
                  </m:rPr>
                  <w:rPr>
                    <w:rFonts w:ascii="Cambria Math" w:eastAsiaTheme="minorEastAsia" w:hAnsi="Cambria Math"/>
                  </w:rPr>
                  <m:t>C</m:t>
                </w:ins>
              </m:r>
            </m:oMath>
            <w:ins w:id="2088" w:author="Walgren, Patrick" w:date="2024-10-25T09:56:00Z" w16du:dateUtc="2024-10-25T15:56:00Z">
              <w:r w:rsidRPr="00754983">
                <w:rPr>
                  <w:rFonts w:ascii="Calibri" w:eastAsia="Calibri" w:hAnsi="Calibri" w:cs="Times New Roman"/>
                  <w:b/>
                  <w:bCs/>
                  <w:iCs/>
                  <w:rPrChange w:id="2089" w:author="Walgren, Patrick" w:date="2024-10-25T10:08:00Z" w16du:dateUtc="2024-10-25T16:08:00Z">
                    <w:rPr>
                      <w:rFonts w:ascii="Calibri" w:eastAsia="Calibri" w:hAnsi="Calibri" w:cs="Times New Roman"/>
                      <w:iCs/>
                    </w:rPr>
                  </w:rPrChange>
                </w:rPr>
                <w:t>)</w:t>
              </w:r>
            </w:ins>
          </w:p>
        </w:tc>
        <w:tc>
          <w:tcPr>
            <w:tcW w:w="1800" w:type="dxa"/>
            <w:tcBorders>
              <w:top w:val="single" w:sz="4" w:space="0" w:color="auto"/>
              <w:left w:val="single" w:sz="4" w:space="0" w:color="auto"/>
              <w:bottom w:val="single" w:sz="4" w:space="0" w:color="auto"/>
              <w:right w:val="single" w:sz="4" w:space="0" w:color="auto"/>
            </w:tcBorders>
            <w:shd w:val="clear" w:color="auto" w:fill="FFA7A7"/>
            <w:tcPrChange w:id="2090" w:author="Walgren, Patrick" w:date="2024-10-25T10:10:00Z" w16du:dateUtc="2024-10-25T16:10:00Z">
              <w:tcPr>
                <w:tcW w:w="1800" w:type="dxa"/>
                <w:gridSpan w:val="3"/>
                <w:shd w:val="clear" w:color="auto" w:fill="FFA7A7"/>
              </w:tcPr>
            </w:tcPrChange>
          </w:tcPr>
          <w:p w14:paraId="6BA24215" w14:textId="6E216BFF" w:rsidR="008961C1" w:rsidRDefault="00063127" w:rsidP="008961C1">
            <w:pPr>
              <w:rPr>
                <w:ins w:id="2091" w:author="Walgren, Patrick" w:date="2024-10-25T09:53:00Z" w16du:dateUtc="2024-10-25T15:53:00Z"/>
              </w:rPr>
            </w:pPr>
            <w:ins w:id="2092" w:author="Walgren, Patrick" w:date="2024-10-25T10:00:00Z" w16du:dateUtc="2024-10-25T16:00:00Z">
              <w:r>
                <w:t>15.5</w:t>
              </w:r>
            </w:ins>
          </w:p>
        </w:tc>
        <w:tc>
          <w:tcPr>
            <w:tcW w:w="1800" w:type="dxa"/>
            <w:tcBorders>
              <w:top w:val="single" w:sz="4" w:space="0" w:color="auto"/>
              <w:left w:val="single" w:sz="4" w:space="0" w:color="auto"/>
              <w:bottom w:val="single" w:sz="4" w:space="0" w:color="auto"/>
              <w:right w:val="single" w:sz="4" w:space="0" w:color="auto"/>
            </w:tcBorders>
            <w:tcPrChange w:id="2093" w:author="Walgren, Patrick" w:date="2024-10-25T10:10:00Z" w16du:dateUtc="2024-10-25T16:10:00Z">
              <w:tcPr>
                <w:tcW w:w="1800" w:type="dxa"/>
                <w:gridSpan w:val="3"/>
              </w:tcPr>
            </w:tcPrChange>
          </w:tcPr>
          <w:p w14:paraId="4ACE0FB9" w14:textId="17107D42" w:rsidR="008961C1" w:rsidRDefault="00063127" w:rsidP="008961C1">
            <w:pPr>
              <w:rPr>
                <w:ins w:id="2094" w:author="Walgren, Patrick" w:date="2024-10-25T09:53:00Z" w16du:dateUtc="2024-10-25T15:53:00Z"/>
              </w:rPr>
            </w:pPr>
            <w:ins w:id="2095" w:author="Walgren, Patrick" w:date="2024-10-25T10:05:00Z" w16du:dateUtc="2024-10-25T16:05:00Z">
              <w:r>
                <w:t>12.4</w:t>
              </w:r>
            </w:ins>
          </w:p>
        </w:tc>
        <w:tc>
          <w:tcPr>
            <w:tcW w:w="1800" w:type="dxa"/>
            <w:tcBorders>
              <w:top w:val="single" w:sz="4" w:space="0" w:color="auto"/>
              <w:left w:val="single" w:sz="4" w:space="0" w:color="auto"/>
              <w:bottom w:val="single" w:sz="4" w:space="0" w:color="auto"/>
            </w:tcBorders>
            <w:shd w:val="clear" w:color="auto" w:fill="DEEAF6" w:themeFill="accent5" w:themeFillTint="33"/>
            <w:tcPrChange w:id="2096" w:author="Walgren, Patrick" w:date="2024-10-25T10:10:00Z" w16du:dateUtc="2024-10-25T16:10:00Z">
              <w:tcPr>
                <w:tcW w:w="1800" w:type="dxa"/>
                <w:gridSpan w:val="3"/>
                <w:shd w:val="clear" w:color="auto" w:fill="E2EFD9" w:themeFill="accent6" w:themeFillTint="33"/>
              </w:tcPr>
            </w:tcPrChange>
          </w:tcPr>
          <w:p w14:paraId="5E3DFBDB" w14:textId="0382627F" w:rsidR="008961C1" w:rsidRDefault="00754983" w:rsidP="008961C1">
            <w:pPr>
              <w:rPr>
                <w:ins w:id="2097" w:author="Walgren, Patrick" w:date="2024-10-25T09:53:00Z" w16du:dateUtc="2024-10-25T15:53:00Z"/>
              </w:rPr>
            </w:pPr>
            <w:ins w:id="2098" w:author="Walgren, Patrick" w:date="2024-10-25T10:07:00Z" w16du:dateUtc="2024-10-25T16:07:00Z">
              <w:r>
                <w:t>12.4</w:t>
              </w:r>
            </w:ins>
          </w:p>
        </w:tc>
      </w:tr>
      <w:tr w:rsidR="00754983" w14:paraId="117FA4A4" w14:textId="77777777" w:rsidTr="002F1F7B">
        <w:tblPrEx>
          <w:tblPrExChange w:id="2099" w:author="Walgren, Patrick" w:date="2024-10-25T10:10:00Z" w16du:dateUtc="2024-10-25T16:10:00Z">
            <w:tblPrEx>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2100" w:author="Walgren, Patrick" w:date="2024-10-25T09:53:00Z" w16du:dateUtc="2024-10-25T15:53:00Z"/>
          <w:trPrChange w:id="2101" w:author="Walgren, Patrick" w:date="2024-10-25T10:10:00Z" w16du:dateUtc="2024-10-25T16:10:00Z">
            <w:trPr>
              <w:gridAfter w:val="0"/>
            </w:trPr>
          </w:trPrChange>
        </w:trPr>
        <w:tc>
          <w:tcPr>
            <w:tcW w:w="3240" w:type="dxa"/>
            <w:tcBorders>
              <w:top w:val="single" w:sz="4" w:space="0" w:color="auto"/>
              <w:bottom w:val="single" w:sz="4" w:space="0" w:color="auto"/>
              <w:right w:val="single" w:sz="4" w:space="0" w:color="auto"/>
            </w:tcBorders>
            <w:vAlign w:val="center"/>
            <w:tcPrChange w:id="2102" w:author="Walgren, Patrick" w:date="2024-10-25T10:10:00Z" w16du:dateUtc="2024-10-25T16:10:00Z">
              <w:tcPr>
                <w:tcW w:w="3240" w:type="dxa"/>
                <w:gridSpan w:val="4"/>
                <w:vAlign w:val="center"/>
              </w:tcPr>
            </w:tcPrChange>
          </w:tcPr>
          <w:p w14:paraId="322F49FB" w14:textId="72CFE3B1" w:rsidR="008961C1" w:rsidRPr="00754983" w:rsidRDefault="008961C1" w:rsidP="008961C1">
            <w:pPr>
              <w:jc w:val="center"/>
              <w:rPr>
                <w:ins w:id="2103" w:author="Walgren, Patrick" w:date="2024-10-25T09:53:00Z" w16du:dateUtc="2024-10-25T15:53:00Z"/>
                <w:rFonts w:ascii="Calibri" w:eastAsia="Calibri" w:hAnsi="Calibri" w:cs="Times New Roman"/>
                <w:b/>
                <w:bCs/>
                <w:rPrChange w:id="2104" w:author="Walgren, Patrick" w:date="2024-10-25T10:08:00Z" w16du:dateUtc="2024-10-25T16:08:00Z">
                  <w:rPr>
                    <w:ins w:id="2105" w:author="Walgren, Patrick" w:date="2024-10-25T09:53:00Z" w16du:dateUtc="2024-10-25T15:53:00Z"/>
                    <w:rFonts w:ascii="Calibri" w:eastAsia="Calibri" w:hAnsi="Calibri" w:cs="Times New Roman"/>
                  </w:rPr>
                </w:rPrChange>
              </w:rPr>
              <w:pPrChange w:id="2106" w:author="Walgren, Patrick" w:date="2024-10-25T09:58:00Z" w16du:dateUtc="2024-10-25T15:58:00Z">
                <w:pPr/>
              </w:pPrChange>
            </w:pPr>
            <m:oMath>
              <m:sSup>
                <m:sSupPr>
                  <m:ctrlPr>
                    <w:ins w:id="2107" w:author="Walgren, Patrick" w:date="2024-10-25T09:54:00Z" w16du:dateUtc="2024-10-25T15:54:00Z">
                      <w:rPr>
                        <w:rFonts w:ascii="Cambria Math" w:eastAsia="Calibri" w:hAnsi="Cambria Math" w:cs="Times New Roman"/>
                        <w:b/>
                        <w:bCs/>
                        <w:i/>
                        <w:rPrChange w:id="2108" w:author="Walgren, Patrick" w:date="2024-10-25T10:08:00Z" w16du:dateUtc="2024-10-25T16:08:00Z">
                          <w:rPr>
                            <w:rFonts w:ascii="Cambria Math" w:eastAsia="Calibri" w:hAnsi="Cambria Math" w:cs="Times New Roman"/>
                            <w:i/>
                          </w:rPr>
                        </w:rPrChange>
                      </w:rPr>
                    </w:ins>
                  </m:ctrlPr>
                </m:sSupPr>
                <m:e>
                  <m:r>
                    <w:ins w:id="2109" w:author="Walgren, Patrick" w:date="2024-10-25T09:54:00Z" w16du:dateUtc="2024-10-25T15:54:00Z">
                      <m:rPr>
                        <m:sty m:val="bi"/>
                      </m:rPr>
                      <w:rPr>
                        <w:rFonts w:ascii="Cambria Math" w:eastAsia="Calibri" w:hAnsi="Cambria Math" w:cs="Times New Roman"/>
                      </w:rPr>
                      <m:t>C</m:t>
                    </w:ins>
                  </m:r>
                </m:e>
                <m:sup>
                  <m:r>
                    <w:ins w:id="2110" w:author="Walgren, Patrick" w:date="2024-10-25T09:54:00Z" w16du:dateUtc="2024-10-25T15:54:00Z">
                      <m:rPr>
                        <m:sty m:val="bi"/>
                      </m:rPr>
                      <w:rPr>
                        <w:rFonts w:ascii="Cambria Math" w:eastAsia="Calibri" w:hAnsi="Cambria Math" w:cs="Times New Roman"/>
                      </w:rPr>
                      <m:t>A</m:t>
                    </w:ins>
                  </m:r>
                </m:sup>
              </m:sSup>
            </m:oMath>
            <w:ins w:id="2111" w:author="Walgren, Patrick" w:date="2024-10-25T09:56:00Z" w16du:dateUtc="2024-10-25T15:56:00Z">
              <w:r w:rsidRPr="00754983">
                <w:rPr>
                  <w:rFonts w:ascii="Calibri" w:eastAsia="Calibri" w:hAnsi="Calibri" w:cs="Times New Roman"/>
                  <w:b/>
                  <w:bCs/>
                  <w:rPrChange w:id="2112" w:author="Walgren, Patrick" w:date="2024-10-25T10:08:00Z" w16du:dateUtc="2024-10-25T16:08:00Z">
                    <w:rPr>
                      <w:rFonts w:ascii="Calibri" w:eastAsia="Calibri" w:hAnsi="Calibri" w:cs="Times New Roman"/>
                    </w:rPr>
                  </w:rPrChange>
                </w:rPr>
                <w:t xml:space="preserve"> </w:t>
              </w:r>
              <w:r w:rsidRPr="00754983">
                <w:rPr>
                  <w:rFonts w:ascii="Calibri" w:eastAsia="Calibri" w:hAnsi="Calibri" w:cs="Times New Roman"/>
                  <w:b/>
                  <w:bCs/>
                  <w:rPrChange w:id="2113" w:author="Walgren, Patrick" w:date="2024-10-25T10:08:00Z" w16du:dateUtc="2024-10-25T16:08:00Z">
                    <w:rPr>
                      <w:rFonts w:ascii="Calibri" w:eastAsia="Calibri" w:hAnsi="Calibri" w:cs="Times New Roman"/>
                    </w:rPr>
                  </w:rPrChange>
                </w:rPr>
                <w:t>(MPa/</w:t>
              </w:r>
            </w:ins>
            <m:oMath>
              <m:r>
                <w:ins w:id="2114" w:author="Walgren, Patrick" w:date="2024-10-25T09:56:00Z" w16du:dateUtc="2024-10-25T15:56:00Z">
                  <m:rPr>
                    <m:sty m:val="bi"/>
                  </m:rPr>
                  <w:rPr>
                    <w:rFonts w:ascii="Cambria Math" w:eastAsiaTheme="minorEastAsia" w:hAnsi="Cambria Math"/>
                  </w:rPr>
                  <m:t>°</m:t>
                </w:ins>
              </m:r>
              <m:r>
                <w:ins w:id="2115" w:author="Walgren, Patrick" w:date="2024-10-25T09:56:00Z" w16du:dateUtc="2024-10-25T15:56:00Z">
                  <m:rPr>
                    <m:sty m:val="b"/>
                  </m:rPr>
                  <w:rPr>
                    <w:rFonts w:ascii="Cambria Math" w:eastAsiaTheme="minorEastAsia" w:hAnsi="Cambria Math"/>
                  </w:rPr>
                  <m:t>C</m:t>
                </w:ins>
              </m:r>
            </m:oMath>
            <w:ins w:id="2116" w:author="Walgren, Patrick" w:date="2024-10-25T09:56:00Z" w16du:dateUtc="2024-10-25T15:56:00Z">
              <w:r w:rsidRPr="00754983">
                <w:rPr>
                  <w:rFonts w:ascii="Calibri" w:eastAsia="Calibri" w:hAnsi="Calibri" w:cs="Times New Roman"/>
                  <w:b/>
                  <w:bCs/>
                  <w:iCs/>
                  <w:rPrChange w:id="2117" w:author="Walgren, Patrick" w:date="2024-10-25T10:08:00Z" w16du:dateUtc="2024-10-25T16:08:00Z">
                    <w:rPr>
                      <w:rFonts w:ascii="Calibri" w:eastAsia="Calibri" w:hAnsi="Calibri" w:cs="Times New Roman"/>
                      <w:iCs/>
                    </w:rPr>
                  </w:rPrChange>
                </w:rPr>
                <w:t>)</w:t>
              </w:r>
            </w:ins>
          </w:p>
        </w:tc>
        <w:tc>
          <w:tcPr>
            <w:tcW w:w="1800" w:type="dxa"/>
            <w:tcBorders>
              <w:top w:val="single" w:sz="4" w:space="0" w:color="auto"/>
              <w:left w:val="single" w:sz="4" w:space="0" w:color="auto"/>
              <w:bottom w:val="single" w:sz="4" w:space="0" w:color="auto"/>
              <w:right w:val="single" w:sz="4" w:space="0" w:color="auto"/>
            </w:tcBorders>
            <w:shd w:val="clear" w:color="auto" w:fill="FFA7A7"/>
            <w:tcPrChange w:id="2118" w:author="Walgren, Patrick" w:date="2024-10-25T10:10:00Z" w16du:dateUtc="2024-10-25T16:10:00Z">
              <w:tcPr>
                <w:tcW w:w="1800" w:type="dxa"/>
                <w:gridSpan w:val="3"/>
                <w:shd w:val="clear" w:color="auto" w:fill="FFA7A7"/>
              </w:tcPr>
            </w:tcPrChange>
          </w:tcPr>
          <w:p w14:paraId="5B35EF0F" w14:textId="753ACE33" w:rsidR="008961C1" w:rsidRDefault="00063127" w:rsidP="008961C1">
            <w:pPr>
              <w:rPr>
                <w:ins w:id="2119" w:author="Walgren, Patrick" w:date="2024-10-25T09:53:00Z" w16du:dateUtc="2024-10-25T15:53:00Z"/>
              </w:rPr>
            </w:pPr>
            <w:ins w:id="2120" w:author="Walgren, Patrick" w:date="2024-10-25T10:00:00Z" w16du:dateUtc="2024-10-25T16:00:00Z">
              <w:r>
                <w:t>15.3</w:t>
              </w:r>
            </w:ins>
          </w:p>
        </w:tc>
        <w:tc>
          <w:tcPr>
            <w:tcW w:w="1800" w:type="dxa"/>
            <w:tcBorders>
              <w:top w:val="single" w:sz="4" w:space="0" w:color="auto"/>
              <w:left w:val="single" w:sz="4" w:space="0" w:color="auto"/>
              <w:bottom w:val="single" w:sz="4" w:space="0" w:color="auto"/>
              <w:right w:val="single" w:sz="4" w:space="0" w:color="auto"/>
            </w:tcBorders>
            <w:tcPrChange w:id="2121" w:author="Walgren, Patrick" w:date="2024-10-25T10:10:00Z" w16du:dateUtc="2024-10-25T16:10:00Z">
              <w:tcPr>
                <w:tcW w:w="1800" w:type="dxa"/>
                <w:gridSpan w:val="3"/>
              </w:tcPr>
            </w:tcPrChange>
          </w:tcPr>
          <w:p w14:paraId="3F20FA3A" w14:textId="6E21D03C" w:rsidR="008961C1" w:rsidRDefault="00063127" w:rsidP="008961C1">
            <w:pPr>
              <w:rPr>
                <w:ins w:id="2122" w:author="Walgren, Patrick" w:date="2024-10-25T09:53:00Z" w16du:dateUtc="2024-10-25T15:53:00Z"/>
              </w:rPr>
            </w:pPr>
            <w:ins w:id="2123" w:author="Walgren, Patrick" w:date="2024-10-25T10:05:00Z" w16du:dateUtc="2024-10-25T16:05:00Z">
              <w:r>
                <w:t>14.3</w:t>
              </w:r>
            </w:ins>
          </w:p>
        </w:tc>
        <w:tc>
          <w:tcPr>
            <w:tcW w:w="1800" w:type="dxa"/>
            <w:tcBorders>
              <w:top w:val="single" w:sz="4" w:space="0" w:color="auto"/>
              <w:left w:val="single" w:sz="4" w:space="0" w:color="auto"/>
              <w:bottom w:val="single" w:sz="4" w:space="0" w:color="auto"/>
            </w:tcBorders>
            <w:shd w:val="clear" w:color="auto" w:fill="DEEAF6" w:themeFill="accent5" w:themeFillTint="33"/>
            <w:tcPrChange w:id="2124" w:author="Walgren, Patrick" w:date="2024-10-25T10:10:00Z" w16du:dateUtc="2024-10-25T16:10:00Z">
              <w:tcPr>
                <w:tcW w:w="1800" w:type="dxa"/>
                <w:gridSpan w:val="3"/>
                <w:shd w:val="clear" w:color="auto" w:fill="E2EFD9" w:themeFill="accent6" w:themeFillTint="33"/>
              </w:tcPr>
            </w:tcPrChange>
          </w:tcPr>
          <w:p w14:paraId="6F2C4C7F" w14:textId="0EC63108" w:rsidR="008961C1" w:rsidRDefault="00754983" w:rsidP="008961C1">
            <w:pPr>
              <w:rPr>
                <w:ins w:id="2125" w:author="Walgren, Patrick" w:date="2024-10-25T09:53:00Z" w16du:dateUtc="2024-10-25T15:53:00Z"/>
              </w:rPr>
            </w:pPr>
            <w:ins w:id="2126" w:author="Walgren, Patrick" w:date="2024-10-25T10:07:00Z" w16du:dateUtc="2024-10-25T16:07:00Z">
              <w:r>
                <w:t>14.3</w:t>
              </w:r>
            </w:ins>
          </w:p>
        </w:tc>
      </w:tr>
      <w:tr w:rsidR="00754983" w14:paraId="2A7D1319" w14:textId="77777777" w:rsidTr="002F1F7B">
        <w:tblPrEx>
          <w:tblPrExChange w:id="2127" w:author="Walgren, Patrick" w:date="2024-10-25T10:11:00Z" w16du:dateUtc="2024-10-25T16:11:00Z">
            <w:tblPrEx>
              <w:tblW w:w="8640" w:type="dxa"/>
            </w:tblPrEx>
          </w:tblPrExChange>
        </w:tblPrEx>
        <w:trPr>
          <w:ins w:id="2128" w:author="Walgren, Patrick" w:date="2024-10-25T09:53:00Z" w16du:dateUtc="2024-10-25T15:53:00Z"/>
          <w:trPrChange w:id="2129" w:author="Walgren, Patrick" w:date="2024-10-25T10:11:00Z" w16du:dateUtc="2024-10-25T16:11:00Z">
            <w:trPr>
              <w:gridBefore w:val="1"/>
              <w:gridAfter w:val="0"/>
            </w:trPr>
          </w:trPrChange>
        </w:trPr>
        <w:tc>
          <w:tcPr>
            <w:tcW w:w="3240" w:type="dxa"/>
            <w:tcBorders>
              <w:top w:val="single" w:sz="4" w:space="0" w:color="auto"/>
              <w:bottom w:val="single" w:sz="4" w:space="0" w:color="auto"/>
              <w:right w:val="single" w:sz="4" w:space="0" w:color="auto"/>
            </w:tcBorders>
            <w:vAlign w:val="center"/>
            <w:tcPrChange w:id="2130" w:author="Walgren, Patrick" w:date="2024-10-25T10:11:00Z" w16du:dateUtc="2024-10-25T16:11:00Z">
              <w:tcPr>
                <w:tcW w:w="3240" w:type="dxa"/>
                <w:gridSpan w:val="4"/>
                <w:vAlign w:val="center"/>
              </w:tcPr>
            </w:tcPrChange>
          </w:tcPr>
          <w:p w14:paraId="1865FFE1" w14:textId="1F794A92" w:rsidR="008961C1" w:rsidRPr="00754983" w:rsidRDefault="008961C1" w:rsidP="008961C1">
            <w:pPr>
              <w:jc w:val="center"/>
              <w:rPr>
                <w:ins w:id="2131" w:author="Walgren, Patrick" w:date="2024-10-25T09:53:00Z" w16du:dateUtc="2024-10-25T15:53:00Z"/>
                <w:rFonts w:ascii="Calibri" w:eastAsia="Calibri" w:hAnsi="Calibri" w:cs="Times New Roman"/>
                <w:b/>
                <w:bCs/>
                <w:rPrChange w:id="2132" w:author="Walgren, Patrick" w:date="2024-10-25T10:08:00Z" w16du:dateUtc="2024-10-25T16:08:00Z">
                  <w:rPr>
                    <w:ins w:id="2133" w:author="Walgren, Patrick" w:date="2024-10-25T09:53:00Z" w16du:dateUtc="2024-10-25T15:53:00Z"/>
                    <w:rFonts w:ascii="Calibri" w:eastAsia="Calibri" w:hAnsi="Calibri" w:cs="Times New Roman"/>
                  </w:rPr>
                </w:rPrChange>
              </w:rPr>
              <w:pPrChange w:id="2134" w:author="Walgren, Patrick" w:date="2024-10-25T09:58:00Z" w16du:dateUtc="2024-10-25T15:58:00Z">
                <w:pPr/>
              </w:pPrChange>
            </w:pPr>
            <m:oMath>
              <m:sSub>
                <m:sSubPr>
                  <m:ctrlPr>
                    <w:ins w:id="2135" w:author="Walgren, Patrick" w:date="2024-10-25T09:54:00Z" w16du:dateUtc="2024-10-25T15:54:00Z">
                      <w:rPr>
                        <w:rFonts w:ascii="Cambria Math" w:eastAsia="Calibri" w:hAnsi="Cambria Math" w:cs="Times New Roman"/>
                        <w:b/>
                        <w:bCs/>
                        <w:i/>
                        <w:rPrChange w:id="2136" w:author="Walgren, Patrick" w:date="2024-10-25T10:08:00Z" w16du:dateUtc="2024-10-25T16:08:00Z">
                          <w:rPr>
                            <w:rFonts w:ascii="Cambria Math" w:eastAsia="Calibri" w:hAnsi="Cambria Math" w:cs="Times New Roman"/>
                            <w:i/>
                          </w:rPr>
                        </w:rPrChange>
                      </w:rPr>
                    </w:ins>
                  </m:ctrlPr>
                </m:sSubPr>
                <m:e>
                  <m:r>
                    <w:ins w:id="2137" w:author="Walgren, Patrick" w:date="2024-10-25T09:54:00Z" w16du:dateUtc="2024-10-25T15:54:00Z">
                      <m:rPr>
                        <m:sty m:val="bi"/>
                      </m:rPr>
                      <w:rPr>
                        <w:rFonts w:ascii="Cambria Math" w:eastAsia="Calibri" w:hAnsi="Cambria Math" w:cs="Times New Roman"/>
                      </w:rPr>
                      <m:t>H</m:t>
                    </w:ins>
                  </m:r>
                </m:e>
                <m:sub>
                  <m:r>
                    <w:ins w:id="2138" w:author="Walgren, Patrick" w:date="2024-10-25T09:54:00Z" w16du:dateUtc="2024-10-25T15:54:00Z">
                      <m:rPr>
                        <m:sty m:val="bi"/>
                      </m:rPr>
                      <w:rPr>
                        <w:rFonts w:ascii="Cambria Math" w:eastAsia="Calibri" w:hAnsi="Cambria Math" w:cs="Times New Roman"/>
                      </w:rPr>
                      <m:t>min</m:t>
                    </w:ins>
                  </m:r>
                </m:sub>
              </m:sSub>
            </m:oMath>
            <w:ins w:id="2139" w:author="Walgren, Patrick" w:date="2024-10-25T09:56:00Z" w16du:dateUtc="2024-10-25T15:56:00Z">
              <w:r w:rsidRPr="00754983">
                <w:rPr>
                  <w:rFonts w:ascii="Calibri" w:eastAsia="Calibri" w:hAnsi="Calibri" w:cs="Times New Roman"/>
                  <w:b/>
                  <w:bCs/>
                  <w:rPrChange w:id="2140" w:author="Walgren, Patrick" w:date="2024-10-25T10:08:00Z" w16du:dateUtc="2024-10-25T16:08:00Z">
                    <w:rPr>
                      <w:rFonts w:ascii="Calibri" w:eastAsia="Calibri" w:hAnsi="Calibri" w:cs="Times New Roman"/>
                    </w:rPr>
                  </w:rPrChange>
                </w:rPr>
                <w:t xml:space="preserve"> (mm/mm)</w:t>
              </w:r>
            </w:ins>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Change w:id="2141" w:author="Walgren, Patrick" w:date="2024-10-25T10:11:00Z" w16du:dateUtc="2024-10-25T16:11:00Z">
              <w:tcPr>
                <w:tcW w:w="1800" w:type="dxa"/>
                <w:gridSpan w:val="3"/>
                <w:shd w:val="clear" w:color="auto" w:fill="E2EFD9" w:themeFill="accent6" w:themeFillTint="33"/>
              </w:tcPr>
            </w:tcPrChange>
          </w:tcPr>
          <w:p w14:paraId="1C160BF8" w14:textId="7A9A0C46" w:rsidR="008961C1" w:rsidRDefault="00063127" w:rsidP="008961C1">
            <w:pPr>
              <w:rPr>
                <w:ins w:id="2142" w:author="Walgren, Patrick" w:date="2024-10-25T09:53:00Z" w16du:dateUtc="2024-10-25T15:53:00Z"/>
              </w:rPr>
            </w:pPr>
            <w:ins w:id="2143" w:author="Walgren, Patrick" w:date="2024-10-25T10:00:00Z" w16du:dateUtc="2024-10-25T16:00:00Z">
              <w:r>
                <w:t>0</w:t>
              </w:r>
            </w:ins>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Change w:id="2144" w:author="Walgren, Patrick" w:date="2024-10-25T10:11:00Z" w16du:dateUtc="2024-10-25T16:11:00Z">
              <w:tcPr>
                <w:tcW w:w="1800" w:type="dxa"/>
                <w:gridSpan w:val="3"/>
                <w:shd w:val="clear" w:color="auto" w:fill="E2EFD9" w:themeFill="accent6" w:themeFillTint="33"/>
              </w:tcPr>
            </w:tcPrChange>
          </w:tcPr>
          <w:p w14:paraId="14D5E989" w14:textId="3A9B4114" w:rsidR="008961C1" w:rsidRDefault="00063127" w:rsidP="008961C1">
            <w:pPr>
              <w:rPr>
                <w:ins w:id="2145" w:author="Walgren, Patrick" w:date="2024-10-25T09:53:00Z" w16du:dateUtc="2024-10-25T15:53:00Z"/>
              </w:rPr>
            </w:pPr>
            <w:ins w:id="2146" w:author="Walgren, Patrick" w:date="2024-10-25T10:05:00Z" w16du:dateUtc="2024-10-25T16:05:00Z">
              <w:r>
                <w:t>0</w:t>
              </w:r>
            </w:ins>
          </w:p>
        </w:tc>
        <w:tc>
          <w:tcPr>
            <w:tcW w:w="1800" w:type="dxa"/>
            <w:tcBorders>
              <w:top w:val="single" w:sz="4" w:space="0" w:color="auto"/>
              <w:left w:val="single" w:sz="4" w:space="0" w:color="auto"/>
              <w:bottom w:val="single" w:sz="4" w:space="0" w:color="auto"/>
            </w:tcBorders>
            <w:shd w:val="clear" w:color="auto" w:fill="DEEAF6" w:themeFill="accent5" w:themeFillTint="33"/>
            <w:tcPrChange w:id="2147" w:author="Walgren, Patrick" w:date="2024-10-25T10:11:00Z" w16du:dateUtc="2024-10-25T16:11:00Z">
              <w:tcPr>
                <w:tcW w:w="1800" w:type="dxa"/>
                <w:gridSpan w:val="3"/>
                <w:shd w:val="clear" w:color="auto" w:fill="E2EFD9" w:themeFill="accent6" w:themeFillTint="33"/>
              </w:tcPr>
            </w:tcPrChange>
          </w:tcPr>
          <w:p w14:paraId="6D6CE856" w14:textId="19358613" w:rsidR="008961C1" w:rsidRDefault="00754983" w:rsidP="008961C1">
            <w:pPr>
              <w:rPr>
                <w:ins w:id="2148" w:author="Walgren, Patrick" w:date="2024-10-25T09:53:00Z" w16du:dateUtc="2024-10-25T15:53:00Z"/>
              </w:rPr>
            </w:pPr>
            <w:ins w:id="2149" w:author="Walgren, Patrick" w:date="2024-10-25T10:07:00Z" w16du:dateUtc="2024-10-25T16:07:00Z">
              <w:r>
                <w:t>0</w:t>
              </w:r>
            </w:ins>
          </w:p>
        </w:tc>
      </w:tr>
      <w:tr w:rsidR="00754983" w14:paraId="25984E7E" w14:textId="77777777" w:rsidTr="002F1F7B">
        <w:tblPrEx>
          <w:tblPrExChange w:id="2150" w:author="Walgren, Patrick" w:date="2024-10-25T10:10:00Z" w16du:dateUtc="2024-10-25T16:10:00Z">
            <w:tblPrEx>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2151" w:author="Walgren, Patrick" w:date="2024-10-25T09:52:00Z" w16du:dateUtc="2024-10-25T15:52:00Z"/>
          <w:trPrChange w:id="2152" w:author="Walgren, Patrick" w:date="2024-10-25T10:10:00Z" w16du:dateUtc="2024-10-25T16:10:00Z">
            <w:trPr>
              <w:gridAfter w:val="0"/>
            </w:trPr>
          </w:trPrChange>
        </w:trPr>
        <w:tc>
          <w:tcPr>
            <w:tcW w:w="3240" w:type="dxa"/>
            <w:tcBorders>
              <w:top w:val="single" w:sz="4" w:space="0" w:color="auto"/>
              <w:bottom w:val="single" w:sz="4" w:space="0" w:color="auto"/>
              <w:right w:val="single" w:sz="4" w:space="0" w:color="auto"/>
            </w:tcBorders>
            <w:vAlign w:val="center"/>
            <w:tcPrChange w:id="2153" w:author="Walgren, Patrick" w:date="2024-10-25T10:10:00Z" w16du:dateUtc="2024-10-25T16:10:00Z">
              <w:tcPr>
                <w:tcW w:w="3240" w:type="dxa"/>
                <w:gridSpan w:val="4"/>
                <w:tcBorders>
                  <w:top w:val="single" w:sz="4" w:space="0" w:color="auto"/>
                  <w:bottom w:val="single" w:sz="4" w:space="0" w:color="auto"/>
                  <w:right w:val="single" w:sz="4" w:space="0" w:color="auto"/>
                </w:tcBorders>
                <w:vAlign w:val="center"/>
              </w:tcPr>
            </w:tcPrChange>
          </w:tcPr>
          <w:p w14:paraId="1C329FC5" w14:textId="0549CC6C" w:rsidR="008961C1" w:rsidRPr="00754983" w:rsidRDefault="008961C1" w:rsidP="008961C1">
            <w:pPr>
              <w:jc w:val="center"/>
              <w:rPr>
                <w:ins w:id="2154" w:author="Walgren, Patrick" w:date="2024-10-25T09:52:00Z" w16du:dateUtc="2024-10-25T15:52:00Z"/>
                <w:rFonts w:ascii="Calibri" w:eastAsia="Calibri" w:hAnsi="Calibri" w:cs="Times New Roman"/>
                <w:b/>
                <w:bCs/>
                <w:rPrChange w:id="2155" w:author="Walgren, Patrick" w:date="2024-10-25T10:08:00Z" w16du:dateUtc="2024-10-25T16:08:00Z">
                  <w:rPr>
                    <w:ins w:id="2156" w:author="Walgren, Patrick" w:date="2024-10-25T09:52:00Z" w16du:dateUtc="2024-10-25T15:52:00Z"/>
                    <w:rFonts w:ascii="Calibri" w:eastAsia="Calibri" w:hAnsi="Calibri" w:cs="Times New Roman"/>
                  </w:rPr>
                </w:rPrChange>
              </w:rPr>
              <w:pPrChange w:id="2157" w:author="Walgren, Patrick" w:date="2024-10-25T09:58:00Z" w16du:dateUtc="2024-10-25T15:58:00Z">
                <w:pPr/>
              </w:pPrChange>
            </w:pPr>
            <m:oMath>
              <m:sSub>
                <m:sSubPr>
                  <m:ctrlPr>
                    <w:ins w:id="2158" w:author="Walgren, Patrick" w:date="2024-10-25T09:54:00Z" w16du:dateUtc="2024-10-25T15:54:00Z">
                      <w:rPr>
                        <w:rFonts w:ascii="Cambria Math" w:eastAsia="Calibri" w:hAnsi="Cambria Math" w:cs="Times New Roman"/>
                        <w:b/>
                        <w:bCs/>
                        <w:i/>
                        <w:rPrChange w:id="2159" w:author="Walgren, Patrick" w:date="2024-10-25T10:08:00Z" w16du:dateUtc="2024-10-25T16:08:00Z">
                          <w:rPr>
                            <w:rFonts w:ascii="Cambria Math" w:eastAsia="Calibri" w:hAnsi="Cambria Math" w:cs="Times New Roman"/>
                            <w:i/>
                          </w:rPr>
                        </w:rPrChange>
                      </w:rPr>
                    </w:ins>
                  </m:ctrlPr>
                </m:sSubPr>
                <m:e>
                  <m:r>
                    <w:ins w:id="2160" w:author="Walgren, Patrick" w:date="2024-10-25T09:54:00Z" w16du:dateUtc="2024-10-25T15:54:00Z">
                      <m:rPr>
                        <m:sty m:val="bi"/>
                      </m:rPr>
                      <w:rPr>
                        <w:rFonts w:ascii="Cambria Math" w:eastAsia="Calibri" w:hAnsi="Cambria Math" w:cs="Times New Roman"/>
                      </w:rPr>
                      <m:t>H</m:t>
                    </w:ins>
                  </m:r>
                </m:e>
                <m:sub>
                  <m:r>
                    <w:ins w:id="2161" w:author="Walgren, Patrick" w:date="2024-10-25T09:54:00Z" w16du:dateUtc="2024-10-25T15:54:00Z">
                      <m:rPr>
                        <m:sty m:val="bi"/>
                      </m:rPr>
                      <w:rPr>
                        <w:rFonts w:ascii="Cambria Math" w:eastAsia="Calibri" w:hAnsi="Cambria Math" w:cs="Times New Roman"/>
                      </w:rPr>
                      <m:t>max</m:t>
                    </w:ins>
                  </m:r>
                </m:sub>
              </m:sSub>
              <m:r>
                <w:ins w:id="2162" w:author="Walgren, Patrick" w:date="2024-10-25T10:00:00Z" w16du:dateUtc="2024-10-25T16:00:00Z">
                  <m:rPr>
                    <m:sty m:val="bi"/>
                  </m:rPr>
                  <w:rPr>
                    <w:rFonts w:ascii="Cambria Math" w:eastAsia="Calibri" w:hAnsi="Cambria Math" w:cs="Times New Roman"/>
                  </w:rPr>
                  <m:t>-</m:t>
                </w:ins>
              </m:r>
              <m:sSub>
                <m:sSubPr>
                  <m:ctrlPr>
                    <w:ins w:id="2163" w:author="Walgren, Patrick" w:date="2024-10-25T10:00:00Z" w16du:dateUtc="2024-10-25T16:00:00Z">
                      <w:rPr>
                        <w:rFonts w:ascii="Cambria Math" w:eastAsia="Calibri" w:hAnsi="Cambria Math" w:cs="Times New Roman"/>
                        <w:b/>
                        <w:bCs/>
                        <w:i/>
                        <w:rPrChange w:id="2164" w:author="Walgren, Patrick" w:date="2024-10-25T10:08:00Z" w16du:dateUtc="2024-10-25T16:08:00Z">
                          <w:rPr>
                            <w:rFonts w:ascii="Cambria Math" w:eastAsia="Calibri" w:hAnsi="Cambria Math" w:cs="Times New Roman"/>
                            <w:i/>
                          </w:rPr>
                        </w:rPrChange>
                      </w:rPr>
                    </w:ins>
                  </m:ctrlPr>
                </m:sSubPr>
                <m:e>
                  <m:r>
                    <w:ins w:id="2165" w:author="Walgren, Patrick" w:date="2024-10-25T10:00:00Z" w16du:dateUtc="2024-10-25T16:00:00Z">
                      <m:rPr>
                        <m:sty m:val="bi"/>
                      </m:rPr>
                      <w:rPr>
                        <w:rFonts w:ascii="Cambria Math" w:eastAsia="Calibri" w:hAnsi="Cambria Math" w:cs="Times New Roman"/>
                      </w:rPr>
                      <m:t>H</m:t>
                    </w:ins>
                  </m:r>
                </m:e>
                <m:sub>
                  <m:r>
                    <w:ins w:id="2166" w:author="Walgren, Patrick" w:date="2024-10-25T10:00:00Z" w16du:dateUtc="2024-10-25T16:00:00Z">
                      <m:rPr>
                        <m:sty m:val="bi"/>
                      </m:rPr>
                      <w:rPr>
                        <w:rFonts w:ascii="Cambria Math" w:eastAsia="Calibri" w:hAnsi="Cambria Math" w:cs="Times New Roman"/>
                      </w:rPr>
                      <m:t>min</m:t>
                    </w:ins>
                  </m:r>
                </m:sub>
              </m:sSub>
              <m:func>
                <m:funcPr>
                  <m:ctrlPr>
                    <w:del w:id="2167" w:author="Walgren, Patrick" w:date="2024-10-25T10:00:00Z" w16du:dateUtc="2024-10-25T16:00:00Z">
                      <w:rPr>
                        <w:rFonts w:ascii="Cambria Math" w:eastAsia="Calibri" w:hAnsi="Cambria Math" w:cs="Times New Roman"/>
                        <w:b/>
                        <w:bCs/>
                        <w:i/>
                        <w:rPrChange w:id="2168" w:author="Walgren, Patrick" w:date="2024-10-25T10:08:00Z" w16du:dateUtc="2024-10-25T16:08:00Z">
                          <w:rPr>
                            <w:rFonts w:ascii="Cambria Math" w:eastAsia="Calibri" w:hAnsi="Cambria Math" w:cs="Times New Roman"/>
                          </w:rPr>
                        </w:rPrChange>
                      </w:rPr>
                    </w:del>
                  </m:ctrlPr>
                </m:funcPr>
                <m:fName>
                  <m:r>
                    <w:del w:id="2169" w:author="Walgren, Patrick" w:date="2024-10-25T10:00:00Z" w16du:dateUtc="2024-10-25T16:00:00Z">
                      <m:rPr>
                        <m:sty m:val="b"/>
                      </m:rPr>
                      <w:rPr>
                        <w:rFonts w:ascii="Cambria Math" w:eastAsia="Calibri" w:hAnsi="Cambria Math" w:cs="Times New Roman"/>
                      </w:rPr>
                      <m:t>min</m:t>
                    </w:del>
                  </m:r>
                </m:fName>
                <m:e/>
              </m:func>
            </m:oMath>
            <w:ins w:id="2170" w:author="Walgren, Patrick" w:date="2024-10-25T09:56:00Z" w16du:dateUtc="2024-10-25T15:56:00Z">
              <w:r w:rsidRPr="00754983">
                <w:rPr>
                  <w:rFonts w:ascii="Calibri" w:eastAsia="Calibri" w:hAnsi="Calibri" w:cs="Times New Roman"/>
                  <w:b/>
                  <w:bCs/>
                  <w:rPrChange w:id="2171" w:author="Walgren, Patrick" w:date="2024-10-25T10:08:00Z" w16du:dateUtc="2024-10-25T16:08:00Z">
                    <w:rPr>
                      <w:rFonts w:ascii="Calibri" w:eastAsia="Calibri" w:hAnsi="Calibri" w:cs="Times New Roman"/>
                    </w:rPr>
                  </w:rPrChange>
                </w:rPr>
                <w:t xml:space="preserve"> </w:t>
              </w:r>
              <w:r w:rsidRPr="00754983">
                <w:rPr>
                  <w:rFonts w:ascii="Calibri" w:eastAsia="Calibri" w:hAnsi="Calibri" w:cs="Times New Roman"/>
                  <w:b/>
                  <w:bCs/>
                  <w:rPrChange w:id="2172" w:author="Walgren, Patrick" w:date="2024-10-25T10:08:00Z" w16du:dateUtc="2024-10-25T16:08:00Z">
                    <w:rPr>
                      <w:rFonts w:ascii="Calibri" w:eastAsia="Calibri" w:hAnsi="Calibri" w:cs="Times New Roman"/>
                    </w:rPr>
                  </w:rPrChange>
                </w:rPr>
                <w:t>(mm/mm)</w:t>
              </w:r>
            </w:ins>
          </w:p>
        </w:tc>
        <w:tc>
          <w:tcPr>
            <w:tcW w:w="1800" w:type="dxa"/>
            <w:tcBorders>
              <w:top w:val="single" w:sz="4" w:space="0" w:color="auto"/>
              <w:left w:val="single" w:sz="4" w:space="0" w:color="auto"/>
              <w:bottom w:val="single" w:sz="4" w:space="0" w:color="auto"/>
              <w:right w:val="single" w:sz="4" w:space="0" w:color="auto"/>
            </w:tcBorders>
            <w:tcPrChange w:id="2173" w:author="Walgren, Patrick" w:date="2024-10-25T10:10:00Z" w16du:dateUtc="2024-10-25T16:10:00Z">
              <w:tcPr>
                <w:tcW w:w="1800" w:type="dxa"/>
                <w:gridSpan w:val="3"/>
                <w:tcBorders>
                  <w:top w:val="single" w:sz="4" w:space="0" w:color="auto"/>
                  <w:left w:val="single" w:sz="4" w:space="0" w:color="auto"/>
                  <w:bottom w:val="single" w:sz="4" w:space="0" w:color="auto"/>
                  <w:right w:val="single" w:sz="4" w:space="0" w:color="auto"/>
                </w:tcBorders>
              </w:tcPr>
            </w:tcPrChange>
          </w:tcPr>
          <w:p w14:paraId="5D28191D" w14:textId="7DCF8E9D" w:rsidR="008961C1" w:rsidRDefault="00063127" w:rsidP="008961C1">
            <w:pPr>
              <w:rPr>
                <w:ins w:id="2174" w:author="Walgren, Patrick" w:date="2024-10-25T09:52:00Z" w16du:dateUtc="2024-10-25T15:52:00Z"/>
              </w:rPr>
            </w:pPr>
            <w:ins w:id="2175" w:author="Walgren, Patrick" w:date="2024-10-25T10:01:00Z" w16du:dateUtc="2024-10-25T16:01:00Z">
              <w:r>
                <w:t>1</w:t>
              </w:r>
            </w:ins>
            <w:ins w:id="2176" w:author="Walgren, Patrick" w:date="2024-10-25T10:06:00Z" w16du:dateUtc="2024-10-25T16:06:00Z">
              <w:r>
                <w:t>.</w:t>
              </w:r>
            </w:ins>
            <w:ins w:id="2177" w:author="Walgren, Patrick" w:date="2024-10-25T10:01:00Z" w16du:dateUtc="2024-10-25T16:01:00Z">
              <w:r>
                <w:t>94</w:t>
              </w:r>
            </w:ins>
            <w:ins w:id="2178" w:author="Walgren, Patrick" w:date="2024-10-25T10:07:00Z" w16du:dateUtc="2024-10-25T16:07:00Z">
              <w:r>
                <w:t>E-2</w:t>
              </w:r>
            </w:ins>
          </w:p>
        </w:tc>
        <w:tc>
          <w:tcPr>
            <w:tcW w:w="1800" w:type="dxa"/>
            <w:tcBorders>
              <w:top w:val="single" w:sz="4" w:space="0" w:color="auto"/>
              <w:left w:val="single" w:sz="4" w:space="0" w:color="auto"/>
              <w:bottom w:val="single" w:sz="4" w:space="0" w:color="auto"/>
              <w:right w:val="single" w:sz="4" w:space="0" w:color="auto"/>
            </w:tcBorders>
            <w:tcPrChange w:id="2179" w:author="Walgren, Patrick" w:date="2024-10-25T10:10:00Z" w16du:dateUtc="2024-10-25T16:10:00Z">
              <w:tcPr>
                <w:tcW w:w="1800" w:type="dxa"/>
                <w:gridSpan w:val="3"/>
                <w:tcBorders>
                  <w:top w:val="single" w:sz="4" w:space="0" w:color="auto"/>
                  <w:left w:val="single" w:sz="4" w:space="0" w:color="auto"/>
                  <w:bottom w:val="single" w:sz="4" w:space="0" w:color="auto"/>
                  <w:right w:val="single" w:sz="4" w:space="0" w:color="auto"/>
                </w:tcBorders>
              </w:tcPr>
            </w:tcPrChange>
          </w:tcPr>
          <w:p w14:paraId="6658517D" w14:textId="7246732C" w:rsidR="008961C1" w:rsidRDefault="00063127" w:rsidP="008961C1">
            <w:pPr>
              <w:rPr>
                <w:ins w:id="2180" w:author="Walgren, Patrick" w:date="2024-10-25T09:52:00Z" w16du:dateUtc="2024-10-25T15:52:00Z"/>
              </w:rPr>
            </w:pPr>
            <w:ins w:id="2181" w:author="Walgren, Patrick" w:date="2024-10-25T10:06:00Z" w16du:dateUtc="2024-10-25T16:06:00Z">
              <w:r>
                <w:t>1.</w:t>
              </w:r>
            </w:ins>
            <w:ins w:id="2182" w:author="Walgren, Patrick" w:date="2024-10-25T10:05:00Z" w16du:dateUtc="2024-10-25T16:05:00Z">
              <w:r>
                <w:t>65</w:t>
              </w:r>
            </w:ins>
            <w:ins w:id="2183" w:author="Walgren, Patrick" w:date="2024-10-25T10:06:00Z" w16du:dateUtc="2024-10-25T16:06:00Z">
              <w:r>
                <w:t>E-2</w:t>
              </w:r>
            </w:ins>
          </w:p>
        </w:tc>
        <w:tc>
          <w:tcPr>
            <w:tcW w:w="1800" w:type="dxa"/>
            <w:tcBorders>
              <w:top w:val="single" w:sz="4" w:space="0" w:color="auto"/>
              <w:left w:val="single" w:sz="4" w:space="0" w:color="auto"/>
              <w:bottom w:val="single" w:sz="4" w:space="0" w:color="auto"/>
            </w:tcBorders>
            <w:shd w:val="clear" w:color="auto" w:fill="DEEAF6" w:themeFill="accent5" w:themeFillTint="33"/>
            <w:tcPrChange w:id="2184" w:author="Walgren, Patrick" w:date="2024-10-25T10:10:00Z" w16du:dateUtc="2024-10-25T16:10:00Z">
              <w:tcPr>
                <w:tcW w:w="1800" w:type="dxa"/>
                <w:gridSpan w:val="3"/>
                <w:tcBorders>
                  <w:top w:val="single" w:sz="4" w:space="0" w:color="auto"/>
                  <w:left w:val="single" w:sz="4" w:space="0" w:color="auto"/>
                  <w:bottom w:val="single" w:sz="4" w:space="0" w:color="auto"/>
                </w:tcBorders>
                <w:shd w:val="clear" w:color="auto" w:fill="E2EFD9" w:themeFill="accent6" w:themeFillTint="33"/>
              </w:tcPr>
            </w:tcPrChange>
          </w:tcPr>
          <w:p w14:paraId="653B0E16" w14:textId="005D7A15" w:rsidR="008961C1" w:rsidRDefault="00754983" w:rsidP="008961C1">
            <w:pPr>
              <w:rPr>
                <w:ins w:id="2185" w:author="Walgren, Patrick" w:date="2024-10-25T09:52:00Z" w16du:dateUtc="2024-10-25T15:52:00Z"/>
              </w:rPr>
            </w:pPr>
            <w:ins w:id="2186" w:author="Walgren, Patrick" w:date="2024-10-25T10:07:00Z" w16du:dateUtc="2024-10-25T16:07:00Z">
              <w:r>
                <w:t>1.65E-2</w:t>
              </w:r>
            </w:ins>
          </w:p>
        </w:tc>
      </w:tr>
      <w:tr w:rsidR="00754983" w14:paraId="262DBCE2" w14:textId="77777777" w:rsidTr="002F1F7B">
        <w:tblPrEx>
          <w:tblPrExChange w:id="2187" w:author="Walgren, Patrick" w:date="2024-10-25T10:11:00Z" w16du:dateUtc="2024-10-25T16:11:00Z">
            <w:tblPrEx>
              <w:tblW w:w="8640" w:type="dxa"/>
            </w:tblPrEx>
          </w:tblPrExChange>
        </w:tblPrEx>
        <w:trPr>
          <w:ins w:id="2188" w:author="Walgren, Patrick" w:date="2024-10-25T09:52:00Z" w16du:dateUtc="2024-10-25T15:52:00Z"/>
          <w:trPrChange w:id="2189" w:author="Walgren, Patrick" w:date="2024-10-25T10:11:00Z" w16du:dateUtc="2024-10-25T16:11:00Z">
            <w:trPr>
              <w:gridBefore w:val="1"/>
              <w:gridAfter w:val="0"/>
            </w:trPr>
          </w:trPrChange>
        </w:trPr>
        <w:tc>
          <w:tcPr>
            <w:tcW w:w="3240" w:type="dxa"/>
            <w:tcBorders>
              <w:top w:val="single" w:sz="4" w:space="0" w:color="auto"/>
              <w:bottom w:val="single" w:sz="4" w:space="0" w:color="auto"/>
              <w:right w:val="single" w:sz="4" w:space="0" w:color="auto"/>
            </w:tcBorders>
            <w:vAlign w:val="center"/>
            <w:tcPrChange w:id="2190" w:author="Walgren, Patrick" w:date="2024-10-25T10:11:00Z" w16du:dateUtc="2024-10-25T16:11:00Z">
              <w:tcPr>
                <w:tcW w:w="3240" w:type="dxa"/>
                <w:gridSpan w:val="4"/>
                <w:vAlign w:val="center"/>
              </w:tcPr>
            </w:tcPrChange>
          </w:tcPr>
          <w:p w14:paraId="1125ED83" w14:textId="3968FACC" w:rsidR="008961C1" w:rsidRPr="00754983" w:rsidRDefault="008961C1" w:rsidP="008961C1">
            <w:pPr>
              <w:jc w:val="center"/>
              <w:rPr>
                <w:ins w:id="2191" w:author="Walgren, Patrick" w:date="2024-10-25T09:52:00Z" w16du:dateUtc="2024-10-25T15:52:00Z"/>
                <w:rFonts w:ascii="Calibri" w:eastAsia="Calibri" w:hAnsi="Calibri" w:cs="Times New Roman"/>
                <w:b/>
                <w:bCs/>
                <w:rPrChange w:id="2192" w:author="Walgren, Patrick" w:date="2024-10-25T10:08:00Z" w16du:dateUtc="2024-10-25T16:08:00Z">
                  <w:rPr>
                    <w:ins w:id="2193" w:author="Walgren, Patrick" w:date="2024-10-25T09:52:00Z" w16du:dateUtc="2024-10-25T15:52:00Z"/>
                    <w:rFonts w:ascii="Calibri" w:eastAsia="Calibri" w:hAnsi="Calibri" w:cs="Times New Roman"/>
                  </w:rPr>
                </w:rPrChange>
              </w:rPr>
              <w:pPrChange w:id="2194" w:author="Walgren, Patrick" w:date="2024-10-25T09:58:00Z" w16du:dateUtc="2024-10-25T15:58:00Z">
                <w:pPr/>
              </w:pPrChange>
            </w:pPr>
            <m:oMath>
              <m:sSub>
                <m:sSubPr>
                  <m:ctrlPr>
                    <w:ins w:id="2195" w:author="Walgren, Patrick" w:date="2024-10-25T09:54:00Z" w16du:dateUtc="2024-10-25T15:54:00Z">
                      <w:rPr>
                        <w:rFonts w:ascii="Cambria Math" w:eastAsia="Calibri" w:hAnsi="Cambria Math" w:cs="Times New Roman"/>
                        <w:b/>
                        <w:bCs/>
                        <w:i/>
                        <w:vertAlign w:val="subscript"/>
                        <w:rPrChange w:id="2196" w:author="Walgren, Patrick" w:date="2024-10-25T10:08:00Z" w16du:dateUtc="2024-10-25T16:08:00Z">
                          <w:rPr>
                            <w:rFonts w:ascii="Cambria Math" w:eastAsia="Calibri" w:hAnsi="Cambria Math" w:cs="Times New Roman"/>
                            <w:i/>
                            <w:vertAlign w:val="subscript"/>
                          </w:rPr>
                        </w:rPrChange>
                      </w:rPr>
                    </w:ins>
                  </m:ctrlPr>
                </m:sSubPr>
                <m:e>
                  <m:r>
                    <w:ins w:id="2197" w:author="Walgren, Patrick" w:date="2024-10-25T09:54:00Z" w16du:dateUtc="2024-10-25T15:54:00Z">
                      <m:rPr>
                        <m:sty m:val="bi"/>
                      </m:rPr>
                      <w:rPr>
                        <w:rFonts w:ascii="Cambria Math" w:eastAsia="Calibri" w:hAnsi="Cambria Math" w:cs="Times New Roman"/>
                        <w:vertAlign w:val="subscript"/>
                      </w:rPr>
                      <m:t>σ</m:t>
                    </w:ins>
                  </m:r>
                </m:e>
                <m:sub>
                  <m:r>
                    <w:ins w:id="2198" w:author="Walgren, Patrick" w:date="2024-10-25T09:54:00Z" w16du:dateUtc="2024-10-25T15:54:00Z">
                      <m:rPr>
                        <m:sty m:val="bi"/>
                      </m:rPr>
                      <w:rPr>
                        <w:rFonts w:ascii="Cambria Math" w:eastAsia="Calibri" w:hAnsi="Cambria Math" w:cs="Times New Roman"/>
                        <w:vertAlign w:val="subscript"/>
                      </w:rPr>
                      <m:t>crit</m:t>
                    </w:ins>
                  </m:r>
                </m:sub>
              </m:sSub>
            </m:oMath>
            <w:ins w:id="2199" w:author="Walgren, Patrick" w:date="2024-10-25T09:56:00Z" w16du:dateUtc="2024-10-25T15:56:00Z">
              <w:r w:rsidRPr="00754983">
                <w:rPr>
                  <w:rFonts w:ascii="Calibri" w:eastAsia="Calibri" w:hAnsi="Calibri" w:cs="Times New Roman"/>
                  <w:b/>
                  <w:bCs/>
                  <w:rPrChange w:id="2200" w:author="Walgren, Patrick" w:date="2024-10-25T10:08:00Z" w16du:dateUtc="2024-10-25T16:08:00Z">
                    <w:rPr>
                      <w:rFonts w:ascii="Calibri" w:eastAsia="Calibri" w:hAnsi="Calibri" w:cs="Times New Roman"/>
                    </w:rPr>
                  </w:rPrChange>
                </w:rPr>
                <w:t>(mm/mm)</w:t>
              </w:r>
            </w:ins>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Change w:id="2201" w:author="Walgren, Patrick" w:date="2024-10-25T10:11:00Z" w16du:dateUtc="2024-10-25T16:11:00Z">
              <w:tcPr>
                <w:tcW w:w="1800" w:type="dxa"/>
                <w:gridSpan w:val="3"/>
                <w:shd w:val="clear" w:color="auto" w:fill="E2EFD9" w:themeFill="accent6" w:themeFillTint="33"/>
              </w:tcPr>
            </w:tcPrChange>
          </w:tcPr>
          <w:p w14:paraId="77157B06" w14:textId="3D20EF76" w:rsidR="008961C1" w:rsidRDefault="00063127" w:rsidP="008961C1">
            <w:pPr>
              <w:rPr>
                <w:ins w:id="2202" w:author="Walgren, Patrick" w:date="2024-10-25T09:52:00Z" w16du:dateUtc="2024-10-25T15:52:00Z"/>
              </w:rPr>
            </w:pPr>
            <w:ins w:id="2203" w:author="Walgren, Patrick" w:date="2024-10-25T10:01:00Z" w16du:dateUtc="2024-10-25T16:01:00Z">
              <w:r>
                <w:t>0</w:t>
              </w:r>
            </w:ins>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Change w:id="2204" w:author="Walgren, Patrick" w:date="2024-10-25T10:11:00Z" w16du:dateUtc="2024-10-25T16:11:00Z">
              <w:tcPr>
                <w:tcW w:w="1800" w:type="dxa"/>
                <w:gridSpan w:val="3"/>
                <w:shd w:val="clear" w:color="auto" w:fill="E2EFD9" w:themeFill="accent6" w:themeFillTint="33"/>
              </w:tcPr>
            </w:tcPrChange>
          </w:tcPr>
          <w:p w14:paraId="0E1D9D7A" w14:textId="30C0CB6E" w:rsidR="008961C1" w:rsidRDefault="00063127" w:rsidP="008961C1">
            <w:pPr>
              <w:rPr>
                <w:ins w:id="2205" w:author="Walgren, Patrick" w:date="2024-10-25T09:52:00Z" w16du:dateUtc="2024-10-25T15:52:00Z"/>
              </w:rPr>
            </w:pPr>
            <w:ins w:id="2206" w:author="Walgren, Patrick" w:date="2024-10-25T10:05:00Z" w16du:dateUtc="2024-10-25T16:05:00Z">
              <w:r>
                <w:t>0</w:t>
              </w:r>
            </w:ins>
          </w:p>
        </w:tc>
        <w:tc>
          <w:tcPr>
            <w:tcW w:w="1800" w:type="dxa"/>
            <w:tcBorders>
              <w:top w:val="single" w:sz="4" w:space="0" w:color="auto"/>
              <w:left w:val="single" w:sz="4" w:space="0" w:color="auto"/>
              <w:bottom w:val="single" w:sz="4" w:space="0" w:color="auto"/>
            </w:tcBorders>
            <w:shd w:val="clear" w:color="auto" w:fill="DEEAF6" w:themeFill="accent5" w:themeFillTint="33"/>
            <w:tcPrChange w:id="2207" w:author="Walgren, Patrick" w:date="2024-10-25T10:11:00Z" w16du:dateUtc="2024-10-25T16:11:00Z">
              <w:tcPr>
                <w:tcW w:w="1800" w:type="dxa"/>
                <w:gridSpan w:val="3"/>
                <w:shd w:val="clear" w:color="auto" w:fill="E2EFD9" w:themeFill="accent6" w:themeFillTint="33"/>
              </w:tcPr>
            </w:tcPrChange>
          </w:tcPr>
          <w:p w14:paraId="212F1462" w14:textId="46613219" w:rsidR="008961C1" w:rsidRDefault="00754983" w:rsidP="008961C1">
            <w:pPr>
              <w:rPr>
                <w:ins w:id="2208" w:author="Walgren, Patrick" w:date="2024-10-25T09:52:00Z" w16du:dateUtc="2024-10-25T15:52:00Z"/>
              </w:rPr>
            </w:pPr>
            <w:ins w:id="2209" w:author="Walgren, Patrick" w:date="2024-10-25T10:07:00Z" w16du:dateUtc="2024-10-25T16:07:00Z">
              <w:r>
                <w:t>0</w:t>
              </w:r>
            </w:ins>
          </w:p>
        </w:tc>
      </w:tr>
      <w:tr w:rsidR="00754983" w14:paraId="249E87FE" w14:textId="77777777" w:rsidTr="002F1F7B">
        <w:tblPrEx>
          <w:tblPrExChange w:id="2210" w:author="Walgren, Patrick" w:date="2024-10-25T10:10:00Z" w16du:dateUtc="2024-10-25T16:10:00Z">
            <w:tblPrEx>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2211" w:author="Walgren, Patrick" w:date="2024-10-25T09:52:00Z" w16du:dateUtc="2024-10-25T15:52:00Z"/>
          <w:trPrChange w:id="2212" w:author="Walgren, Patrick" w:date="2024-10-25T10:10:00Z" w16du:dateUtc="2024-10-25T16:10:00Z">
            <w:trPr>
              <w:gridAfter w:val="0"/>
            </w:trPr>
          </w:trPrChange>
        </w:trPr>
        <w:tc>
          <w:tcPr>
            <w:tcW w:w="3240" w:type="dxa"/>
            <w:tcBorders>
              <w:top w:val="single" w:sz="4" w:space="0" w:color="auto"/>
              <w:bottom w:val="single" w:sz="4" w:space="0" w:color="auto"/>
              <w:right w:val="single" w:sz="4" w:space="0" w:color="auto"/>
            </w:tcBorders>
            <w:vAlign w:val="center"/>
            <w:tcPrChange w:id="2213" w:author="Walgren, Patrick" w:date="2024-10-25T10:10:00Z" w16du:dateUtc="2024-10-25T16:10:00Z">
              <w:tcPr>
                <w:tcW w:w="3240" w:type="dxa"/>
                <w:gridSpan w:val="4"/>
                <w:vAlign w:val="center"/>
              </w:tcPr>
            </w:tcPrChange>
          </w:tcPr>
          <w:p w14:paraId="2C28604C" w14:textId="3D37B5D9" w:rsidR="008961C1" w:rsidRPr="00754983" w:rsidRDefault="00754983" w:rsidP="008961C1">
            <w:pPr>
              <w:jc w:val="center"/>
              <w:rPr>
                <w:ins w:id="2214" w:author="Walgren, Patrick" w:date="2024-10-25T09:52:00Z" w16du:dateUtc="2024-10-25T15:52:00Z"/>
                <w:rFonts w:ascii="Calibri" w:eastAsia="Calibri" w:hAnsi="Calibri" w:cs="Times New Roman"/>
                <w:b/>
                <w:bCs/>
                <w:rPrChange w:id="2215" w:author="Walgren, Patrick" w:date="2024-10-25T10:08:00Z" w16du:dateUtc="2024-10-25T16:08:00Z">
                  <w:rPr>
                    <w:ins w:id="2216" w:author="Walgren, Patrick" w:date="2024-10-25T09:52:00Z" w16du:dateUtc="2024-10-25T15:52:00Z"/>
                    <w:rFonts w:ascii="Calibri" w:eastAsia="Calibri" w:hAnsi="Calibri" w:cs="Times New Roman"/>
                  </w:rPr>
                </w:rPrChange>
              </w:rPr>
              <w:pPrChange w:id="2217" w:author="Walgren, Patrick" w:date="2024-10-25T09:58:00Z" w16du:dateUtc="2024-10-25T15:58:00Z">
                <w:pPr/>
              </w:pPrChange>
            </w:pPr>
            <m:oMath>
              <m:r>
                <w:ins w:id="2218" w:author="Walgren, Patrick" w:date="2024-10-25T09:54:00Z" w16du:dateUtc="2024-10-25T15:54:00Z">
                  <m:rPr>
                    <m:sty m:val="bi"/>
                  </m:rPr>
                  <w:rPr>
                    <w:rFonts w:ascii="Cambria Math" w:eastAsia="Calibri" w:hAnsi="Cambria Math" w:cs="Times New Roman"/>
                    <w:vertAlign w:val="subscript"/>
                  </w:rPr>
                  <m:t>k</m:t>
                </w:ins>
              </m:r>
              <m:r>
                <w:ins w:id="2219" w:author="Walgren, Patrick" w:date="2024-10-25T09:57:00Z" w16du:dateUtc="2024-10-25T15:57:00Z">
                  <m:rPr>
                    <m:sty m:val="bi"/>
                  </m:rPr>
                  <w:rPr>
                    <w:rFonts w:ascii="Cambria Math" w:eastAsia="Calibri" w:hAnsi="Cambria Math" w:cs="Times New Roman"/>
                    <w:vertAlign w:val="subscript"/>
                  </w:rPr>
                  <m:t xml:space="preserve"> </m:t>
                </w:ins>
              </m:r>
            </m:oMath>
            <w:ins w:id="2220" w:author="Walgren, Patrick" w:date="2024-10-25T09:57:00Z" w16du:dateUtc="2024-10-25T15:57:00Z">
              <w:r w:rsidR="008961C1" w:rsidRPr="00754983">
                <w:rPr>
                  <w:b/>
                  <w:bCs/>
                  <w:rPrChange w:id="2221" w:author="Walgren, Patrick" w:date="2024-10-25T10:08:00Z" w16du:dateUtc="2024-10-25T16:08:00Z">
                    <w:rPr/>
                  </w:rPrChange>
                </w:rPr>
                <w:t>(1</w:t>
              </w:r>
              <w:r w:rsidR="008961C1" w:rsidRPr="00754983">
                <w:rPr>
                  <w:b/>
                  <w:bCs/>
                  <w:rPrChange w:id="2222" w:author="Walgren, Patrick" w:date="2024-10-25T10:08:00Z" w16du:dateUtc="2024-10-25T16:08:00Z">
                    <w:rPr/>
                  </w:rPrChange>
                </w:rPr>
                <w:t>/</w:t>
              </w:r>
            </w:ins>
            <w:ins w:id="2223" w:author="Walgren, Patrick" w:date="2024-10-25T10:01:00Z" w16du:dateUtc="2024-10-25T16:01:00Z">
              <w:r w:rsidR="00063127" w:rsidRPr="00754983">
                <w:rPr>
                  <w:b/>
                  <w:bCs/>
                  <w:rPrChange w:id="2224" w:author="Walgren, Patrick" w:date="2024-10-25T10:08:00Z" w16du:dateUtc="2024-10-25T16:08:00Z">
                    <w:rPr/>
                  </w:rPrChange>
                </w:rPr>
                <w:t>M</w:t>
              </w:r>
            </w:ins>
            <w:ins w:id="2225" w:author="Walgren, Patrick" w:date="2024-10-25T09:57:00Z" w16du:dateUtc="2024-10-25T15:57:00Z">
              <w:r w:rsidR="008961C1" w:rsidRPr="00754983">
                <w:rPr>
                  <w:b/>
                  <w:bCs/>
                  <w:rPrChange w:id="2226" w:author="Walgren, Patrick" w:date="2024-10-25T10:08:00Z" w16du:dateUtc="2024-10-25T16:08:00Z">
                    <w:rPr/>
                  </w:rPrChange>
                </w:rPr>
                <w:t>Pa</w:t>
              </w:r>
              <w:r w:rsidR="008961C1" w:rsidRPr="00754983">
                <w:rPr>
                  <w:b/>
                  <w:bCs/>
                  <w:rPrChange w:id="2227" w:author="Walgren, Patrick" w:date="2024-10-25T10:08:00Z" w16du:dateUtc="2024-10-25T16:08:00Z">
                    <w:rPr/>
                  </w:rPrChange>
                </w:rPr>
                <w:t>)</w:t>
              </w:r>
            </w:ins>
          </w:p>
        </w:tc>
        <w:tc>
          <w:tcPr>
            <w:tcW w:w="1800" w:type="dxa"/>
            <w:tcBorders>
              <w:top w:val="single" w:sz="4" w:space="0" w:color="auto"/>
              <w:left w:val="single" w:sz="4" w:space="0" w:color="auto"/>
              <w:bottom w:val="single" w:sz="4" w:space="0" w:color="auto"/>
              <w:right w:val="single" w:sz="4" w:space="0" w:color="auto"/>
            </w:tcBorders>
            <w:shd w:val="clear" w:color="auto" w:fill="FFA7A7"/>
            <w:tcPrChange w:id="2228" w:author="Walgren, Patrick" w:date="2024-10-25T10:10:00Z" w16du:dateUtc="2024-10-25T16:10:00Z">
              <w:tcPr>
                <w:tcW w:w="1800" w:type="dxa"/>
                <w:gridSpan w:val="3"/>
                <w:shd w:val="clear" w:color="auto" w:fill="FFA7A7"/>
              </w:tcPr>
            </w:tcPrChange>
          </w:tcPr>
          <w:p w14:paraId="24030639" w14:textId="62540B3E" w:rsidR="008961C1" w:rsidRDefault="00063127" w:rsidP="008961C1">
            <w:pPr>
              <w:rPr>
                <w:ins w:id="2229" w:author="Walgren, Patrick" w:date="2024-10-25T09:52:00Z" w16du:dateUtc="2024-10-25T15:52:00Z"/>
              </w:rPr>
            </w:pPr>
            <w:ins w:id="2230" w:author="Walgren, Patrick" w:date="2024-10-25T10:01:00Z" w16du:dateUtc="2024-10-25T16:01:00Z">
              <w:r>
                <w:t>1.00E-2</w:t>
              </w:r>
            </w:ins>
          </w:p>
        </w:tc>
        <w:tc>
          <w:tcPr>
            <w:tcW w:w="1800" w:type="dxa"/>
            <w:tcBorders>
              <w:top w:val="single" w:sz="4" w:space="0" w:color="auto"/>
              <w:left w:val="single" w:sz="4" w:space="0" w:color="auto"/>
              <w:bottom w:val="single" w:sz="4" w:space="0" w:color="auto"/>
              <w:right w:val="single" w:sz="4" w:space="0" w:color="auto"/>
            </w:tcBorders>
            <w:tcPrChange w:id="2231" w:author="Walgren, Patrick" w:date="2024-10-25T10:10:00Z" w16du:dateUtc="2024-10-25T16:10:00Z">
              <w:tcPr>
                <w:tcW w:w="1800" w:type="dxa"/>
                <w:gridSpan w:val="3"/>
              </w:tcPr>
            </w:tcPrChange>
          </w:tcPr>
          <w:p w14:paraId="23127E8B" w14:textId="015C48DF" w:rsidR="008961C1" w:rsidRDefault="00063127" w:rsidP="008961C1">
            <w:pPr>
              <w:rPr>
                <w:ins w:id="2232" w:author="Walgren, Patrick" w:date="2024-10-25T09:52:00Z" w16du:dateUtc="2024-10-25T15:52:00Z"/>
              </w:rPr>
            </w:pPr>
            <w:ins w:id="2233" w:author="Walgren, Patrick" w:date="2024-10-25T10:06:00Z" w16du:dateUtc="2024-10-25T16:06:00Z">
              <w:r>
                <w:t>1.14E-2</w:t>
              </w:r>
            </w:ins>
          </w:p>
        </w:tc>
        <w:tc>
          <w:tcPr>
            <w:tcW w:w="1800" w:type="dxa"/>
            <w:tcBorders>
              <w:top w:val="single" w:sz="4" w:space="0" w:color="auto"/>
              <w:left w:val="single" w:sz="4" w:space="0" w:color="auto"/>
              <w:bottom w:val="single" w:sz="4" w:space="0" w:color="auto"/>
            </w:tcBorders>
            <w:shd w:val="clear" w:color="auto" w:fill="DEEAF6" w:themeFill="accent5" w:themeFillTint="33"/>
            <w:tcPrChange w:id="2234" w:author="Walgren, Patrick" w:date="2024-10-25T10:10:00Z" w16du:dateUtc="2024-10-25T16:10:00Z">
              <w:tcPr>
                <w:tcW w:w="1800" w:type="dxa"/>
                <w:gridSpan w:val="3"/>
                <w:shd w:val="clear" w:color="auto" w:fill="E2EFD9" w:themeFill="accent6" w:themeFillTint="33"/>
              </w:tcPr>
            </w:tcPrChange>
          </w:tcPr>
          <w:p w14:paraId="178D5910" w14:textId="77F61C7A" w:rsidR="008961C1" w:rsidRDefault="00754983" w:rsidP="008961C1">
            <w:pPr>
              <w:rPr>
                <w:ins w:id="2235" w:author="Walgren, Patrick" w:date="2024-10-25T09:52:00Z" w16du:dateUtc="2024-10-25T15:52:00Z"/>
              </w:rPr>
            </w:pPr>
            <w:ins w:id="2236" w:author="Walgren, Patrick" w:date="2024-10-25T10:07:00Z" w16du:dateUtc="2024-10-25T16:07:00Z">
              <w:r>
                <w:t>1.14E-2</w:t>
              </w:r>
            </w:ins>
          </w:p>
        </w:tc>
      </w:tr>
      <w:tr w:rsidR="00754983" w14:paraId="2C0B064C" w14:textId="77777777" w:rsidTr="002F1F7B">
        <w:tblPrEx>
          <w:tblPrExChange w:id="2237" w:author="Walgren, Patrick" w:date="2024-10-25T10:11:00Z" w16du:dateUtc="2024-10-25T16:11:00Z">
            <w:tblPrEx>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2238" w:author="Walgren, Patrick" w:date="2024-10-25T09:52:00Z" w16du:dateUtc="2024-10-25T15:52:00Z"/>
          <w:trPrChange w:id="2239" w:author="Walgren, Patrick" w:date="2024-10-25T10:11:00Z" w16du:dateUtc="2024-10-25T16:11:00Z">
            <w:trPr>
              <w:gridAfter w:val="0"/>
            </w:trPr>
          </w:trPrChange>
        </w:trPr>
        <w:tc>
          <w:tcPr>
            <w:tcW w:w="3240" w:type="dxa"/>
            <w:tcBorders>
              <w:top w:val="single" w:sz="4" w:space="0" w:color="auto"/>
              <w:bottom w:val="single" w:sz="4" w:space="0" w:color="auto"/>
              <w:right w:val="single" w:sz="4" w:space="0" w:color="auto"/>
            </w:tcBorders>
            <w:vAlign w:val="center"/>
            <w:tcPrChange w:id="2240" w:author="Walgren, Patrick" w:date="2024-10-25T10:11:00Z" w16du:dateUtc="2024-10-25T16:11:00Z">
              <w:tcPr>
                <w:tcW w:w="3240" w:type="dxa"/>
                <w:gridSpan w:val="4"/>
                <w:vAlign w:val="center"/>
              </w:tcPr>
            </w:tcPrChange>
          </w:tcPr>
          <w:p w14:paraId="26276274" w14:textId="723BDB45" w:rsidR="008961C1" w:rsidRPr="00754983" w:rsidRDefault="008961C1" w:rsidP="008961C1">
            <w:pPr>
              <w:jc w:val="center"/>
              <w:rPr>
                <w:ins w:id="2241" w:author="Walgren, Patrick" w:date="2024-10-25T09:52:00Z" w16du:dateUtc="2024-10-25T15:52:00Z"/>
                <w:rFonts w:ascii="Calibri" w:eastAsia="Calibri" w:hAnsi="Calibri" w:cs="Times New Roman"/>
                <w:b/>
                <w:bCs/>
                <w:rPrChange w:id="2242" w:author="Walgren, Patrick" w:date="2024-10-25T10:08:00Z" w16du:dateUtc="2024-10-25T16:08:00Z">
                  <w:rPr>
                    <w:ins w:id="2243" w:author="Walgren, Patrick" w:date="2024-10-25T09:52:00Z" w16du:dateUtc="2024-10-25T15:52:00Z"/>
                    <w:rFonts w:ascii="Calibri" w:eastAsia="Calibri" w:hAnsi="Calibri" w:cs="Times New Roman"/>
                  </w:rPr>
                </w:rPrChange>
              </w:rPr>
              <w:pPrChange w:id="2244" w:author="Walgren, Patrick" w:date="2024-10-25T09:58:00Z" w16du:dateUtc="2024-10-25T15:58:00Z">
                <w:pPr/>
              </w:pPrChange>
            </w:pPr>
            <m:oMath>
              <m:sSub>
                <m:sSubPr>
                  <m:ctrlPr>
                    <w:ins w:id="2245" w:author="Walgren, Patrick" w:date="2024-10-25T09:54:00Z" w16du:dateUtc="2024-10-25T15:54:00Z">
                      <w:rPr>
                        <w:rFonts w:ascii="Cambria Math" w:eastAsia="Calibri" w:hAnsi="Cambria Math" w:cs="Times New Roman"/>
                        <w:b/>
                        <w:bCs/>
                        <w:i/>
                        <w:vertAlign w:val="subscript"/>
                        <w:rPrChange w:id="2246" w:author="Walgren, Patrick" w:date="2024-10-25T10:08:00Z" w16du:dateUtc="2024-10-25T16:08:00Z">
                          <w:rPr>
                            <w:rFonts w:ascii="Cambria Math" w:eastAsia="Calibri" w:hAnsi="Cambria Math" w:cs="Times New Roman"/>
                            <w:i/>
                            <w:vertAlign w:val="subscript"/>
                          </w:rPr>
                        </w:rPrChange>
                      </w:rPr>
                    </w:ins>
                  </m:ctrlPr>
                </m:sSubPr>
                <m:e>
                  <m:r>
                    <w:ins w:id="2247" w:author="Walgren, Patrick" w:date="2024-10-25T09:54:00Z" w16du:dateUtc="2024-10-25T15:54:00Z">
                      <m:rPr>
                        <m:sty m:val="bi"/>
                      </m:rPr>
                      <w:rPr>
                        <w:rFonts w:ascii="Cambria Math" w:eastAsia="Calibri" w:hAnsi="Cambria Math" w:cs="Times New Roman"/>
                        <w:vertAlign w:val="subscript"/>
                      </w:rPr>
                      <m:t>n</m:t>
                    </w:ins>
                  </m:r>
                </m:e>
                <m:sub>
                  <m:r>
                    <w:ins w:id="2248" w:author="Walgren, Patrick" w:date="2024-10-25T09:54:00Z" w16du:dateUtc="2024-10-25T15:54:00Z">
                      <m:rPr>
                        <m:sty m:val="bi"/>
                      </m:rPr>
                      <w:rPr>
                        <w:rFonts w:ascii="Cambria Math" w:eastAsia="Calibri" w:hAnsi="Cambria Math" w:cs="Times New Roman"/>
                        <w:vertAlign w:val="subscript"/>
                      </w:rPr>
                      <m:t>1</m:t>
                    </w:ins>
                  </m:r>
                </m:sub>
              </m:sSub>
            </m:oMath>
            <w:ins w:id="2249" w:author="Walgren, Patrick" w:date="2024-10-25T09:57:00Z" w16du:dateUtc="2024-10-25T15:57:00Z">
              <w:r w:rsidRPr="00754983">
                <w:rPr>
                  <w:rFonts w:ascii="Calibri" w:eastAsia="Calibri" w:hAnsi="Calibri" w:cs="Times New Roman"/>
                  <w:b/>
                  <w:bCs/>
                  <w:rPrChange w:id="2250" w:author="Walgren, Patrick" w:date="2024-10-25T10:08:00Z" w16du:dateUtc="2024-10-25T16:08:00Z">
                    <w:rPr>
                      <w:rFonts w:ascii="Calibri" w:eastAsia="Calibri" w:hAnsi="Calibri" w:cs="Times New Roman"/>
                      <w:vertAlign w:val="subscript"/>
                    </w:rPr>
                  </w:rPrChange>
                </w:rPr>
                <w:t xml:space="preserve"> (-)</w:t>
              </w:r>
            </w:ins>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Change w:id="2251" w:author="Walgren, Patrick" w:date="2024-10-25T10:11:00Z" w16du:dateUtc="2024-10-25T16:11:00Z">
              <w:tcPr>
                <w:tcW w:w="1800" w:type="dxa"/>
                <w:gridSpan w:val="3"/>
                <w:shd w:val="clear" w:color="auto" w:fill="E2EFD9" w:themeFill="accent6" w:themeFillTint="33"/>
              </w:tcPr>
            </w:tcPrChange>
          </w:tcPr>
          <w:p w14:paraId="4FF8C01A" w14:textId="1071EFB6" w:rsidR="008961C1" w:rsidRDefault="00063127" w:rsidP="008961C1">
            <w:pPr>
              <w:rPr>
                <w:ins w:id="2252" w:author="Walgren, Patrick" w:date="2024-10-25T09:52:00Z" w16du:dateUtc="2024-10-25T15:52:00Z"/>
              </w:rPr>
            </w:pPr>
            <w:ins w:id="2253" w:author="Walgren, Patrick" w:date="2024-10-25T10:01:00Z" w16du:dateUtc="2024-10-25T16:01:00Z">
              <w:r>
                <w:t>1</w:t>
              </w:r>
            </w:ins>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Change w:id="2254" w:author="Walgren, Patrick" w:date="2024-10-25T10:11:00Z" w16du:dateUtc="2024-10-25T16:11:00Z">
              <w:tcPr>
                <w:tcW w:w="1800" w:type="dxa"/>
                <w:gridSpan w:val="3"/>
                <w:shd w:val="clear" w:color="auto" w:fill="E2EFD9" w:themeFill="accent6" w:themeFillTint="33"/>
              </w:tcPr>
            </w:tcPrChange>
          </w:tcPr>
          <w:p w14:paraId="14EE759F" w14:textId="257F70BB" w:rsidR="008961C1" w:rsidRDefault="00063127" w:rsidP="008961C1">
            <w:pPr>
              <w:rPr>
                <w:ins w:id="2255" w:author="Walgren, Patrick" w:date="2024-10-25T09:52:00Z" w16du:dateUtc="2024-10-25T15:52:00Z"/>
              </w:rPr>
            </w:pPr>
            <w:ins w:id="2256" w:author="Walgren, Patrick" w:date="2024-10-25T10:06:00Z" w16du:dateUtc="2024-10-25T16:06:00Z">
              <w:r>
                <w:t>1</w:t>
              </w:r>
            </w:ins>
          </w:p>
        </w:tc>
        <w:tc>
          <w:tcPr>
            <w:tcW w:w="1800" w:type="dxa"/>
            <w:tcBorders>
              <w:top w:val="single" w:sz="4" w:space="0" w:color="auto"/>
              <w:left w:val="single" w:sz="4" w:space="0" w:color="auto"/>
              <w:bottom w:val="single" w:sz="4" w:space="0" w:color="auto"/>
            </w:tcBorders>
            <w:tcPrChange w:id="2257" w:author="Walgren, Patrick" w:date="2024-10-25T10:11:00Z" w16du:dateUtc="2024-10-25T16:11:00Z">
              <w:tcPr>
                <w:tcW w:w="1800" w:type="dxa"/>
                <w:gridSpan w:val="3"/>
              </w:tcPr>
            </w:tcPrChange>
          </w:tcPr>
          <w:p w14:paraId="1B2315E1" w14:textId="17989CDA" w:rsidR="008961C1" w:rsidRDefault="00754983" w:rsidP="008961C1">
            <w:pPr>
              <w:rPr>
                <w:ins w:id="2258" w:author="Walgren, Patrick" w:date="2024-10-25T09:52:00Z" w16du:dateUtc="2024-10-25T15:52:00Z"/>
              </w:rPr>
            </w:pPr>
            <w:ins w:id="2259" w:author="Walgren, Patrick" w:date="2024-10-25T10:08:00Z" w16du:dateUtc="2024-10-25T16:08:00Z">
              <w:r>
                <w:t>0.877</w:t>
              </w:r>
            </w:ins>
          </w:p>
        </w:tc>
      </w:tr>
      <w:tr w:rsidR="00754983" w14:paraId="62930AE8" w14:textId="77777777" w:rsidTr="002F1F7B">
        <w:tblPrEx>
          <w:tblPrExChange w:id="2260" w:author="Walgren, Patrick" w:date="2024-10-25T10:11:00Z" w16du:dateUtc="2024-10-25T16:11:00Z">
            <w:tblPrEx>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2261" w:author="Walgren, Patrick" w:date="2024-10-25T09:52:00Z" w16du:dateUtc="2024-10-25T15:52:00Z"/>
          <w:trPrChange w:id="2262" w:author="Walgren, Patrick" w:date="2024-10-25T10:11:00Z" w16du:dateUtc="2024-10-25T16:11:00Z">
            <w:trPr>
              <w:gridAfter w:val="0"/>
            </w:trPr>
          </w:trPrChange>
        </w:trPr>
        <w:tc>
          <w:tcPr>
            <w:tcW w:w="3240" w:type="dxa"/>
            <w:tcBorders>
              <w:top w:val="single" w:sz="4" w:space="0" w:color="auto"/>
              <w:bottom w:val="single" w:sz="4" w:space="0" w:color="auto"/>
              <w:right w:val="single" w:sz="4" w:space="0" w:color="auto"/>
            </w:tcBorders>
            <w:vAlign w:val="center"/>
            <w:tcPrChange w:id="2263" w:author="Walgren, Patrick" w:date="2024-10-25T10:11:00Z" w16du:dateUtc="2024-10-25T16:11:00Z">
              <w:tcPr>
                <w:tcW w:w="3240" w:type="dxa"/>
                <w:gridSpan w:val="4"/>
                <w:vAlign w:val="center"/>
              </w:tcPr>
            </w:tcPrChange>
          </w:tcPr>
          <w:p w14:paraId="23FF9D6B" w14:textId="134D33AC" w:rsidR="008961C1" w:rsidRPr="00754983" w:rsidRDefault="008961C1" w:rsidP="008961C1">
            <w:pPr>
              <w:jc w:val="center"/>
              <w:rPr>
                <w:ins w:id="2264" w:author="Walgren, Patrick" w:date="2024-10-25T09:52:00Z" w16du:dateUtc="2024-10-25T15:52:00Z"/>
                <w:rFonts w:ascii="Calibri" w:eastAsia="Calibri" w:hAnsi="Calibri" w:cs="Times New Roman"/>
                <w:b/>
                <w:bCs/>
                <w:rPrChange w:id="2265" w:author="Walgren, Patrick" w:date="2024-10-25T10:08:00Z" w16du:dateUtc="2024-10-25T16:08:00Z">
                  <w:rPr>
                    <w:ins w:id="2266" w:author="Walgren, Patrick" w:date="2024-10-25T09:52:00Z" w16du:dateUtc="2024-10-25T15:52:00Z"/>
                    <w:rFonts w:ascii="Calibri" w:eastAsia="Calibri" w:hAnsi="Calibri" w:cs="Times New Roman"/>
                  </w:rPr>
                </w:rPrChange>
              </w:rPr>
              <w:pPrChange w:id="2267" w:author="Walgren, Patrick" w:date="2024-10-25T09:58:00Z" w16du:dateUtc="2024-10-25T15:58:00Z">
                <w:pPr/>
              </w:pPrChange>
            </w:pPr>
            <m:oMath>
              <m:sSub>
                <m:sSubPr>
                  <m:ctrlPr>
                    <w:ins w:id="2268" w:author="Walgren, Patrick" w:date="2024-10-25T09:54:00Z" w16du:dateUtc="2024-10-25T15:54:00Z">
                      <w:rPr>
                        <w:rFonts w:ascii="Cambria Math" w:eastAsia="Calibri" w:hAnsi="Cambria Math" w:cs="Times New Roman"/>
                        <w:b/>
                        <w:bCs/>
                        <w:i/>
                        <w:vertAlign w:val="subscript"/>
                        <w:rPrChange w:id="2269" w:author="Walgren, Patrick" w:date="2024-10-25T10:08:00Z" w16du:dateUtc="2024-10-25T16:08:00Z">
                          <w:rPr>
                            <w:rFonts w:ascii="Cambria Math" w:eastAsia="Calibri" w:hAnsi="Cambria Math" w:cs="Times New Roman"/>
                            <w:i/>
                            <w:vertAlign w:val="subscript"/>
                          </w:rPr>
                        </w:rPrChange>
                      </w:rPr>
                    </w:ins>
                  </m:ctrlPr>
                </m:sSubPr>
                <m:e>
                  <m:r>
                    <w:ins w:id="2270" w:author="Walgren, Patrick" w:date="2024-10-25T09:54:00Z" w16du:dateUtc="2024-10-25T15:54:00Z">
                      <m:rPr>
                        <m:sty m:val="bi"/>
                      </m:rPr>
                      <w:rPr>
                        <w:rFonts w:ascii="Cambria Math" w:eastAsia="Calibri" w:hAnsi="Cambria Math" w:cs="Times New Roman"/>
                        <w:vertAlign w:val="subscript"/>
                      </w:rPr>
                      <m:t>n</m:t>
                    </w:ins>
                  </m:r>
                </m:e>
                <m:sub>
                  <m:r>
                    <w:ins w:id="2271" w:author="Walgren, Patrick" w:date="2024-10-25T09:54:00Z" w16du:dateUtc="2024-10-25T15:54:00Z">
                      <m:rPr>
                        <m:sty m:val="bi"/>
                      </m:rPr>
                      <w:rPr>
                        <w:rFonts w:ascii="Cambria Math" w:eastAsia="Calibri" w:hAnsi="Cambria Math" w:cs="Times New Roman"/>
                        <w:vertAlign w:val="subscript"/>
                      </w:rPr>
                      <m:t>2</m:t>
                    </w:ins>
                  </m:r>
                </m:sub>
              </m:sSub>
            </m:oMath>
            <w:ins w:id="2272" w:author="Walgren, Patrick" w:date="2024-10-25T09:57:00Z" w16du:dateUtc="2024-10-25T15:57:00Z">
              <w:r w:rsidRPr="00754983">
                <w:rPr>
                  <w:rFonts w:ascii="Calibri" w:eastAsia="Calibri" w:hAnsi="Calibri" w:cs="Times New Roman"/>
                  <w:b/>
                  <w:bCs/>
                  <w:rPrChange w:id="2273" w:author="Walgren, Patrick" w:date="2024-10-25T10:08:00Z" w16du:dateUtc="2024-10-25T16:08:00Z">
                    <w:rPr>
                      <w:rFonts w:ascii="Calibri" w:eastAsia="Calibri" w:hAnsi="Calibri" w:cs="Times New Roman"/>
                    </w:rPr>
                  </w:rPrChange>
                </w:rPr>
                <w:t xml:space="preserve"> (-)</w:t>
              </w:r>
            </w:ins>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Change w:id="2274" w:author="Walgren, Patrick" w:date="2024-10-25T10:11:00Z" w16du:dateUtc="2024-10-25T16:11:00Z">
              <w:tcPr>
                <w:tcW w:w="1800" w:type="dxa"/>
                <w:gridSpan w:val="3"/>
                <w:shd w:val="clear" w:color="auto" w:fill="E2EFD9" w:themeFill="accent6" w:themeFillTint="33"/>
              </w:tcPr>
            </w:tcPrChange>
          </w:tcPr>
          <w:p w14:paraId="2046C9FF" w14:textId="277D6CC5" w:rsidR="008961C1" w:rsidRDefault="00063127" w:rsidP="008961C1">
            <w:pPr>
              <w:rPr>
                <w:ins w:id="2275" w:author="Walgren, Patrick" w:date="2024-10-25T09:52:00Z" w16du:dateUtc="2024-10-25T15:52:00Z"/>
              </w:rPr>
            </w:pPr>
            <w:ins w:id="2276" w:author="Walgren, Patrick" w:date="2024-10-25T10:01:00Z" w16du:dateUtc="2024-10-25T16:01:00Z">
              <w:r>
                <w:t>1</w:t>
              </w:r>
            </w:ins>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Change w:id="2277" w:author="Walgren, Patrick" w:date="2024-10-25T10:11:00Z" w16du:dateUtc="2024-10-25T16:11:00Z">
              <w:tcPr>
                <w:tcW w:w="1800" w:type="dxa"/>
                <w:gridSpan w:val="3"/>
                <w:shd w:val="clear" w:color="auto" w:fill="E2EFD9" w:themeFill="accent6" w:themeFillTint="33"/>
              </w:tcPr>
            </w:tcPrChange>
          </w:tcPr>
          <w:p w14:paraId="56BFF0FC" w14:textId="61203D96" w:rsidR="008961C1" w:rsidRDefault="00063127" w:rsidP="008961C1">
            <w:pPr>
              <w:rPr>
                <w:ins w:id="2278" w:author="Walgren, Patrick" w:date="2024-10-25T09:52:00Z" w16du:dateUtc="2024-10-25T15:52:00Z"/>
              </w:rPr>
            </w:pPr>
            <w:ins w:id="2279" w:author="Walgren, Patrick" w:date="2024-10-25T10:06:00Z" w16du:dateUtc="2024-10-25T16:06:00Z">
              <w:r>
                <w:t>1</w:t>
              </w:r>
            </w:ins>
          </w:p>
        </w:tc>
        <w:tc>
          <w:tcPr>
            <w:tcW w:w="1800" w:type="dxa"/>
            <w:tcBorders>
              <w:top w:val="single" w:sz="4" w:space="0" w:color="auto"/>
              <w:left w:val="single" w:sz="4" w:space="0" w:color="auto"/>
              <w:bottom w:val="single" w:sz="4" w:space="0" w:color="auto"/>
            </w:tcBorders>
            <w:tcPrChange w:id="2280" w:author="Walgren, Patrick" w:date="2024-10-25T10:11:00Z" w16du:dateUtc="2024-10-25T16:11:00Z">
              <w:tcPr>
                <w:tcW w:w="1800" w:type="dxa"/>
                <w:gridSpan w:val="3"/>
              </w:tcPr>
            </w:tcPrChange>
          </w:tcPr>
          <w:p w14:paraId="1C8CD9FA" w14:textId="1251B25C" w:rsidR="008961C1" w:rsidRDefault="00754983" w:rsidP="008961C1">
            <w:pPr>
              <w:rPr>
                <w:ins w:id="2281" w:author="Walgren, Patrick" w:date="2024-10-25T09:52:00Z" w16du:dateUtc="2024-10-25T15:52:00Z"/>
              </w:rPr>
            </w:pPr>
            <w:ins w:id="2282" w:author="Walgren, Patrick" w:date="2024-10-25T10:08:00Z" w16du:dateUtc="2024-10-25T16:08:00Z">
              <w:r>
                <w:t>0.412</w:t>
              </w:r>
            </w:ins>
          </w:p>
        </w:tc>
      </w:tr>
      <w:tr w:rsidR="00754983" w14:paraId="00D077DB" w14:textId="77777777" w:rsidTr="002F1F7B">
        <w:tblPrEx>
          <w:tblPrExChange w:id="2283" w:author="Walgren, Patrick" w:date="2024-10-25T10:11:00Z" w16du:dateUtc="2024-10-25T16:11:00Z">
            <w:tblPrEx>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2284" w:author="Walgren, Patrick" w:date="2024-10-25T09:52:00Z" w16du:dateUtc="2024-10-25T15:52:00Z"/>
          <w:trPrChange w:id="2285" w:author="Walgren, Patrick" w:date="2024-10-25T10:11:00Z" w16du:dateUtc="2024-10-25T16:11:00Z">
            <w:trPr>
              <w:gridAfter w:val="0"/>
            </w:trPr>
          </w:trPrChange>
        </w:trPr>
        <w:tc>
          <w:tcPr>
            <w:tcW w:w="3240" w:type="dxa"/>
            <w:tcBorders>
              <w:top w:val="single" w:sz="4" w:space="0" w:color="auto"/>
              <w:bottom w:val="single" w:sz="4" w:space="0" w:color="auto"/>
              <w:right w:val="single" w:sz="4" w:space="0" w:color="auto"/>
            </w:tcBorders>
            <w:vAlign w:val="center"/>
            <w:tcPrChange w:id="2286" w:author="Walgren, Patrick" w:date="2024-10-25T10:11:00Z" w16du:dateUtc="2024-10-25T16:11:00Z">
              <w:tcPr>
                <w:tcW w:w="3240" w:type="dxa"/>
                <w:gridSpan w:val="4"/>
                <w:vAlign w:val="center"/>
              </w:tcPr>
            </w:tcPrChange>
          </w:tcPr>
          <w:p w14:paraId="61EE78A6" w14:textId="4439D9BB" w:rsidR="008961C1" w:rsidRPr="00754983" w:rsidRDefault="008961C1" w:rsidP="008961C1">
            <w:pPr>
              <w:jc w:val="center"/>
              <w:rPr>
                <w:ins w:id="2287" w:author="Walgren, Patrick" w:date="2024-10-25T09:52:00Z" w16du:dateUtc="2024-10-25T15:52:00Z"/>
                <w:rFonts w:ascii="Calibri" w:eastAsia="Calibri" w:hAnsi="Calibri" w:cs="Times New Roman"/>
                <w:b/>
                <w:bCs/>
                <w:vertAlign w:val="subscript"/>
                <w:rPrChange w:id="2288" w:author="Walgren, Patrick" w:date="2024-10-25T10:08:00Z" w16du:dateUtc="2024-10-25T16:08:00Z">
                  <w:rPr>
                    <w:ins w:id="2289" w:author="Walgren, Patrick" w:date="2024-10-25T09:52:00Z" w16du:dateUtc="2024-10-25T15:52:00Z"/>
                    <w:rFonts w:ascii="Calibri" w:eastAsia="Calibri" w:hAnsi="Calibri" w:cs="Times New Roman"/>
                    <w:vertAlign w:val="subscript"/>
                  </w:rPr>
                </w:rPrChange>
              </w:rPr>
              <w:pPrChange w:id="2290" w:author="Walgren, Patrick" w:date="2024-10-25T09:58:00Z" w16du:dateUtc="2024-10-25T15:58:00Z">
                <w:pPr/>
              </w:pPrChange>
            </w:pPr>
            <m:oMath>
              <m:sSub>
                <m:sSubPr>
                  <m:ctrlPr>
                    <w:ins w:id="2291" w:author="Walgren, Patrick" w:date="2024-10-25T09:54:00Z" w16du:dateUtc="2024-10-25T15:54:00Z">
                      <w:rPr>
                        <w:rFonts w:ascii="Cambria Math" w:eastAsia="Calibri" w:hAnsi="Cambria Math" w:cs="Times New Roman"/>
                        <w:b/>
                        <w:bCs/>
                        <w:i/>
                        <w:vertAlign w:val="subscript"/>
                        <w:rPrChange w:id="2292" w:author="Walgren, Patrick" w:date="2024-10-25T10:08:00Z" w16du:dateUtc="2024-10-25T16:08:00Z">
                          <w:rPr>
                            <w:rFonts w:ascii="Cambria Math" w:eastAsia="Calibri" w:hAnsi="Cambria Math" w:cs="Times New Roman"/>
                            <w:i/>
                            <w:vertAlign w:val="subscript"/>
                          </w:rPr>
                        </w:rPrChange>
                      </w:rPr>
                    </w:ins>
                  </m:ctrlPr>
                </m:sSubPr>
                <m:e>
                  <m:r>
                    <w:ins w:id="2293" w:author="Walgren, Patrick" w:date="2024-10-25T09:54:00Z" w16du:dateUtc="2024-10-25T15:54:00Z">
                      <m:rPr>
                        <m:sty m:val="bi"/>
                      </m:rPr>
                      <w:rPr>
                        <w:rFonts w:ascii="Cambria Math" w:eastAsia="Calibri" w:hAnsi="Cambria Math" w:cs="Times New Roman"/>
                        <w:vertAlign w:val="subscript"/>
                      </w:rPr>
                      <m:t>n</m:t>
                    </w:ins>
                  </m:r>
                </m:e>
                <m:sub>
                  <m:r>
                    <w:ins w:id="2294" w:author="Walgren, Patrick" w:date="2024-10-25T09:54:00Z" w16du:dateUtc="2024-10-25T15:54:00Z">
                      <m:rPr>
                        <m:sty m:val="bi"/>
                      </m:rPr>
                      <w:rPr>
                        <w:rFonts w:ascii="Cambria Math" w:eastAsia="Calibri" w:hAnsi="Cambria Math" w:cs="Times New Roman"/>
                        <w:vertAlign w:val="subscript"/>
                      </w:rPr>
                      <m:t>3</m:t>
                    </w:ins>
                  </m:r>
                </m:sub>
              </m:sSub>
            </m:oMath>
            <w:ins w:id="2295" w:author="Walgren, Patrick" w:date="2024-10-25T09:57:00Z" w16du:dateUtc="2024-10-25T15:57:00Z">
              <w:r w:rsidRPr="00754983">
                <w:rPr>
                  <w:rFonts w:ascii="Calibri" w:eastAsia="Calibri" w:hAnsi="Calibri" w:cs="Times New Roman"/>
                  <w:b/>
                  <w:bCs/>
                  <w:rPrChange w:id="2296" w:author="Walgren, Patrick" w:date="2024-10-25T10:08:00Z" w16du:dateUtc="2024-10-25T16:08:00Z">
                    <w:rPr>
                      <w:rFonts w:ascii="Calibri" w:eastAsia="Calibri" w:hAnsi="Calibri" w:cs="Times New Roman"/>
                    </w:rPr>
                  </w:rPrChange>
                </w:rPr>
                <w:t xml:space="preserve"> (-)</w:t>
              </w:r>
            </w:ins>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Change w:id="2297" w:author="Walgren, Patrick" w:date="2024-10-25T10:11:00Z" w16du:dateUtc="2024-10-25T16:11:00Z">
              <w:tcPr>
                <w:tcW w:w="1800" w:type="dxa"/>
                <w:gridSpan w:val="3"/>
                <w:shd w:val="clear" w:color="auto" w:fill="E2EFD9" w:themeFill="accent6" w:themeFillTint="33"/>
              </w:tcPr>
            </w:tcPrChange>
          </w:tcPr>
          <w:p w14:paraId="149755AB" w14:textId="1A71184B" w:rsidR="008961C1" w:rsidRDefault="00063127" w:rsidP="008961C1">
            <w:pPr>
              <w:rPr>
                <w:ins w:id="2298" w:author="Walgren, Patrick" w:date="2024-10-25T09:52:00Z" w16du:dateUtc="2024-10-25T15:52:00Z"/>
              </w:rPr>
            </w:pPr>
            <w:ins w:id="2299" w:author="Walgren, Patrick" w:date="2024-10-25T10:01:00Z" w16du:dateUtc="2024-10-25T16:01:00Z">
              <w:r>
                <w:t>1</w:t>
              </w:r>
            </w:ins>
          </w:p>
        </w:tc>
        <w:tc>
          <w:tcPr>
            <w:tcW w:w="1800" w:type="dxa"/>
            <w:tcBorders>
              <w:top w:val="single" w:sz="4" w:space="0" w:color="auto"/>
              <w:left w:val="single" w:sz="4" w:space="0" w:color="auto"/>
              <w:bottom w:val="single" w:sz="4" w:space="0" w:color="auto"/>
              <w:right w:val="single" w:sz="4" w:space="0" w:color="auto"/>
            </w:tcBorders>
            <w:shd w:val="clear" w:color="auto" w:fill="DEEAF6" w:themeFill="accent5" w:themeFillTint="33"/>
            <w:tcPrChange w:id="2300" w:author="Walgren, Patrick" w:date="2024-10-25T10:11:00Z" w16du:dateUtc="2024-10-25T16:11:00Z">
              <w:tcPr>
                <w:tcW w:w="1800" w:type="dxa"/>
                <w:gridSpan w:val="3"/>
                <w:shd w:val="clear" w:color="auto" w:fill="E2EFD9" w:themeFill="accent6" w:themeFillTint="33"/>
              </w:tcPr>
            </w:tcPrChange>
          </w:tcPr>
          <w:p w14:paraId="0CBE410A" w14:textId="31E4F6C6" w:rsidR="008961C1" w:rsidRDefault="00063127" w:rsidP="008961C1">
            <w:pPr>
              <w:rPr>
                <w:ins w:id="2301" w:author="Walgren, Patrick" w:date="2024-10-25T09:52:00Z" w16du:dateUtc="2024-10-25T15:52:00Z"/>
              </w:rPr>
            </w:pPr>
            <w:ins w:id="2302" w:author="Walgren, Patrick" w:date="2024-10-25T10:06:00Z" w16du:dateUtc="2024-10-25T16:06:00Z">
              <w:r>
                <w:t>1</w:t>
              </w:r>
            </w:ins>
          </w:p>
        </w:tc>
        <w:tc>
          <w:tcPr>
            <w:tcW w:w="1800" w:type="dxa"/>
            <w:tcBorders>
              <w:top w:val="single" w:sz="4" w:space="0" w:color="auto"/>
              <w:left w:val="single" w:sz="4" w:space="0" w:color="auto"/>
              <w:bottom w:val="single" w:sz="4" w:space="0" w:color="auto"/>
            </w:tcBorders>
            <w:tcPrChange w:id="2303" w:author="Walgren, Patrick" w:date="2024-10-25T10:11:00Z" w16du:dateUtc="2024-10-25T16:11:00Z">
              <w:tcPr>
                <w:tcW w:w="1800" w:type="dxa"/>
                <w:gridSpan w:val="3"/>
              </w:tcPr>
            </w:tcPrChange>
          </w:tcPr>
          <w:p w14:paraId="79D1CDC8" w14:textId="54A1E270" w:rsidR="008961C1" w:rsidRDefault="00754983" w:rsidP="008961C1">
            <w:pPr>
              <w:rPr>
                <w:ins w:id="2304" w:author="Walgren, Patrick" w:date="2024-10-25T09:52:00Z" w16du:dateUtc="2024-10-25T15:52:00Z"/>
              </w:rPr>
            </w:pPr>
            <w:ins w:id="2305" w:author="Walgren, Patrick" w:date="2024-10-25T10:08:00Z" w16du:dateUtc="2024-10-25T16:08:00Z">
              <w:r>
                <w:t>0.505</w:t>
              </w:r>
            </w:ins>
          </w:p>
        </w:tc>
      </w:tr>
      <w:tr w:rsidR="00754983" w14:paraId="61EB3347" w14:textId="77777777" w:rsidTr="002F1F7B">
        <w:tblPrEx>
          <w:tblPrExChange w:id="2306" w:author="Walgren, Patrick" w:date="2024-10-25T10:11:00Z" w16du:dateUtc="2024-10-25T16:11:00Z">
            <w:tblPrEx>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2307" w:author="Walgren, Patrick" w:date="2024-10-25T09:52:00Z" w16du:dateUtc="2024-10-25T15:52:00Z"/>
          <w:trPrChange w:id="2308" w:author="Walgren, Patrick" w:date="2024-10-25T10:11:00Z" w16du:dateUtc="2024-10-25T16:11:00Z">
            <w:trPr>
              <w:gridAfter w:val="0"/>
            </w:trPr>
          </w:trPrChange>
        </w:trPr>
        <w:tc>
          <w:tcPr>
            <w:tcW w:w="3240" w:type="dxa"/>
            <w:tcBorders>
              <w:top w:val="single" w:sz="4" w:space="0" w:color="auto"/>
              <w:right w:val="single" w:sz="4" w:space="0" w:color="auto"/>
            </w:tcBorders>
            <w:vAlign w:val="center"/>
            <w:tcPrChange w:id="2309" w:author="Walgren, Patrick" w:date="2024-10-25T10:11:00Z" w16du:dateUtc="2024-10-25T16:11:00Z">
              <w:tcPr>
                <w:tcW w:w="3240" w:type="dxa"/>
                <w:gridSpan w:val="4"/>
                <w:vAlign w:val="center"/>
              </w:tcPr>
            </w:tcPrChange>
          </w:tcPr>
          <w:p w14:paraId="4B7B2504" w14:textId="53213E0C" w:rsidR="008961C1" w:rsidRPr="00754983" w:rsidRDefault="008961C1" w:rsidP="008961C1">
            <w:pPr>
              <w:jc w:val="center"/>
              <w:rPr>
                <w:ins w:id="2310" w:author="Walgren, Patrick" w:date="2024-10-25T09:52:00Z" w16du:dateUtc="2024-10-25T15:52:00Z"/>
                <w:rFonts w:ascii="Calibri" w:eastAsia="Calibri" w:hAnsi="Calibri" w:cs="Times New Roman"/>
                <w:b/>
                <w:bCs/>
                <w:vertAlign w:val="subscript"/>
                <w:rPrChange w:id="2311" w:author="Walgren, Patrick" w:date="2024-10-25T10:08:00Z" w16du:dateUtc="2024-10-25T16:08:00Z">
                  <w:rPr>
                    <w:ins w:id="2312" w:author="Walgren, Patrick" w:date="2024-10-25T09:52:00Z" w16du:dateUtc="2024-10-25T15:52:00Z"/>
                    <w:rFonts w:ascii="Calibri" w:eastAsia="Calibri" w:hAnsi="Calibri" w:cs="Times New Roman"/>
                    <w:vertAlign w:val="subscript"/>
                  </w:rPr>
                </w:rPrChange>
              </w:rPr>
              <w:pPrChange w:id="2313" w:author="Walgren, Patrick" w:date="2024-10-25T09:58:00Z" w16du:dateUtc="2024-10-25T15:58:00Z">
                <w:pPr/>
              </w:pPrChange>
            </w:pPr>
            <m:oMath>
              <m:sSub>
                <m:sSubPr>
                  <m:ctrlPr>
                    <w:ins w:id="2314" w:author="Walgren, Patrick" w:date="2024-10-25T09:54:00Z" w16du:dateUtc="2024-10-25T15:54:00Z">
                      <w:rPr>
                        <w:rFonts w:ascii="Cambria Math" w:eastAsia="Calibri" w:hAnsi="Cambria Math" w:cs="Times New Roman"/>
                        <w:b/>
                        <w:bCs/>
                        <w:i/>
                        <w:vertAlign w:val="subscript"/>
                        <w:rPrChange w:id="2315" w:author="Walgren, Patrick" w:date="2024-10-25T10:08:00Z" w16du:dateUtc="2024-10-25T16:08:00Z">
                          <w:rPr>
                            <w:rFonts w:ascii="Cambria Math" w:eastAsia="Calibri" w:hAnsi="Cambria Math" w:cs="Times New Roman"/>
                            <w:i/>
                            <w:vertAlign w:val="subscript"/>
                          </w:rPr>
                        </w:rPrChange>
                      </w:rPr>
                    </w:ins>
                  </m:ctrlPr>
                </m:sSubPr>
                <m:e>
                  <m:r>
                    <w:ins w:id="2316" w:author="Walgren, Patrick" w:date="2024-10-25T09:54:00Z" w16du:dateUtc="2024-10-25T15:54:00Z">
                      <m:rPr>
                        <m:sty m:val="bi"/>
                      </m:rPr>
                      <w:rPr>
                        <w:rFonts w:ascii="Cambria Math" w:eastAsia="Calibri" w:hAnsi="Cambria Math" w:cs="Times New Roman"/>
                        <w:vertAlign w:val="subscript"/>
                      </w:rPr>
                      <m:t>n</m:t>
                    </w:ins>
                  </m:r>
                </m:e>
                <m:sub>
                  <m:r>
                    <w:ins w:id="2317" w:author="Walgren, Patrick" w:date="2024-10-25T09:54:00Z" w16du:dateUtc="2024-10-25T15:54:00Z">
                      <m:rPr>
                        <m:sty m:val="bi"/>
                      </m:rPr>
                      <w:rPr>
                        <w:rFonts w:ascii="Cambria Math" w:eastAsia="Calibri" w:hAnsi="Cambria Math" w:cs="Times New Roman"/>
                        <w:vertAlign w:val="subscript"/>
                      </w:rPr>
                      <m:t>4</m:t>
                    </w:ins>
                  </m:r>
                </m:sub>
              </m:sSub>
            </m:oMath>
            <w:ins w:id="2318" w:author="Walgren, Patrick" w:date="2024-10-25T09:58:00Z" w16du:dateUtc="2024-10-25T15:58:00Z">
              <w:r w:rsidRPr="00754983">
                <w:rPr>
                  <w:rFonts w:ascii="Calibri" w:eastAsia="Calibri" w:hAnsi="Calibri" w:cs="Times New Roman"/>
                  <w:b/>
                  <w:bCs/>
                  <w:rPrChange w:id="2319" w:author="Walgren, Patrick" w:date="2024-10-25T10:08:00Z" w16du:dateUtc="2024-10-25T16:08:00Z">
                    <w:rPr>
                      <w:rFonts w:ascii="Calibri" w:eastAsia="Calibri" w:hAnsi="Calibri" w:cs="Times New Roman"/>
                    </w:rPr>
                  </w:rPrChange>
                </w:rPr>
                <w:t xml:space="preserve"> (-)</w:t>
              </w:r>
            </w:ins>
          </w:p>
        </w:tc>
        <w:tc>
          <w:tcPr>
            <w:tcW w:w="1800" w:type="dxa"/>
            <w:tcBorders>
              <w:top w:val="single" w:sz="4" w:space="0" w:color="auto"/>
              <w:left w:val="single" w:sz="4" w:space="0" w:color="auto"/>
              <w:right w:val="single" w:sz="4" w:space="0" w:color="auto"/>
            </w:tcBorders>
            <w:shd w:val="clear" w:color="auto" w:fill="DEEAF6" w:themeFill="accent5" w:themeFillTint="33"/>
            <w:tcPrChange w:id="2320" w:author="Walgren, Patrick" w:date="2024-10-25T10:11:00Z" w16du:dateUtc="2024-10-25T16:11:00Z">
              <w:tcPr>
                <w:tcW w:w="1800" w:type="dxa"/>
                <w:gridSpan w:val="3"/>
                <w:shd w:val="clear" w:color="auto" w:fill="E2EFD9" w:themeFill="accent6" w:themeFillTint="33"/>
              </w:tcPr>
            </w:tcPrChange>
          </w:tcPr>
          <w:p w14:paraId="4E47E9EA" w14:textId="6134A565" w:rsidR="008961C1" w:rsidRDefault="00063127" w:rsidP="008961C1">
            <w:pPr>
              <w:rPr>
                <w:ins w:id="2321" w:author="Walgren, Patrick" w:date="2024-10-25T09:52:00Z" w16du:dateUtc="2024-10-25T15:52:00Z"/>
              </w:rPr>
            </w:pPr>
            <w:ins w:id="2322" w:author="Walgren, Patrick" w:date="2024-10-25T10:01:00Z" w16du:dateUtc="2024-10-25T16:01:00Z">
              <w:r>
                <w:t>1</w:t>
              </w:r>
            </w:ins>
          </w:p>
        </w:tc>
        <w:tc>
          <w:tcPr>
            <w:tcW w:w="1800" w:type="dxa"/>
            <w:tcBorders>
              <w:top w:val="single" w:sz="4" w:space="0" w:color="auto"/>
              <w:left w:val="single" w:sz="4" w:space="0" w:color="auto"/>
              <w:right w:val="single" w:sz="4" w:space="0" w:color="auto"/>
            </w:tcBorders>
            <w:shd w:val="clear" w:color="auto" w:fill="DEEAF6" w:themeFill="accent5" w:themeFillTint="33"/>
            <w:tcPrChange w:id="2323" w:author="Walgren, Patrick" w:date="2024-10-25T10:11:00Z" w16du:dateUtc="2024-10-25T16:11:00Z">
              <w:tcPr>
                <w:tcW w:w="1800" w:type="dxa"/>
                <w:gridSpan w:val="3"/>
                <w:shd w:val="clear" w:color="auto" w:fill="E2EFD9" w:themeFill="accent6" w:themeFillTint="33"/>
              </w:tcPr>
            </w:tcPrChange>
          </w:tcPr>
          <w:p w14:paraId="37E5879B" w14:textId="03307768" w:rsidR="008961C1" w:rsidRDefault="00063127" w:rsidP="008961C1">
            <w:pPr>
              <w:rPr>
                <w:ins w:id="2324" w:author="Walgren, Patrick" w:date="2024-10-25T09:52:00Z" w16du:dateUtc="2024-10-25T15:52:00Z"/>
              </w:rPr>
            </w:pPr>
            <w:ins w:id="2325" w:author="Walgren, Patrick" w:date="2024-10-25T10:06:00Z" w16du:dateUtc="2024-10-25T16:06:00Z">
              <w:r>
                <w:t>1</w:t>
              </w:r>
            </w:ins>
          </w:p>
        </w:tc>
        <w:tc>
          <w:tcPr>
            <w:tcW w:w="1800" w:type="dxa"/>
            <w:tcBorders>
              <w:top w:val="single" w:sz="4" w:space="0" w:color="auto"/>
              <w:left w:val="single" w:sz="4" w:space="0" w:color="auto"/>
            </w:tcBorders>
            <w:tcPrChange w:id="2326" w:author="Walgren, Patrick" w:date="2024-10-25T10:11:00Z" w16du:dateUtc="2024-10-25T16:11:00Z">
              <w:tcPr>
                <w:tcW w:w="1800" w:type="dxa"/>
                <w:gridSpan w:val="3"/>
              </w:tcPr>
            </w:tcPrChange>
          </w:tcPr>
          <w:p w14:paraId="7B9017BA" w14:textId="73859D9E" w:rsidR="008961C1" w:rsidRDefault="00754983" w:rsidP="008961C1">
            <w:pPr>
              <w:rPr>
                <w:ins w:id="2327" w:author="Walgren, Patrick" w:date="2024-10-25T09:52:00Z" w16du:dateUtc="2024-10-25T15:52:00Z"/>
              </w:rPr>
            </w:pPr>
            <w:ins w:id="2328" w:author="Walgren, Patrick" w:date="2024-10-25T10:08:00Z" w16du:dateUtc="2024-10-25T16:08:00Z">
              <w:r>
                <w:t>0.288</w:t>
              </w:r>
            </w:ins>
          </w:p>
        </w:tc>
      </w:tr>
    </w:tbl>
    <w:p w14:paraId="1D469B9C" w14:textId="77777777" w:rsidR="008961C1" w:rsidRPr="008961C1" w:rsidRDefault="008961C1" w:rsidP="008961C1"/>
    <w:sectPr w:rsidR="008961C1" w:rsidRPr="008961C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9" w:author="Mingear, Jacob Lee" w:date="2024-10-07T12:35:00Z" w:initials="JM">
    <w:p w14:paraId="24225224" w14:textId="77777777" w:rsidR="00CB73C0" w:rsidRDefault="00CB73C0" w:rsidP="00CB73C0">
      <w:pPr>
        <w:pStyle w:val="CommentText"/>
      </w:pPr>
      <w:r>
        <w:rPr>
          <w:rStyle w:val="CommentReference"/>
        </w:rPr>
        <w:annotationRef/>
      </w:r>
      <w:r>
        <w:t>Moved from your model module but word acts like I wrote it.</w:t>
      </w:r>
    </w:p>
  </w:comment>
  <w:comment w:id="36" w:author="Mingear, Jacob Lee" w:date="2024-10-07T10:43:00Z" w:initials="JM">
    <w:p w14:paraId="3B01ED74" w14:textId="2530C3CD" w:rsidR="00555820" w:rsidRDefault="00555820" w:rsidP="00555820">
      <w:pPr>
        <w:pStyle w:val="CommentText"/>
      </w:pPr>
      <w:r>
        <w:rPr>
          <w:rStyle w:val="CommentReference"/>
        </w:rPr>
        <w:annotationRef/>
      </w:r>
      <w:r>
        <w:t>Good catch, we almost sounded like noobs</w:t>
      </w:r>
    </w:p>
  </w:comment>
  <w:comment w:id="201" w:author="Mingear, Jacob Lee" w:date="2024-10-07T11:45:00Z" w:initials="JM">
    <w:p w14:paraId="053007B2" w14:textId="77777777" w:rsidR="00F4016F" w:rsidRDefault="00F4016F" w:rsidP="00F4016F">
      <w:pPr>
        <w:pStyle w:val="CommentText"/>
      </w:pPr>
      <w:r>
        <w:rPr>
          <w:rStyle w:val="CommentReference"/>
        </w:rPr>
        <w:annotationRef/>
      </w:r>
      <w:r>
        <w:t>Are these actually tools?</w:t>
      </w:r>
    </w:p>
  </w:comment>
  <w:comment w:id="202" w:author="Walgren, Patrick" w:date="2024-10-08T08:20:00Z" w:initials="PW">
    <w:p w14:paraId="1623A2E3" w14:textId="347DD973" w:rsidR="00036BA7" w:rsidRDefault="00036BA7">
      <w:pPr>
        <w:pStyle w:val="CommentText"/>
      </w:pPr>
      <w:r>
        <w:rPr>
          <w:rStyle w:val="CommentReference"/>
        </w:rPr>
        <w:annotationRef/>
      </w:r>
      <w:r>
        <w:t xml:space="preserve">Tools, yes. Public tools, no. I think the nomenclature is fine. </w:t>
      </w:r>
    </w:p>
  </w:comment>
  <w:comment w:id="220" w:author="Walgren, Patrick" w:date="2024-10-08T08:29:00Z" w:initials="PW">
    <w:p w14:paraId="3777175A" w14:textId="49B86FA9" w:rsidR="00630AFF" w:rsidRDefault="00630AFF">
      <w:pPr>
        <w:pStyle w:val="CommentText"/>
      </w:pPr>
      <w:r>
        <w:rPr>
          <w:rStyle w:val="CommentReference"/>
        </w:rPr>
        <w:annotationRef/>
      </w:r>
      <w:r>
        <w:t xml:space="preserve">Extra word bad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comment>
  <w:comment w:id="223" w:author="Walgren, Patrick" w:date="2024-10-08T08:30:00Z" w:initials="PW">
    <w:p w14:paraId="029517EB" w14:textId="0F85E378" w:rsidR="00C92324" w:rsidRDefault="00C92324">
      <w:pPr>
        <w:pStyle w:val="CommentText"/>
      </w:pPr>
      <w:r>
        <w:rPr>
          <w:rStyle w:val="CommentReference"/>
        </w:rPr>
        <w:annotationRef/>
      </w:r>
      <w:r>
        <w:t xml:space="preserve">Might need to move this back to the methods description. </w:t>
      </w:r>
    </w:p>
  </w:comment>
  <w:comment w:id="224" w:author="Walgren, Patrick" w:date="2024-10-08T08:43:00Z" w:initials="PW">
    <w:p w14:paraId="706A4790" w14:textId="3F357D45" w:rsidR="009101C0" w:rsidRDefault="009101C0">
      <w:pPr>
        <w:pStyle w:val="CommentText"/>
      </w:pPr>
      <w:r>
        <w:rPr>
          <w:rStyle w:val="CommentReference"/>
        </w:rPr>
        <w:annotationRef/>
      </w:r>
      <w:r>
        <w:t>Yeah, this says the same thing as this sentence: “Our tool enables the user to customize the optimization routine as well as the model parameters to be optimized (e.g., bounds and free variables).”</w:t>
      </w:r>
    </w:p>
  </w:comment>
  <w:comment w:id="258" w:author="Walgren, Patrick" w:date="2024-06-04T20:11:00Z" w:initials="WP">
    <w:p w14:paraId="4370B128" w14:textId="03052DA6" w:rsidR="008D2F4F" w:rsidRDefault="008D2F4F">
      <w:pPr>
        <w:pStyle w:val="CommentText"/>
      </w:pPr>
      <w:r>
        <w:rPr>
          <w:rStyle w:val="CommentReference"/>
        </w:rPr>
        <w:annotationRef/>
      </w:r>
      <w:r>
        <w:t>Should we just change pre-processing to processing? Pre-processing is a modeler-centric way to look at it (it’s actually post-processing from an experimental POV).</w:t>
      </w:r>
    </w:p>
  </w:comment>
  <w:comment w:id="259" w:author="Mingear, Jacob Lee" w:date="2024-06-19T09:47:00Z" w:initials="JM">
    <w:p w14:paraId="6F27E458" w14:textId="77777777" w:rsidR="00434006" w:rsidRDefault="00434006" w:rsidP="00434006">
      <w:pPr>
        <w:pStyle w:val="CommentText"/>
      </w:pPr>
      <w:r>
        <w:rPr>
          <w:rStyle w:val="CommentReference"/>
        </w:rPr>
        <w:annotationRef/>
      </w:r>
      <w:r>
        <w:t>Lol good points. sure</w:t>
      </w:r>
    </w:p>
  </w:comment>
  <w:comment w:id="267" w:author="Walgren, Patrick" w:date="2024-04-24T18:53:00Z" w:initials="PW">
    <w:p w14:paraId="2C496E9D" w14:textId="77777777" w:rsidR="009C2BEC" w:rsidRDefault="009C2BEC">
      <w:pPr>
        <w:pStyle w:val="CommentText"/>
      </w:pPr>
      <w:r>
        <w:rPr>
          <w:rStyle w:val="CommentReference"/>
        </w:rPr>
        <w:annotationRef/>
      </w:r>
      <w:r>
        <w:t>Add citations on the radiator/</w:t>
      </w:r>
      <w:proofErr w:type="spellStart"/>
      <w:r>
        <w:t>pedro’s</w:t>
      </w:r>
      <w:proofErr w:type="spellEnd"/>
      <w:r>
        <w:t xml:space="preserve"> work/etc. </w:t>
      </w:r>
      <w:proofErr w:type="gramStart"/>
      <w:r>
        <w:t>here .</w:t>
      </w:r>
      <w:proofErr w:type="gramEnd"/>
    </w:p>
    <w:p w14:paraId="7FB21AB1" w14:textId="6BEEC5C0" w:rsidR="009C2BEC" w:rsidRDefault="009C2BEC">
      <w:pPr>
        <w:pStyle w:val="CommentText"/>
      </w:pPr>
    </w:p>
  </w:comment>
  <w:comment w:id="273" w:author="Walgren, Patrick" w:date="2024-10-08T08:31:00Z" w:initials="PW">
    <w:p w14:paraId="119C84F7" w14:textId="29202851" w:rsidR="00C92324" w:rsidRDefault="00C92324">
      <w:pPr>
        <w:pStyle w:val="CommentText"/>
      </w:pPr>
      <w:r>
        <w:rPr>
          <w:rStyle w:val="CommentReference"/>
        </w:rPr>
        <w:annotationRef/>
      </w:r>
      <w:r>
        <w:t xml:space="preserve">Footnote? </w:t>
      </w:r>
      <w:proofErr w:type="gramStart"/>
      <w:r>
        <w:t>Also</w:t>
      </w:r>
      <w:proofErr w:type="gramEnd"/>
      <w:r>
        <w:t xml:space="preserve"> the processing module doesn’t have correctly formatted docstrings, so it can’t automatically create documentation. I may have the patience/time to reformat all of them, but I might not. </w:t>
      </w:r>
    </w:p>
  </w:comment>
  <w:comment w:id="274" w:author="Walgren, Patrick" w:date="2024-10-08T08:44:00Z" w:initials="PW">
    <w:p w14:paraId="179AFD5C" w14:textId="7348F3F1" w:rsidR="00C957D0" w:rsidRDefault="00C957D0">
      <w:pPr>
        <w:pStyle w:val="CommentText"/>
      </w:pPr>
      <w:r>
        <w:rPr>
          <w:rStyle w:val="CommentReference"/>
        </w:rPr>
        <w:annotationRef/>
      </w:r>
      <w:r>
        <w:t>I see the confusion here. Let’s talk about this a little more</w:t>
      </w:r>
    </w:p>
  </w:comment>
  <w:comment w:id="295" w:author="Walgren, Patrick" w:date="2024-08-28T14:42:00Z" w:initials="PW">
    <w:p w14:paraId="0A390011" w14:textId="692642F1" w:rsidR="00843709" w:rsidRDefault="00843709">
      <w:pPr>
        <w:pStyle w:val="CommentText"/>
      </w:pPr>
      <w:r>
        <w:rPr>
          <w:rStyle w:val="CommentReference"/>
        </w:rPr>
        <w:annotationRef/>
      </w:r>
      <w:r>
        <w:t>Probably make this a footnote.</w:t>
      </w:r>
    </w:p>
  </w:comment>
  <w:comment w:id="296" w:author="Mingear, Jacob Lee" w:date="2024-10-07T12:27:00Z" w:initials="JM">
    <w:p w14:paraId="14AD9CD7" w14:textId="77777777" w:rsidR="00C0596E" w:rsidRDefault="00C0596E" w:rsidP="00C0596E">
      <w:pPr>
        <w:pStyle w:val="CommentText"/>
      </w:pPr>
      <w:r>
        <w:rPr>
          <w:rStyle w:val="CommentReference"/>
        </w:rPr>
        <w:annotationRef/>
      </w:r>
      <w:r>
        <w:t>Kind of random to be a footnote in my opinion. I am putting it in-text.</w:t>
      </w:r>
    </w:p>
  </w:comment>
  <w:comment w:id="299" w:author="Walgren, Patrick" w:date="2024-04-15T08:58:00Z" w:initials="PW">
    <w:p w14:paraId="2D1C884C" w14:textId="0BE1C27D" w:rsidR="00870A17" w:rsidRDefault="00870A17">
      <w:pPr>
        <w:pStyle w:val="CommentText"/>
      </w:pPr>
      <w:r>
        <w:rPr>
          <w:rStyle w:val="CommentReference"/>
        </w:rPr>
        <w:annotationRef/>
      </w:r>
      <w:r>
        <w:t xml:space="preserve">This isn’t as much method description but additional background. Maybe trim it and then put it in the introduction. </w:t>
      </w:r>
    </w:p>
  </w:comment>
  <w:comment w:id="304" w:author="Walgren, Patrick" w:date="2024-06-04T20:17:00Z" w:initials="WP">
    <w:p w14:paraId="18893428" w14:textId="77777777" w:rsidR="00442DFC" w:rsidRDefault="00442DFC" w:rsidP="00442DFC">
      <w:pPr>
        <w:pStyle w:val="CommentText"/>
      </w:pPr>
      <w:r>
        <w:rPr>
          <w:rStyle w:val="CommentReference"/>
        </w:rPr>
        <w:annotationRef/>
      </w:r>
      <w:r>
        <w:t xml:space="preserve">This is almost a topic sentence. Combine this one with the original topic sentence and collapse this paragraph a little bit. </w:t>
      </w:r>
    </w:p>
  </w:comment>
  <w:comment w:id="307" w:author="Walgren, Patrick" w:date="2024-06-04T20:17:00Z" w:initials="WP">
    <w:p w14:paraId="701A1252" w14:textId="77777777" w:rsidR="00CB73C0" w:rsidRDefault="00CB73C0" w:rsidP="00CB73C0">
      <w:pPr>
        <w:pStyle w:val="CommentText"/>
      </w:pPr>
      <w:r>
        <w:rPr>
          <w:rStyle w:val="CommentReference"/>
        </w:rPr>
        <w:annotationRef/>
      </w:r>
      <w:r>
        <w:t xml:space="preserve">This is almost a topic sentence. Combine this one with the original topic sentence and collapse this paragraph a little bit. </w:t>
      </w:r>
    </w:p>
  </w:comment>
  <w:comment w:id="315" w:author="Mingear, Jacob Lee" w:date="2024-10-07T12:36:00Z" w:initials="JM">
    <w:p w14:paraId="60C1D32C" w14:textId="77777777" w:rsidR="00CB73C0" w:rsidRDefault="00CB73C0" w:rsidP="00CB73C0">
      <w:pPr>
        <w:pStyle w:val="CommentText"/>
      </w:pPr>
      <w:r>
        <w:rPr>
          <w:rStyle w:val="CommentReference"/>
        </w:rPr>
        <w:annotationRef/>
      </w:r>
      <w:r>
        <w:t>Moved to intro.</w:t>
      </w:r>
    </w:p>
  </w:comment>
  <w:comment w:id="334" w:author="Walgren, Patrick" w:date="2024-10-08T08:39:00Z" w:initials="PW">
    <w:p w14:paraId="6A8FEA0A" w14:textId="3F0BAAA6" w:rsidR="00806E9D" w:rsidRDefault="00806E9D">
      <w:pPr>
        <w:pStyle w:val="CommentText"/>
      </w:pPr>
      <w:r>
        <w:rPr>
          <w:rStyle w:val="CommentReference"/>
        </w:rPr>
        <w:annotationRef/>
      </w:r>
      <w:r>
        <w:t xml:space="preserve">Reword. Don’t know exactly to what yet. </w:t>
      </w:r>
      <w:r w:rsidR="00EC4296">
        <w:t xml:space="preserve">Trying to say that if you have exactly enough experiments to fit unknown parameters, you can analytically fit them. </w:t>
      </w:r>
    </w:p>
  </w:comment>
  <w:comment w:id="373" w:author="Mingear, Jacob Lee" w:date="2024-10-07T13:31:00Z" w:initials="JM">
    <w:p w14:paraId="672BBAF7" w14:textId="77777777" w:rsidR="00855B77" w:rsidRDefault="00855B77" w:rsidP="00855B77">
      <w:pPr>
        <w:pStyle w:val="CommentText"/>
      </w:pPr>
      <w:r>
        <w:rPr>
          <w:rStyle w:val="CommentReference"/>
        </w:rPr>
        <w:annotationRef/>
      </w:r>
      <w:r>
        <w:t xml:space="preserve">Check </w:t>
      </w:r>
      <w:proofErr w:type="gramStart"/>
      <w:r>
        <w:t>my</w:t>
      </w:r>
      <w:proofErr w:type="gramEnd"/>
      <w:r>
        <w:t xml:space="preserve"> rephrase</w:t>
      </w:r>
    </w:p>
  </w:comment>
  <w:comment w:id="444" w:author="Walgren, Patrick" w:date="2024-10-08T08:47:00Z" w:initials="PW">
    <w:p w14:paraId="05259E1E" w14:textId="05430512" w:rsidR="00E765E3" w:rsidRDefault="00E765E3">
      <w:pPr>
        <w:pStyle w:val="CommentText"/>
      </w:pPr>
      <w:r>
        <w:rPr>
          <w:rStyle w:val="CommentReference"/>
        </w:rPr>
        <w:annotationRef/>
      </w:r>
      <w:r>
        <w:t xml:space="preserve">I don’t think we need this.  </w:t>
      </w:r>
    </w:p>
  </w:comment>
  <w:comment w:id="509" w:author="Walgren, Patrick" w:date="2024-06-18T19:57:00Z" w:initials="PW">
    <w:p w14:paraId="54F5AE39" w14:textId="4C92CEE5" w:rsidR="006F4BB1" w:rsidRDefault="006F4BB1">
      <w:pPr>
        <w:pStyle w:val="CommentText"/>
      </w:pPr>
      <w:r>
        <w:rPr>
          <w:rStyle w:val="CommentReference"/>
        </w:rPr>
        <w:annotationRef/>
      </w:r>
      <w:r>
        <w:t xml:space="preserve">We could honestly talk about the model, then talk about analytical calibration, then go into the numerical calibration methods. So totally switch this organization around. </w:t>
      </w:r>
    </w:p>
  </w:comment>
  <w:comment w:id="503" w:author="Walgren, Patrick" w:date="2024-10-08T08:49:00Z" w:initials="PW">
    <w:p w14:paraId="0972C7CB" w14:textId="31222D8B" w:rsidR="00E765E3" w:rsidRDefault="00E765E3">
      <w:pPr>
        <w:pStyle w:val="CommentText"/>
      </w:pPr>
      <w:r>
        <w:rPr>
          <w:rStyle w:val="CommentReference"/>
        </w:rPr>
        <w:annotationRef/>
      </w:r>
      <w:r>
        <w:t xml:space="preserve">Lol brief what? </w:t>
      </w:r>
    </w:p>
  </w:comment>
  <w:comment w:id="518" w:author="Walgren, Patrick" w:date="2024-04-15T08:50:00Z" w:initials="PW">
    <w:p w14:paraId="794493D5" w14:textId="77777777" w:rsidR="001B2481" w:rsidRDefault="001B2481" w:rsidP="001B2481">
      <w:pPr>
        <w:pStyle w:val="CommentText"/>
      </w:pPr>
      <w:r>
        <w:rPr>
          <w:rStyle w:val="CommentReference"/>
        </w:rPr>
        <w:annotationRef/>
      </w:r>
      <w:r>
        <w:t xml:space="preserve">Think about how I want to introduce and discuss the Lagoudas model and how much detail I want to provide. </w:t>
      </w:r>
    </w:p>
  </w:comment>
  <w:comment w:id="519" w:author="Walgren, Patrick" w:date="2024-04-15T08:56:00Z" w:initials="PW">
    <w:p w14:paraId="56E847DE" w14:textId="77777777" w:rsidR="001B2481" w:rsidRPr="006A1B98" w:rsidRDefault="001B2481" w:rsidP="001B2481">
      <w:pPr>
        <w:pStyle w:val="CommentText"/>
      </w:pPr>
      <w:r>
        <w:rPr>
          <w:rStyle w:val="CommentReference"/>
        </w:rPr>
        <w:annotationRef/>
      </w:r>
      <w:r>
        <w:t xml:space="preserve">I’ll need to cover conceptual topics like </w:t>
      </w:r>
      <w:r>
        <w:rPr>
          <w:i/>
          <w:iCs/>
        </w:rPr>
        <w:t>what</w:t>
      </w:r>
      <w:r>
        <w:t xml:space="preserve"> a transformation surface is, what transformation strain is, that sort of stuff. Bring up the phenomenological nature of it. </w:t>
      </w:r>
    </w:p>
  </w:comment>
  <w:comment w:id="520" w:author="Walgren, Patrick" w:date="2024-06-18T19:56:00Z" w:initials="PW">
    <w:p w14:paraId="2819E24C" w14:textId="77777777" w:rsidR="001B2481" w:rsidRDefault="001B2481" w:rsidP="001B2481">
      <w:pPr>
        <w:pStyle w:val="CommentText"/>
      </w:pPr>
      <w:r>
        <w:rPr>
          <w:rStyle w:val="CommentReference"/>
        </w:rPr>
        <w:annotationRef/>
      </w:r>
      <w:r>
        <w:t>Jacob, I’ll need your help with all of this. We’re writing this for more of “your” people, so what detail would be important to know?</w:t>
      </w:r>
    </w:p>
  </w:comment>
  <w:comment w:id="521" w:author="Walgren, Patrick" w:date="2024-08-29T14:04:00Z" w:initials="PW">
    <w:p w14:paraId="040B3E80" w14:textId="77777777" w:rsidR="001B2481" w:rsidRDefault="001B2481" w:rsidP="001B2481">
      <w:pPr>
        <w:pStyle w:val="CommentText"/>
      </w:pPr>
      <w:r>
        <w:rPr>
          <w:rStyle w:val="CommentReference"/>
        </w:rPr>
        <w:annotationRef/>
      </w:r>
      <w:r>
        <w:t>Might need to add user-specified parameters (calibration stress, what else?)</w:t>
      </w:r>
    </w:p>
  </w:comment>
  <w:comment w:id="554" w:author="Walgren, Patrick" w:date="2024-06-08T07:40:00Z" w:initials="WP">
    <w:p w14:paraId="3E697384" w14:textId="77777777" w:rsidR="001B2481" w:rsidRDefault="001B2481" w:rsidP="001B2481">
      <w:pPr>
        <w:pStyle w:val="CommentText"/>
      </w:pPr>
      <w:r>
        <w:rPr>
          <w:rStyle w:val="CommentReference"/>
        </w:rPr>
        <w:annotationRef/>
      </w:r>
      <w:r>
        <w:t>This is a very important point, but it’s buried in a paragraph about parameter dependencies…</w:t>
      </w:r>
    </w:p>
  </w:comment>
  <w:comment w:id="555" w:author="Mingear, Jacob Lee" w:date="2024-06-19T09:51:00Z" w:initials="JM">
    <w:p w14:paraId="6E815F93" w14:textId="77777777" w:rsidR="001B2481" w:rsidRDefault="001B2481" w:rsidP="001B2481">
      <w:pPr>
        <w:pStyle w:val="CommentText"/>
      </w:pPr>
      <w:r>
        <w:rPr>
          <w:rStyle w:val="CommentReference"/>
        </w:rPr>
        <w:annotationRef/>
      </w:r>
      <w:proofErr w:type="spellStart"/>
      <w:proofErr w:type="gramStart"/>
      <w:r>
        <w:t>Lets</w:t>
      </w:r>
      <w:proofErr w:type="spellEnd"/>
      <w:proofErr w:type="gramEnd"/>
      <w:r>
        <w:t xml:space="preserve"> make sure this is mentioned twice then</w:t>
      </w:r>
    </w:p>
  </w:comment>
  <w:comment w:id="556" w:author="Walgren, Patrick" w:date="2024-06-08T07:43:00Z" w:initials="WP">
    <w:p w14:paraId="663C3691" w14:textId="77777777" w:rsidR="001B2481" w:rsidRDefault="001B2481" w:rsidP="001B2481">
      <w:pPr>
        <w:pStyle w:val="CommentText"/>
      </w:pPr>
      <w:r>
        <w:rPr>
          <w:rStyle w:val="CommentReference"/>
        </w:rPr>
        <w:annotationRef/>
      </w:r>
      <w:r>
        <w:t xml:space="preserve">Repeated word from before – change the wording to be more succinct (and maybe reorganize these paragraphs). </w:t>
      </w:r>
    </w:p>
  </w:comment>
  <w:comment w:id="557" w:author="Walgren, Patrick" w:date="2024-06-08T07:44:00Z" w:initials="WP">
    <w:p w14:paraId="2F0658CE" w14:textId="77777777" w:rsidR="001B2481" w:rsidRDefault="001B2481" w:rsidP="001B2481">
      <w:pPr>
        <w:pStyle w:val="CommentText"/>
      </w:pPr>
      <w:r>
        <w:rPr>
          <w:rStyle w:val="CommentReference"/>
        </w:rPr>
        <w:annotationRef/>
      </w:r>
      <w:r>
        <w:t xml:space="preserve">You cannot reference the mathematical expression if you haven’t given it explicitly before now. </w:t>
      </w:r>
    </w:p>
  </w:comment>
  <w:comment w:id="562" w:author="Walgren, Patrick" w:date="2024-06-08T07:40:00Z" w:initials="WP">
    <w:p w14:paraId="5F893A5D" w14:textId="77777777" w:rsidR="00705800" w:rsidRDefault="00705800" w:rsidP="00705800">
      <w:pPr>
        <w:pStyle w:val="CommentText"/>
      </w:pPr>
      <w:r>
        <w:rPr>
          <w:rStyle w:val="CommentReference"/>
        </w:rPr>
        <w:annotationRef/>
      </w:r>
      <w:r>
        <w:t xml:space="preserve">Out of place. Move this to a more relevant section. </w:t>
      </w:r>
    </w:p>
  </w:comment>
  <w:comment w:id="563" w:author="Mingear, Jacob Lee" w:date="2024-06-19T09:51:00Z" w:initials="JM">
    <w:p w14:paraId="2E90E7B0" w14:textId="77777777" w:rsidR="00705800" w:rsidRDefault="00705800" w:rsidP="00705800">
      <w:pPr>
        <w:pStyle w:val="CommentText"/>
      </w:pPr>
      <w:r>
        <w:rPr>
          <w:rStyle w:val="CommentReference"/>
        </w:rPr>
        <w:annotationRef/>
      </w:r>
      <w:r>
        <w:t>sure</w:t>
      </w:r>
    </w:p>
  </w:comment>
  <w:comment w:id="587" w:author="Walgren, Patrick" w:date="2024-10-08T08:54:00Z" w:initials="PW">
    <w:p w14:paraId="47DFF763" w14:textId="2F3A8645" w:rsidR="00311362" w:rsidRDefault="00311362">
      <w:pPr>
        <w:pStyle w:val="CommentText"/>
      </w:pPr>
      <w:r>
        <w:rPr>
          <w:rStyle w:val="CommentReference"/>
        </w:rPr>
        <w:annotationRef/>
      </w:r>
      <w:r>
        <w:t xml:space="preserve">If we would keep your edits, this would be the third time we say the same thing. </w:t>
      </w:r>
    </w:p>
  </w:comment>
  <w:comment w:id="631" w:author="Walgren, Patrick" w:date="2024-06-08T07:55:00Z" w:initials="WP">
    <w:p w14:paraId="074AF81F" w14:textId="5428E683" w:rsidR="00CB0A86" w:rsidRDefault="00CB0A86">
      <w:pPr>
        <w:pStyle w:val="CommentText"/>
      </w:pPr>
      <w:r>
        <w:rPr>
          <w:rStyle w:val="CommentReference"/>
        </w:rPr>
        <w:annotationRef/>
      </w:r>
      <w:r>
        <w:t xml:space="preserve">Do I need to introduce different roles for different actors back in the workflow? Design team, SMA materials scientist, SMA designer? Maybe talk to Jacob about this. </w:t>
      </w:r>
    </w:p>
  </w:comment>
  <w:comment w:id="628" w:author="Walgren, Patrick" w:date="2024-10-08T08:57:00Z" w:initials="PW">
    <w:p w14:paraId="2765C0AE" w14:textId="0891673B" w:rsidR="00311362" w:rsidRDefault="00311362">
      <w:pPr>
        <w:pStyle w:val="CommentText"/>
      </w:pPr>
      <w:r>
        <w:rPr>
          <w:rStyle w:val="CommentReference"/>
        </w:rPr>
        <w:annotationRef/>
      </w:r>
      <w:r>
        <w:t xml:space="preserve">That’s not completely true. If you perform a tensile test on an actuator sample in martensite (really cold), then do isobaric experiments, the martensitic modulus might be different. </w:t>
      </w:r>
    </w:p>
  </w:comment>
  <w:comment w:id="629" w:author="Walgren, Patrick" w:date="2024-10-08T08:58:00Z" w:initials="PW">
    <w:p w14:paraId="6BEB030E" w14:textId="25B9D3B6" w:rsidR="00311362" w:rsidRDefault="00311362">
      <w:pPr>
        <w:pStyle w:val="CommentText"/>
      </w:pPr>
      <w:r>
        <w:rPr>
          <w:rStyle w:val="CommentReference"/>
        </w:rPr>
        <w:annotationRef/>
      </w:r>
      <w:r>
        <w:t xml:space="preserve">I would prefer to leave this sentence out. </w:t>
      </w:r>
    </w:p>
  </w:comment>
  <w:comment w:id="637" w:author="Walgren, Patrick" w:date="2024-06-08T07:40:00Z" w:initials="WP">
    <w:p w14:paraId="214DE4BA" w14:textId="77777777" w:rsidR="006F4465" w:rsidRDefault="006F4465" w:rsidP="006F4465">
      <w:pPr>
        <w:pStyle w:val="CommentText"/>
      </w:pPr>
      <w:r>
        <w:rPr>
          <w:rStyle w:val="CommentReference"/>
        </w:rPr>
        <w:annotationRef/>
      </w:r>
      <w:r>
        <w:t xml:space="preserve">Out of place. Move this to a more relevant section. </w:t>
      </w:r>
    </w:p>
  </w:comment>
  <w:comment w:id="638" w:author="Mingear, Jacob Lee" w:date="2024-06-19T09:51:00Z" w:initials="JM">
    <w:p w14:paraId="444C66AC" w14:textId="77777777" w:rsidR="006F4465" w:rsidRDefault="006F4465" w:rsidP="006F4465">
      <w:pPr>
        <w:pStyle w:val="CommentText"/>
      </w:pPr>
      <w:r>
        <w:rPr>
          <w:rStyle w:val="CommentReference"/>
        </w:rPr>
        <w:annotationRef/>
      </w:r>
      <w:r>
        <w:t>sure</w:t>
      </w:r>
    </w:p>
  </w:comment>
  <w:comment w:id="640" w:author="Walgren, Patrick" w:date="2024-06-08T07:57:00Z" w:initials="WP">
    <w:p w14:paraId="4AA1CB1A" w14:textId="5EBABE53" w:rsidR="00CB0A86" w:rsidRDefault="00CB0A86">
      <w:pPr>
        <w:pStyle w:val="CommentText"/>
      </w:pPr>
      <w:r>
        <w:rPr>
          <w:rStyle w:val="CommentReference"/>
        </w:rPr>
        <w:annotationRef/>
      </w:r>
      <w:r>
        <w:t xml:space="preserve">I have not talked about the “typical iterative method” yet. Plus, both optimization and “by hand” are iterative at their core. I need to find a different word for this. </w:t>
      </w:r>
    </w:p>
  </w:comment>
  <w:comment w:id="682" w:author="Walgren, Patrick" w:date="2024-10-08T09:02:00Z" w:initials="PW">
    <w:p w14:paraId="7942D11D" w14:textId="34551949" w:rsidR="007D3023" w:rsidRDefault="007D3023">
      <w:pPr>
        <w:pStyle w:val="CommentText"/>
      </w:pPr>
      <w:r>
        <w:rPr>
          <w:rStyle w:val="CommentReference"/>
        </w:rPr>
        <w:annotationRef/>
      </w:r>
      <w:r>
        <w:t>This wording doesn’t make sense. “n” is supposed to be a number, so how you have it written says “a 4 number of … tests are needed…”</w:t>
      </w:r>
    </w:p>
  </w:comment>
  <w:comment w:id="690" w:author="Walgren, Patrick" w:date="2024-04-19T08:44:00Z" w:initials="PW">
    <w:p w14:paraId="2DDAC160" w14:textId="4778DEBA" w:rsidR="00854464" w:rsidRDefault="00854464">
      <w:pPr>
        <w:pStyle w:val="CommentText"/>
      </w:pPr>
      <w:r>
        <w:rPr>
          <w:rStyle w:val="CommentReference"/>
        </w:rPr>
        <w:annotationRef/>
      </w:r>
      <w:r w:rsidRPr="007A7F3B">
        <w:rPr>
          <w:color w:val="FF0000"/>
        </w:rPr>
        <w:t>Maybe I need to add something here or before that describes what stress levels to pick. Cite the ASTM standard.</w:t>
      </w:r>
      <w:r>
        <w:rPr>
          <w:color w:val="FF0000"/>
        </w:rPr>
        <w:t xml:space="preserve"> Add all of the experiment numbers/stress level discussion here. </w:t>
      </w:r>
    </w:p>
  </w:comment>
  <w:comment w:id="691" w:author="Walgren, Patrick" w:date="2024-08-30T09:10:00Z" w:initials="PW">
    <w:p w14:paraId="006C0ED7" w14:textId="6F4E0068" w:rsidR="00A64E12" w:rsidRDefault="00A64E12">
      <w:pPr>
        <w:pStyle w:val="CommentText"/>
      </w:pPr>
      <w:r>
        <w:rPr>
          <w:rStyle w:val="CommentReference"/>
        </w:rPr>
        <w:annotationRef/>
      </w:r>
      <w:r>
        <w:t xml:space="preserve">The standard doesn’t describe that at all. </w:t>
      </w:r>
    </w:p>
  </w:comment>
  <w:comment w:id="681" w:author="Walgren, Patrick" w:date="2024-10-25T09:06:00Z" w:initials="PW">
    <w:p w14:paraId="104E3878" w14:textId="3EB0CCFD" w:rsidR="00CA3054" w:rsidRDefault="00CA3054">
      <w:pPr>
        <w:pStyle w:val="CommentText"/>
      </w:pPr>
      <w:r>
        <w:rPr>
          <w:rStyle w:val="CommentReference"/>
        </w:rPr>
        <w:annotationRef/>
      </w:r>
      <w:r>
        <w:t>Kind of out of place. Might be able to cut it and combine this paragraph with the previous.</w:t>
      </w:r>
    </w:p>
  </w:comment>
  <w:comment w:id="696" w:author="Walgren, Patrick" w:date="2024-10-08T09:00:00Z" w:initials="PW">
    <w:p w14:paraId="7AD00FB7" w14:textId="2C34129A" w:rsidR="007D3023" w:rsidRDefault="007D3023">
      <w:pPr>
        <w:pStyle w:val="CommentText"/>
      </w:pPr>
      <w:r>
        <w:rPr>
          <w:rStyle w:val="CommentReference"/>
        </w:rPr>
        <w:annotationRef/>
      </w:r>
      <w:r>
        <w:t xml:space="preserve">You changed this to be passive voice? Gross. </w:t>
      </w:r>
    </w:p>
  </w:comment>
  <w:comment w:id="753" w:author="Walgren, Patrick" w:date="2024-04-19T08:48:00Z" w:initials="PW">
    <w:p w14:paraId="56106C16" w14:textId="1EF50DCE" w:rsidR="00F04AA5" w:rsidRDefault="00F04AA5">
      <w:pPr>
        <w:pStyle w:val="CommentText"/>
      </w:pPr>
      <w:r>
        <w:rPr>
          <w:rStyle w:val="CommentReference"/>
        </w:rPr>
        <w:annotationRef/>
      </w:r>
      <w:r>
        <w:t xml:space="preserve">This might be better served to be in an appendix. </w:t>
      </w:r>
    </w:p>
  </w:comment>
  <w:comment w:id="754" w:author="Walgren, Patrick" w:date="2024-08-30T09:22:00Z" w:initials="PW">
    <w:p w14:paraId="6E102653" w14:textId="2BAFF435" w:rsidR="00CF156C" w:rsidRDefault="00CF156C">
      <w:pPr>
        <w:pStyle w:val="CommentText"/>
      </w:pPr>
      <w:r>
        <w:rPr>
          <w:rStyle w:val="CommentReference"/>
        </w:rPr>
        <w:annotationRef/>
      </w:r>
      <w:r>
        <w:t xml:space="preserve">I like it here. </w:t>
      </w:r>
    </w:p>
  </w:comment>
  <w:comment w:id="755" w:author="Walgren, Patrick" w:date="2024-06-08T08:04:00Z" w:initials="WP">
    <w:p w14:paraId="113F8DDE" w14:textId="5C7072D8" w:rsidR="00B8340B" w:rsidRDefault="00B8340B">
      <w:pPr>
        <w:pStyle w:val="CommentText"/>
      </w:pPr>
      <w:r>
        <w:rPr>
          <w:rStyle w:val="CommentReference"/>
        </w:rPr>
        <w:annotationRef/>
      </w:r>
      <w:r>
        <w:t>Should I instead call the two calibrations sequential and concurrent (conventional vs. numerical)</w:t>
      </w:r>
    </w:p>
  </w:comment>
  <w:comment w:id="749" w:author="Walgren, Patrick" w:date="2024-10-08T09:06:00Z" w:initials="PW">
    <w:p w14:paraId="71F43F04" w14:textId="6D0178BA" w:rsidR="00C52DD1" w:rsidRDefault="00C52DD1">
      <w:pPr>
        <w:pStyle w:val="CommentText"/>
      </w:pPr>
      <w:r>
        <w:rPr>
          <w:rStyle w:val="CommentReference"/>
        </w:rPr>
        <w:annotationRef/>
      </w:r>
      <w:r>
        <w:t xml:space="preserve">I am very cautious on using the words “educated guess” because there is a segment of the SMA community who believes this way is the “true” way to calibrate models. </w:t>
      </w:r>
    </w:p>
  </w:comment>
  <w:comment w:id="750" w:author="Walgren, Patrick" w:date="2024-10-08T09:11:00Z" w:initials="PW">
    <w:p w14:paraId="1CC2274F" w14:textId="18C8B774" w:rsidR="000F000E" w:rsidRDefault="000F000E">
      <w:pPr>
        <w:pStyle w:val="CommentText"/>
      </w:pPr>
      <w:r>
        <w:rPr>
          <w:rStyle w:val="CommentReference"/>
        </w:rPr>
        <w:annotationRef/>
      </w:r>
      <w:proofErr w:type="gramStart"/>
      <w:r>
        <w:t>Yeah</w:t>
      </w:r>
      <w:proofErr w:type="gramEnd"/>
      <w:r>
        <w:t xml:space="preserve"> let’s talk about this. The “scary looking” parts are kind of the point of this section. You can’t just talk about the easy parameters and not even address the transformation strain parts, because they’re what make the SMA model actually represent the SMA behavior. </w:t>
      </w:r>
    </w:p>
  </w:comment>
  <w:comment w:id="778" w:author="Mingear, Jacob Lee" w:date="2024-10-07T16:38:00Z" w:initials="JM">
    <w:p w14:paraId="24DB72D7" w14:textId="77777777" w:rsidR="00BE0AE7" w:rsidRDefault="00BE0AE7" w:rsidP="00BE0AE7">
      <w:pPr>
        <w:pStyle w:val="CommentText"/>
      </w:pPr>
      <w:r>
        <w:rPr>
          <w:rStyle w:val="CommentReference"/>
        </w:rPr>
        <w:annotationRef/>
      </w:r>
      <w:r>
        <w:t>Need to be like, look at 2 points and guess a slope and through it in react, otherwise why work this hard if react is so great?</w:t>
      </w:r>
    </w:p>
  </w:comment>
  <w:comment w:id="779" w:author="Walgren, Patrick" w:date="2024-10-08T09:07:00Z" w:initials="PW">
    <w:p w14:paraId="2D4535DD" w14:textId="6F97C513" w:rsidR="00C52DD1" w:rsidRDefault="00C52DD1">
      <w:pPr>
        <w:pStyle w:val="CommentText"/>
      </w:pPr>
      <w:r>
        <w:rPr>
          <w:rStyle w:val="CommentReference"/>
        </w:rPr>
        <w:annotationRef/>
      </w:r>
      <w:r>
        <w:t xml:space="preserve">This shows how arduous calibration is without REACT. You don’t really do this for starting points. You do this as an academic exercise one time to learn a little bit more about the model. This example shows how our method is easier and better than the old ways. </w:t>
      </w:r>
    </w:p>
  </w:comment>
  <w:comment w:id="807" w:author="Mingear, Jacob Lee" w:date="2024-10-07T16:38:00Z" w:initials="JM">
    <w:p w14:paraId="269FA39C" w14:textId="77777777" w:rsidR="00BE0AE7" w:rsidRDefault="00BE0AE7" w:rsidP="00BE0AE7">
      <w:pPr>
        <w:pStyle w:val="CommentText"/>
      </w:pPr>
      <w:r>
        <w:rPr>
          <w:rStyle w:val="CommentReference"/>
        </w:rPr>
        <w:annotationRef/>
      </w:r>
      <w:r>
        <w:t xml:space="preserve">too scary looking </w:t>
      </w:r>
    </w:p>
  </w:comment>
  <w:comment w:id="808" w:author="Walgren, Patrick" w:date="2024-10-08T09:11:00Z" w:initials="PW">
    <w:p w14:paraId="60B61D16" w14:textId="0CC14759" w:rsidR="000F000E" w:rsidRDefault="000F000E">
      <w:pPr>
        <w:pStyle w:val="CommentText"/>
      </w:pPr>
      <w:r>
        <w:rPr>
          <w:rStyle w:val="CommentReference"/>
        </w:rPr>
        <w:annotationRef/>
      </w:r>
      <w:r>
        <w:t xml:space="preserve">Sir that’s the point. </w:t>
      </w:r>
    </w:p>
  </w:comment>
  <w:comment w:id="824" w:author="Walgren, Patrick" w:date="2024-05-14T20:29:00Z" w:initials="PW">
    <w:p w14:paraId="36D45903" w14:textId="77777777" w:rsidR="00204FB2" w:rsidRDefault="00204FB2" w:rsidP="00204FB2">
      <w:pPr>
        <w:pStyle w:val="CommentText"/>
      </w:pPr>
      <w:r>
        <w:rPr>
          <w:rStyle w:val="CommentReference"/>
        </w:rPr>
        <w:annotationRef/>
      </w:r>
      <w:r>
        <w:t xml:space="preserve">I can probably make all of these figures a better aspect ratio. </w:t>
      </w:r>
    </w:p>
  </w:comment>
  <w:comment w:id="821" w:author="Walgren, Patrick" w:date="2024-10-08T09:09:00Z" w:initials="PW">
    <w:p w14:paraId="5B229A4D" w14:textId="5D70BA52" w:rsidR="00C52DD1" w:rsidRDefault="00C52DD1">
      <w:pPr>
        <w:pStyle w:val="CommentText"/>
      </w:pPr>
      <w:r>
        <w:rPr>
          <w:rStyle w:val="CommentReference"/>
        </w:rPr>
        <w:annotationRef/>
      </w:r>
      <w:r>
        <w:t xml:space="preserve">You can’t just delete a figure, especially one that describes the SMA transformation strain lol. Let’s talk about how best to use this section. </w:t>
      </w:r>
    </w:p>
  </w:comment>
  <w:comment w:id="849" w:author="Walgren, Patrick" w:date="2024-05-14T20:29:00Z" w:initials="PW">
    <w:p w14:paraId="6E3B28C2" w14:textId="56532EC7" w:rsidR="00A679DA" w:rsidRDefault="00A679DA">
      <w:pPr>
        <w:pStyle w:val="CommentText"/>
      </w:pPr>
      <w:r>
        <w:rPr>
          <w:rStyle w:val="CommentReference"/>
        </w:rPr>
        <w:annotationRef/>
      </w:r>
      <w:r>
        <w:t xml:space="preserve">I can probably make all of these figures a better aspect ratio. </w:t>
      </w:r>
    </w:p>
  </w:comment>
  <w:comment w:id="853" w:author="Walgren, Patrick" w:date="2024-10-16T09:28:00Z" w:initials="PW">
    <w:p w14:paraId="092F76E3" w14:textId="45E2F0AA" w:rsidR="00B23A19" w:rsidRDefault="00B23A19">
      <w:pPr>
        <w:pStyle w:val="CommentText"/>
      </w:pPr>
      <w:r>
        <w:rPr>
          <w:rStyle w:val="CommentReference"/>
        </w:rPr>
        <w:annotationRef/>
      </w:r>
      <w:r>
        <w:t xml:space="preserve">Maybe I need to change this to just estimate based on a linear regression, then discuss the nuance of this </w:t>
      </w:r>
      <w:proofErr w:type="spellStart"/>
      <w:r>
        <w:t>wrt</w:t>
      </w:r>
      <w:proofErr w:type="spellEnd"/>
      <w:r>
        <w:t xml:space="preserve"> calibration stress.</w:t>
      </w:r>
    </w:p>
  </w:comment>
  <w:comment w:id="882" w:author="Walgren, Patrick" w:date="2024-10-25T09:09:00Z" w:initials="PW">
    <w:p w14:paraId="6D761493" w14:textId="65725B6F" w:rsidR="000246FD" w:rsidRDefault="000246FD">
      <w:pPr>
        <w:pStyle w:val="CommentText"/>
      </w:pPr>
      <w:r>
        <w:rPr>
          <w:rStyle w:val="CommentReference"/>
        </w:rPr>
        <w:annotationRef/>
      </w:r>
      <w:r>
        <w:t>Do I define the martensite volume fraction before now?</w:t>
      </w:r>
    </w:p>
  </w:comment>
  <w:comment w:id="937" w:author="Mingear, Jacob Lee" w:date="2024-10-07T16:41:00Z" w:initials="JM">
    <w:p w14:paraId="758AFD08" w14:textId="77777777" w:rsidR="00BE0AE7" w:rsidRDefault="00BE0AE7" w:rsidP="00BE0AE7">
      <w:pPr>
        <w:pStyle w:val="CommentText"/>
      </w:pPr>
      <w:r>
        <w:rPr>
          <w:rStyle w:val="CommentReference"/>
        </w:rPr>
        <w:annotationRef/>
      </w:r>
      <w:r>
        <w:t>Maybe delete? But very good info for documentation</w:t>
      </w:r>
    </w:p>
  </w:comment>
  <w:comment w:id="1057" w:author="Walgren, Patrick" w:date="2024-04-17T11:04:00Z" w:initials="WP">
    <w:p w14:paraId="0ACDA626" w14:textId="2BF547EC" w:rsidR="00C44B2D" w:rsidRDefault="00C44B2D">
      <w:pPr>
        <w:pStyle w:val="CommentText"/>
      </w:pPr>
      <w:r>
        <w:rPr>
          <w:rStyle w:val="CommentReference"/>
        </w:rPr>
        <w:annotationRef/>
      </w:r>
      <w:r>
        <w:t xml:space="preserve">Add the branched function here. </w:t>
      </w:r>
    </w:p>
  </w:comment>
  <w:comment w:id="1258" w:author="Walgren, Patrick" w:date="2024-05-14T20:29:00Z" w:initials="PW">
    <w:p w14:paraId="7D3C042A" w14:textId="77777777" w:rsidR="00532330" w:rsidRDefault="00532330" w:rsidP="00532330">
      <w:pPr>
        <w:pStyle w:val="CommentText"/>
      </w:pPr>
      <w:r>
        <w:rPr>
          <w:rStyle w:val="CommentReference"/>
        </w:rPr>
        <w:annotationRef/>
      </w:r>
      <w:r>
        <w:t xml:space="preserve">I can probably make all of these figures a better aspect ratio. </w:t>
      </w:r>
    </w:p>
  </w:comment>
  <w:comment w:id="1259" w:author="Walgren, Patrick" w:date="2024-10-09T08:24:00Z" w:initials="PW">
    <w:p w14:paraId="0278ADB5" w14:textId="77777777" w:rsidR="00532330" w:rsidRDefault="00532330" w:rsidP="00532330">
      <w:pPr>
        <w:pStyle w:val="CommentText"/>
      </w:pPr>
      <w:r>
        <w:rPr>
          <w:rStyle w:val="CommentReference"/>
        </w:rPr>
        <w:annotationRef/>
      </w:r>
      <w:r>
        <w:t xml:space="preserve">Yes. Make them smaller and number the points to make the reader understand where the points come from. </w:t>
      </w:r>
    </w:p>
  </w:comment>
  <w:comment w:id="1260" w:author="Walgren, Patrick" w:date="2024-10-09T08:38:00Z" w:initials="PW">
    <w:p w14:paraId="7294AB80" w14:textId="5B3C976D" w:rsidR="002A33E1" w:rsidRDefault="002A33E1">
      <w:pPr>
        <w:pStyle w:val="CommentText"/>
      </w:pPr>
      <w:r>
        <w:rPr>
          <w:rStyle w:val="CommentReference"/>
        </w:rPr>
        <w:annotationRef/>
      </w:r>
      <w:r>
        <w:t>Change the caption to fit this new bare-bones estimate discussion.</w:t>
      </w:r>
    </w:p>
  </w:comment>
  <w:comment w:id="1261" w:author="Walgren, Patrick" w:date="2024-10-16T09:33:00Z" w:initials="PW">
    <w:p w14:paraId="1877DC65" w14:textId="316B41A6" w:rsidR="00B23A19" w:rsidRDefault="00B23A19">
      <w:pPr>
        <w:pStyle w:val="CommentText"/>
      </w:pPr>
      <w:r>
        <w:rPr>
          <w:rStyle w:val="CommentReference"/>
        </w:rPr>
        <w:annotationRef/>
      </w:r>
      <w:r>
        <w:t xml:space="preserve">I think what I’d like to do is to make a 2 x 2, with the CFTC being two wide. </w:t>
      </w:r>
    </w:p>
  </w:comment>
  <w:comment w:id="1262" w:author="Walgren, Patrick" w:date="2024-10-25T09:10:00Z" w:initials="PW">
    <w:p w14:paraId="29B53326" w14:textId="3F820BCC" w:rsidR="000246FD" w:rsidRDefault="000246FD">
      <w:pPr>
        <w:pStyle w:val="CommentText"/>
      </w:pPr>
      <w:r>
        <w:rPr>
          <w:rStyle w:val="CommentReference"/>
        </w:rPr>
        <w:annotationRef/>
      </w:r>
      <w:r>
        <w:t xml:space="preserve">Could also make a swanky 3D figure with the projections being subfigures. </w:t>
      </w:r>
    </w:p>
  </w:comment>
  <w:comment w:id="1313" w:author="Walgren, Patrick" w:date="2024-10-10T19:18:00Z" w:initials="PW">
    <w:p w14:paraId="40C35A93" w14:textId="2628B936" w:rsidR="00807CBC" w:rsidRDefault="00807CBC">
      <w:pPr>
        <w:pStyle w:val="CommentText"/>
      </w:pPr>
      <w:r>
        <w:rPr>
          <w:rStyle w:val="CommentReference"/>
        </w:rPr>
        <w:annotationRef/>
      </w:r>
      <w:r>
        <w:t>Maybe I need to add a column for specified value… and change the GUI to do this up front?</w:t>
      </w:r>
    </w:p>
  </w:comment>
  <w:comment w:id="1620" w:author="Walgren, Patrick" w:date="2024-06-08T08:40:00Z" w:initials="WP">
    <w:p w14:paraId="1404A23A" w14:textId="04CB9799" w:rsidR="00C66157" w:rsidRDefault="00C66157">
      <w:pPr>
        <w:pStyle w:val="CommentText"/>
      </w:pPr>
      <w:r>
        <w:rPr>
          <w:rStyle w:val="CommentReference"/>
        </w:rPr>
        <w:annotationRef/>
      </w:r>
      <w:r>
        <w:t xml:space="preserve">Need to go through and clean this up. I have the data. </w:t>
      </w:r>
    </w:p>
  </w:comment>
  <w:comment w:id="1645" w:author="Walgren, Patrick" w:date="2024-10-08T14:40:00Z" w:initials="PW">
    <w:p w14:paraId="759E40DD" w14:textId="7F30A67A" w:rsidR="00CB19CB" w:rsidRDefault="00CB19CB">
      <w:pPr>
        <w:pStyle w:val="CommentText"/>
      </w:pPr>
      <w:r>
        <w:rPr>
          <w:rStyle w:val="CommentReference"/>
        </w:rPr>
        <w:annotationRef/>
      </w:r>
      <w:r>
        <w:t>Really don’t like the nomenclature “educated guess”</w:t>
      </w:r>
    </w:p>
  </w:comment>
  <w:comment w:id="1788" w:author="Mingear, Jacob Lee" w:date="2024-10-07T17:05:00Z" w:initials="JM">
    <w:p w14:paraId="6D73F454" w14:textId="77777777" w:rsidR="00204FB2" w:rsidRDefault="00204FB2" w:rsidP="00204FB2">
      <w:pPr>
        <w:pStyle w:val="CommentText"/>
      </w:pPr>
      <w:r>
        <w:rPr>
          <w:rStyle w:val="CommentReference"/>
        </w:rPr>
        <w:annotationRef/>
      </w:r>
      <w:r>
        <w:t>Maybe a zoom-in somewhere?</w:t>
      </w:r>
    </w:p>
  </w:comment>
  <w:comment w:id="1789" w:author="Walgren, Patrick" w:date="2024-10-08T14:41:00Z" w:initials="PW">
    <w:p w14:paraId="6E7F7AF8" w14:textId="1065C494" w:rsidR="00CB19CB" w:rsidRDefault="00CB19CB">
      <w:pPr>
        <w:pStyle w:val="CommentText"/>
      </w:pPr>
      <w:r>
        <w:rPr>
          <w:rStyle w:val="CommentReference"/>
        </w:rPr>
        <w:annotationRef/>
      </w:r>
      <w:r>
        <w:t>Lots of work lol</w:t>
      </w:r>
    </w:p>
  </w:comment>
  <w:comment w:id="1790" w:author="Walgren, Patrick" w:date="2024-10-08T14:42:00Z" w:initials="PW">
    <w:p w14:paraId="323AB3D2" w14:textId="328C72F0" w:rsidR="00CB19CB" w:rsidRDefault="00CB19CB">
      <w:pPr>
        <w:pStyle w:val="CommentText"/>
      </w:pPr>
      <w:r>
        <w:rPr>
          <w:rStyle w:val="CommentReference"/>
        </w:rPr>
        <w:annotationRef/>
      </w:r>
      <w:r>
        <w:t xml:space="preserve">I could be convinced to label the curves and maybe a few points on the curves with a) b) c) etc. </w:t>
      </w:r>
    </w:p>
  </w:comment>
  <w:comment w:id="1828" w:author="Walgren, Patrick" w:date="2024-06-08T08:45:00Z" w:initials="WP">
    <w:p w14:paraId="311CEC03" w14:textId="0C957374" w:rsidR="00D72D72" w:rsidRDefault="00D72D72">
      <w:pPr>
        <w:pStyle w:val="CommentText"/>
      </w:pPr>
      <w:r>
        <w:rPr>
          <w:rStyle w:val="CommentReference"/>
        </w:rPr>
        <w:annotationRef/>
      </w:r>
      <w:r>
        <w:t>I just spent the better part of a paragraph talking about how the calibration is not perfect. Reword this to indicate the same model deficiencies exist here.</w:t>
      </w:r>
    </w:p>
  </w:comment>
  <w:comment w:id="1836" w:author="Walgren, Patrick" w:date="2024-10-08T14:43:00Z" w:initials="PW">
    <w:p w14:paraId="07A64AEE" w14:textId="4A8F7470" w:rsidR="00CB19CB" w:rsidRDefault="00CB19CB">
      <w:pPr>
        <w:pStyle w:val="CommentText"/>
      </w:pPr>
      <w:r>
        <w:rPr>
          <w:rStyle w:val="CommentReference"/>
        </w:rPr>
        <w:annotationRef/>
      </w:r>
      <w:r>
        <w:t xml:space="preserve">*puke*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4225224" w15:done="1"/>
  <w15:commentEx w15:paraId="3B01ED74" w15:done="1"/>
  <w15:commentEx w15:paraId="053007B2" w15:done="1"/>
  <w15:commentEx w15:paraId="1623A2E3" w15:paraIdParent="053007B2" w15:done="1"/>
  <w15:commentEx w15:paraId="3777175A" w15:done="0"/>
  <w15:commentEx w15:paraId="029517EB" w15:done="0"/>
  <w15:commentEx w15:paraId="706A4790" w15:paraIdParent="029517EB" w15:done="0"/>
  <w15:commentEx w15:paraId="4370B128" w15:done="1"/>
  <w15:commentEx w15:paraId="6F27E458" w15:paraIdParent="4370B128" w15:done="1"/>
  <w15:commentEx w15:paraId="7FB21AB1" w15:done="1"/>
  <w15:commentEx w15:paraId="119C84F7" w15:done="0"/>
  <w15:commentEx w15:paraId="179AFD5C" w15:paraIdParent="119C84F7" w15:done="0"/>
  <w15:commentEx w15:paraId="0A390011" w15:done="1"/>
  <w15:commentEx w15:paraId="14AD9CD7" w15:paraIdParent="0A390011" w15:done="1"/>
  <w15:commentEx w15:paraId="2D1C884C" w15:done="0"/>
  <w15:commentEx w15:paraId="18893428" w15:done="1"/>
  <w15:commentEx w15:paraId="701A1252" w15:done="1"/>
  <w15:commentEx w15:paraId="60C1D32C" w15:done="0"/>
  <w15:commentEx w15:paraId="6A8FEA0A" w15:done="0"/>
  <w15:commentEx w15:paraId="672BBAF7" w15:done="1"/>
  <w15:commentEx w15:paraId="05259E1E" w15:done="0"/>
  <w15:commentEx w15:paraId="54F5AE39" w15:done="1"/>
  <w15:commentEx w15:paraId="0972C7CB" w15:done="0"/>
  <w15:commentEx w15:paraId="794493D5" w15:done="0"/>
  <w15:commentEx w15:paraId="56E847DE" w15:paraIdParent="794493D5" w15:done="0"/>
  <w15:commentEx w15:paraId="2819E24C" w15:paraIdParent="794493D5" w15:done="0"/>
  <w15:commentEx w15:paraId="040B3E80" w15:done="0"/>
  <w15:commentEx w15:paraId="3E697384" w15:done="1"/>
  <w15:commentEx w15:paraId="6E815F93" w15:paraIdParent="3E697384" w15:done="1"/>
  <w15:commentEx w15:paraId="663C3691" w15:done="1"/>
  <w15:commentEx w15:paraId="2F0658CE" w15:done="1"/>
  <w15:commentEx w15:paraId="5F893A5D" w15:done="0"/>
  <w15:commentEx w15:paraId="2E90E7B0" w15:paraIdParent="5F893A5D" w15:done="0"/>
  <w15:commentEx w15:paraId="47DFF763" w15:done="0"/>
  <w15:commentEx w15:paraId="074AF81F" w15:done="1"/>
  <w15:commentEx w15:paraId="2765C0AE" w15:done="0"/>
  <w15:commentEx w15:paraId="6BEB030E" w15:paraIdParent="2765C0AE" w15:done="0"/>
  <w15:commentEx w15:paraId="214DE4BA" w15:done="0"/>
  <w15:commentEx w15:paraId="444C66AC" w15:paraIdParent="214DE4BA" w15:done="0"/>
  <w15:commentEx w15:paraId="4AA1CB1A" w15:done="1"/>
  <w15:commentEx w15:paraId="7942D11D" w15:done="0"/>
  <w15:commentEx w15:paraId="2DDAC160" w15:done="1"/>
  <w15:commentEx w15:paraId="006C0ED7" w15:paraIdParent="2DDAC160" w15:done="1"/>
  <w15:commentEx w15:paraId="104E3878" w15:done="0"/>
  <w15:commentEx w15:paraId="7AD00FB7" w15:done="0"/>
  <w15:commentEx w15:paraId="56106C16" w15:done="1"/>
  <w15:commentEx w15:paraId="6E102653" w15:paraIdParent="56106C16" w15:done="1"/>
  <w15:commentEx w15:paraId="113F8DDE" w15:done="1"/>
  <w15:commentEx w15:paraId="71F43F04" w15:done="0"/>
  <w15:commentEx w15:paraId="1CC2274F" w15:paraIdParent="71F43F04" w15:done="0"/>
  <w15:commentEx w15:paraId="24DB72D7" w15:done="0"/>
  <w15:commentEx w15:paraId="2D4535DD" w15:paraIdParent="24DB72D7" w15:done="0"/>
  <w15:commentEx w15:paraId="269FA39C" w15:done="0"/>
  <w15:commentEx w15:paraId="60B61D16" w15:paraIdParent="269FA39C" w15:done="0"/>
  <w15:commentEx w15:paraId="36D45903" w15:done="0"/>
  <w15:commentEx w15:paraId="5B229A4D" w15:done="0"/>
  <w15:commentEx w15:paraId="6E3B28C2" w15:done="0"/>
  <w15:commentEx w15:paraId="092F76E3" w15:done="0"/>
  <w15:commentEx w15:paraId="6D761493" w15:done="0"/>
  <w15:commentEx w15:paraId="758AFD08" w15:done="0"/>
  <w15:commentEx w15:paraId="0ACDA626" w15:done="1"/>
  <w15:commentEx w15:paraId="7D3C042A" w15:done="0"/>
  <w15:commentEx w15:paraId="0278ADB5" w15:paraIdParent="7D3C042A" w15:done="0"/>
  <w15:commentEx w15:paraId="7294AB80" w15:paraIdParent="7D3C042A" w15:done="0"/>
  <w15:commentEx w15:paraId="1877DC65" w15:paraIdParent="7D3C042A" w15:done="0"/>
  <w15:commentEx w15:paraId="29B53326" w15:paraIdParent="7D3C042A" w15:done="0"/>
  <w15:commentEx w15:paraId="40C35A93" w15:done="0"/>
  <w15:commentEx w15:paraId="1404A23A" w15:done="0"/>
  <w15:commentEx w15:paraId="759E40DD" w15:done="0"/>
  <w15:commentEx w15:paraId="6D73F454" w15:done="0"/>
  <w15:commentEx w15:paraId="6E7F7AF8" w15:paraIdParent="6D73F454" w15:done="0"/>
  <w15:commentEx w15:paraId="323AB3D2" w15:paraIdParent="6D73F454" w15:done="0"/>
  <w15:commentEx w15:paraId="311CEC03" w15:done="1"/>
  <w15:commentEx w15:paraId="07A64AE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553982E" w16cex:dateUtc="2024-10-07T18:35:00Z"/>
  <w16cex:commentExtensible w16cex:durableId="7DE57610" w16cex:dateUtc="2024-10-07T16:43:00Z"/>
  <w16cex:commentExtensible w16cex:durableId="0FA9204C" w16cex:dateUtc="2024-10-07T17:45:00Z"/>
  <w16cex:commentExtensible w16cex:durableId="6D05C98C" w16cex:dateUtc="2024-10-08T14:20:00Z"/>
  <w16cex:commentExtensible w16cex:durableId="63AFE4CF" w16cex:dateUtc="2024-10-08T14:29:00Z"/>
  <w16cex:commentExtensible w16cex:durableId="39E5D3BA" w16cex:dateUtc="2024-10-08T14:30:00Z"/>
  <w16cex:commentExtensible w16cex:durableId="72F9E5D4" w16cex:dateUtc="2024-10-08T14:43:00Z"/>
  <w16cex:commentExtensible w16cex:durableId="77E791EA" w16cex:dateUtc="2024-06-05T00:11:00Z"/>
  <w16cex:commentExtensible w16cex:durableId="11ADBAC5" w16cex:dateUtc="2024-06-19T15:47:00Z"/>
  <w16cex:commentExtensible w16cex:durableId="6061E5A2" w16cex:dateUtc="2024-04-24T22:53:00Z"/>
  <w16cex:commentExtensible w16cex:durableId="6A50C335" w16cex:dateUtc="2024-10-08T14:31:00Z"/>
  <w16cex:commentExtensible w16cex:durableId="586349FF" w16cex:dateUtc="2024-10-08T14:44:00Z"/>
  <w16cex:commentExtensible w16cex:durableId="02284070" w16cex:dateUtc="2024-08-28T20:42:00Z"/>
  <w16cex:commentExtensible w16cex:durableId="7690077B" w16cex:dateUtc="2024-10-07T18:27:00Z"/>
  <w16cex:commentExtensible w16cex:durableId="366C31F6" w16cex:dateUtc="2024-04-15T12:58:00Z"/>
  <w16cex:commentExtensible w16cex:durableId="6799CB39" w16cex:dateUtc="2024-06-05T00:17:00Z"/>
  <w16cex:commentExtensible w16cex:durableId="573E9C18" w16cex:dateUtc="2024-06-05T00:17:00Z"/>
  <w16cex:commentExtensible w16cex:durableId="1B906705" w16cex:dateUtc="2024-10-07T18:36:00Z"/>
  <w16cex:commentExtensible w16cex:durableId="3E081672" w16cex:dateUtc="2024-10-08T14:39:00Z"/>
  <w16cex:commentExtensible w16cex:durableId="6970F378" w16cex:dateUtc="2024-10-07T19:31:00Z"/>
  <w16cex:commentExtensible w16cex:durableId="3787D3D6" w16cex:dateUtc="2024-10-08T14:47:00Z"/>
  <w16cex:commentExtensible w16cex:durableId="2410E2BC" w16cex:dateUtc="2024-06-18T23:57:00Z"/>
  <w16cex:commentExtensible w16cex:durableId="55A3B9DD" w16cex:dateUtc="2024-10-08T14:49:00Z"/>
  <w16cex:commentExtensible w16cex:durableId="11E5647C" w16cex:dateUtc="2024-04-15T12:50:00Z"/>
  <w16cex:commentExtensible w16cex:durableId="72DCC3E0" w16cex:dateUtc="2024-04-15T12:56:00Z"/>
  <w16cex:commentExtensible w16cex:durableId="674D1848" w16cex:dateUtc="2024-06-18T23:56:00Z"/>
  <w16cex:commentExtensible w16cex:durableId="28494126" w16cex:dateUtc="2024-08-29T20:04:00Z"/>
  <w16cex:commentExtensible w16cex:durableId="66C21BD8" w16cex:dateUtc="2024-06-08T11:40:00Z"/>
  <w16cex:commentExtensible w16cex:durableId="3288FFE2" w16cex:dateUtc="2024-06-19T15:51:00Z"/>
  <w16cex:commentExtensible w16cex:durableId="376C8BFC" w16cex:dateUtc="2024-06-08T11:43:00Z"/>
  <w16cex:commentExtensible w16cex:durableId="448BE63A" w16cex:dateUtc="2024-06-08T11:44:00Z"/>
  <w16cex:commentExtensible w16cex:durableId="3F52CD69" w16cex:dateUtc="2024-06-08T11:40:00Z"/>
  <w16cex:commentExtensible w16cex:durableId="334F9DF9" w16cex:dateUtc="2024-06-19T15:51:00Z"/>
  <w16cex:commentExtensible w16cex:durableId="73DB11EE" w16cex:dateUtc="2024-10-08T14:54:00Z"/>
  <w16cex:commentExtensible w16cex:durableId="13D921E4" w16cex:dateUtc="2024-06-08T11:55:00Z"/>
  <w16cex:commentExtensible w16cex:durableId="180B4180" w16cex:dateUtc="2024-10-08T14:57:00Z"/>
  <w16cex:commentExtensible w16cex:durableId="28C3D18A" w16cex:dateUtc="2024-10-08T14:58:00Z"/>
  <w16cex:commentExtensible w16cex:durableId="362A310D" w16cex:dateUtc="2024-06-08T11:40:00Z"/>
  <w16cex:commentExtensible w16cex:durableId="16CEA283" w16cex:dateUtc="2024-06-19T15:51:00Z"/>
  <w16cex:commentExtensible w16cex:durableId="7E7B31FE" w16cex:dateUtc="2024-06-08T11:57:00Z"/>
  <w16cex:commentExtensible w16cex:durableId="68CE2674" w16cex:dateUtc="2024-10-08T15:02:00Z"/>
  <w16cex:commentExtensible w16cex:durableId="2FE5B350" w16cex:dateUtc="2024-04-19T12:44:00Z"/>
  <w16cex:commentExtensible w16cex:durableId="294EF255" w16cex:dateUtc="2024-08-30T15:10:00Z"/>
  <w16cex:commentExtensible w16cex:durableId="59849EAE" w16cex:dateUtc="2024-10-25T15:06:00Z"/>
  <w16cex:commentExtensible w16cex:durableId="44310E49" w16cex:dateUtc="2024-10-08T15:00:00Z"/>
  <w16cex:commentExtensible w16cex:durableId="45B2F774" w16cex:dateUtc="2024-04-19T12:48:00Z"/>
  <w16cex:commentExtensible w16cex:durableId="5A000ED4" w16cex:dateUtc="2024-08-30T15:22:00Z"/>
  <w16cex:commentExtensible w16cex:durableId="7F3EA4F9" w16cex:dateUtc="2024-06-08T12:04:00Z"/>
  <w16cex:commentExtensible w16cex:durableId="55099B6B" w16cex:dateUtc="2024-10-08T15:06:00Z"/>
  <w16cex:commentExtensible w16cex:durableId="6AAAB140" w16cex:dateUtc="2024-10-08T15:11:00Z"/>
  <w16cex:commentExtensible w16cex:durableId="43C5A40C" w16cex:dateUtc="2024-10-07T22:38:00Z"/>
  <w16cex:commentExtensible w16cex:durableId="3DEAC62E" w16cex:dateUtc="2024-10-08T15:07:00Z"/>
  <w16cex:commentExtensible w16cex:durableId="20B5C372" w16cex:dateUtc="2024-10-07T22:38:00Z"/>
  <w16cex:commentExtensible w16cex:durableId="594BAF53" w16cex:dateUtc="2024-10-08T15:11:00Z"/>
  <w16cex:commentExtensible w16cex:durableId="2EDE148F" w16cex:dateUtc="2024-05-15T00:29:00Z"/>
  <w16cex:commentExtensible w16cex:durableId="3FC47034" w16cex:dateUtc="2024-10-08T15:09:00Z"/>
  <w16cex:commentExtensible w16cex:durableId="6BE3C068" w16cex:dateUtc="2024-05-15T00:29:00Z"/>
  <w16cex:commentExtensible w16cex:durableId="4AA02D44" w16cex:dateUtc="2024-10-16T15:28:00Z"/>
  <w16cex:commentExtensible w16cex:durableId="38AEAD28" w16cex:dateUtc="2024-10-25T15:09:00Z"/>
  <w16cex:commentExtensible w16cex:durableId="42134708" w16cex:dateUtc="2024-10-07T22:41:00Z"/>
  <w16cex:commentExtensible w16cex:durableId="70CA5BA2" w16cex:dateUtc="2024-04-17T15:04:00Z"/>
  <w16cex:commentExtensible w16cex:durableId="416A0C27" w16cex:dateUtc="2024-05-15T00:29:00Z"/>
  <w16cex:commentExtensible w16cex:durableId="2F6FFF76" w16cex:dateUtc="2024-10-09T14:24:00Z"/>
  <w16cex:commentExtensible w16cex:durableId="0AAF79B9" w16cex:dateUtc="2024-10-09T14:38:00Z"/>
  <w16cex:commentExtensible w16cex:durableId="64F68EE8" w16cex:dateUtc="2024-10-16T15:33:00Z"/>
  <w16cex:commentExtensible w16cex:durableId="21FA8711" w16cex:dateUtc="2024-10-25T15:10:00Z"/>
  <w16cex:commentExtensible w16cex:durableId="2386C1F4" w16cex:dateUtc="2024-10-11T01:18:00Z"/>
  <w16cex:commentExtensible w16cex:durableId="3D9721AA" w16cex:dateUtc="2024-06-08T12:40:00Z"/>
  <w16cex:commentExtensible w16cex:durableId="7004A109" w16cex:dateUtc="2024-10-08T20:40:00Z"/>
  <w16cex:commentExtensible w16cex:durableId="0A23F0B8" w16cex:dateUtc="2024-10-07T23:05:00Z"/>
  <w16cex:commentExtensible w16cex:durableId="07A8859B" w16cex:dateUtc="2024-10-08T20:41:00Z"/>
  <w16cex:commentExtensible w16cex:durableId="3CF395FC" w16cex:dateUtc="2024-10-08T20:42:00Z"/>
  <w16cex:commentExtensible w16cex:durableId="7645C549" w16cex:dateUtc="2024-06-08T12:45:00Z"/>
  <w16cex:commentExtensible w16cex:durableId="2F23BFDF" w16cex:dateUtc="2024-10-08T20: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4225224" w16cid:durableId="7553982E"/>
  <w16cid:commentId w16cid:paraId="3B01ED74" w16cid:durableId="7DE57610"/>
  <w16cid:commentId w16cid:paraId="053007B2" w16cid:durableId="0FA9204C"/>
  <w16cid:commentId w16cid:paraId="1623A2E3" w16cid:durableId="6D05C98C"/>
  <w16cid:commentId w16cid:paraId="3777175A" w16cid:durableId="63AFE4CF"/>
  <w16cid:commentId w16cid:paraId="029517EB" w16cid:durableId="39E5D3BA"/>
  <w16cid:commentId w16cid:paraId="706A4790" w16cid:durableId="72F9E5D4"/>
  <w16cid:commentId w16cid:paraId="4370B128" w16cid:durableId="77E791EA"/>
  <w16cid:commentId w16cid:paraId="6F27E458" w16cid:durableId="11ADBAC5"/>
  <w16cid:commentId w16cid:paraId="7FB21AB1" w16cid:durableId="6061E5A2"/>
  <w16cid:commentId w16cid:paraId="119C84F7" w16cid:durableId="6A50C335"/>
  <w16cid:commentId w16cid:paraId="179AFD5C" w16cid:durableId="586349FF"/>
  <w16cid:commentId w16cid:paraId="0A390011" w16cid:durableId="02284070"/>
  <w16cid:commentId w16cid:paraId="14AD9CD7" w16cid:durableId="7690077B"/>
  <w16cid:commentId w16cid:paraId="2D1C884C" w16cid:durableId="366C31F6"/>
  <w16cid:commentId w16cid:paraId="18893428" w16cid:durableId="6799CB39"/>
  <w16cid:commentId w16cid:paraId="701A1252" w16cid:durableId="573E9C18"/>
  <w16cid:commentId w16cid:paraId="60C1D32C" w16cid:durableId="1B906705"/>
  <w16cid:commentId w16cid:paraId="6A8FEA0A" w16cid:durableId="3E081672"/>
  <w16cid:commentId w16cid:paraId="672BBAF7" w16cid:durableId="6970F378"/>
  <w16cid:commentId w16cid:paraId="05259E1E" w16cid:durableId="3787D3D6"/>
  <w16cid:commentId w16cid:paraId="54F5AE39" w16cid:durableId="2410E2BC"/>
  <w16cid:commentId w16cid:paraId="0972C7CB" w16cid:durableId="55A3B9DD"/>
  <w16cid:commentId w16cid:paraId="794493D5" w16cid:durableId="11E5647C"/>
  <w16cid:commentId w16cid:paraId="56E847DE" w16cid:durableId="72DCC3E0"/>
  <w16cid:commentId w16cid:paraId="2819E24C" w16cid:durableId="674D1848"/>
  <w16cid:commentId w16cid:paraId="040B3E80" w16cid:durableId="28494126"/>
  <w16cid:commentId w16cid:paraId="3E697384" w16cid:durableId="66C21BD8"/>
  <w16cid:commentId w16cid:paraId="6E815F93" w16cid:durableId="3288FFE2"/>
  <w16cid:commentId w16cid:paraId="663C3691" w16cid:durableId="376C8BFC"/>
  <w16cid:commentId w16cid:paraId="2F0658CE" w16cid:durableId="448BE63A"/>
  <w16cid:commentId w16cid:paraId="5F893A5D" w16cid:durableId="3F52CD69"/>
  <w16cid:commentId w16cid:paraId="2E90E7B0" w16cid:durableId="334F9DF9"/>
  <w16cid:commentId w16cid:paraId="47DFF763" w16cid:durableId="73DB11EE"/>
  <w16cid:commentId w16cid:paraId="074AF81F" w16cid:durableId="13D921E4"/>
  <w16cid:commentId w16cid:paraId="2765C0AE" w16cid:durableId="180B4180"/>
  <w16cid:commentId w16cid:paraId="6BEB030E" w16cid:durableId="28C3D18A"/>
  <w16cid:commentId w16cid:paraId="214DE4BA" w16cid:durableId="362A310D"/>
  <w16cid:commentId w16cid:paraId="444C66AC" w16cid:durableId="16CEA283"/>
  <w16cid:commentId w16cid:paraId="4AA1CB1A" w16cid:durableId="7E7B31FE"/>
  <w16cid:commentId w16cid:paraId="7942D11D" w16cid:durableId="68CE2674"/>
  <w16cid:commentId w16cid:paraId="2DDAC160" w16cid:durableId="2FE5B350"/>
  <w16cid:commentId w16cid:paraId="006C0ED7" w16cid:durableId="294EF255"/>
  <w16cid:commentId w16cid:paraId="104E3878" w16cid:durableId="59849EAE"/>
  <w16cid:commentId w16cid:paraId="7AD00FB7" w16cid:durableId="44310E49"/>
  <w16cid:commentId w16cid:paraId="56106C16" w16cid:durableId="45B2F774"/>
  <w16cid:commentId w16cid:paraId="6E102653" w16cid:durableId="5A000ED4"/>
  <w16cid:commentId w16cid:paraId="113F8DDE" w16cid:durableId="7F3EA4F9"/>
  <w16cid:commentId w16cid:paraId="71F43F04" w16cid:durableId="55099B6B"/>
  <w16cid:commentId w16cid:paraId="1CC2274F" w16cid:durableId="6AAAB140"/>
  <w16cid:commentId w16cid:paraId="24DB72D7" w16cid:durableId="43C5A40C"/>
  <w16cid:commentId w16cid:paraId="2D4535DD" w16cid:durableId="3DEAC62E"/>
  <w16cid:commentId w16cid:paraId="269FA39C" w16cid:durableId="20B5C372"/>
  <w16cid:commentId w16cid:paraId="60B61D16" w16cid:durableId="594BAF53"/>
  <w16cid:commentId w16cid:paraId="36D45903" w16cid:durableId="2EDE148F"/>
  <w16cid:commentId w16cid:paraId="5B229A4D" w16cid:durableId="3FC47034"/>
  <w16cid:commentId w16cid:paraId="6E3B28C2" w16cid:durableId="6BE3C068"/>
  <w16cid:commentId w16cid:paraId="092F76E3" w16cid:durableId="4AA02D44"/>
  <w16cid:commentId w16cid:paraId="6D761493" w16cid:durableId="38AEAD28"/>
  <w16cid:commentId w16cid:paraId="758AFD08" w16cid:durableId="42134708"/>
  <w16cid:commentId w16cid:paraId="0ACDA626" w16cid:durableId="70CA5BA2"/>
  <w16cid:commentId w16cid:paraId="7D3C042A" w16cid:durableId="416A0C27"/>
  <w16cid:commentId w16cid:paraId="0278ADB5" w16cid:durableId="2F6FFF76"/>
  <w16cid:commentId w16cid:paraId="7294AB80" w16cid:durableId="0AAF79B9"/>
  <w16cid:commentId w16cid:paraId="1877DC65" w16cid:durableId="64F68EE8"/>
  <w16cid:commentId w16cid:paraId="29B53326" w16cid:durableId="21FA8711"/>
  <w16cid:commentId w16cid:paraId="40C35A93" w16cid:durableId="2386C1F4"/>
  <w16cid:commentId w16cid:paraId="1404A23A" w16cid:durableId="3D9721AA"/>
  <w16cid:commentId w16cid:paraId="759E40DD" w16cid:durableId="7004A109"/>
  <w16cid:commentId w16cid:paraId="6D73F454" w16cid:durableId="0A23F0B8"/>
  <w16cid:commentId w16cid:paraId="6E7F7AF8" w16cid:durableId="07A8859B"/>
  <w16cid:commentId w16cid:paraId="323AB3D2" w16cid:durableId="3CF395FC"/>
  <w16cid:commentId w16cid:paraId="311CEC03" w16cid:durableId="7645C549"/>
  <w16cid:commentId w16cid:paraId="07A64AEE" w16cid:durableId="2F23BF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B4560D" w14:textId="77777777" w:rsidR="00B07EF3" w:rsidRDefault="00B07EF3" w:rsidP="00A125A8">
      <w:pPr>
        <w:spacing w:after="0" w:line="240" w:lineRule="auto"/>
      </w:pPr>
      <w:r>
        <w:separator/>
      </w:r>
    </w:p>
  </w:endnote>
  <w:endnote w:type="continuationSeparator" w:id="0">
    <w:p w14:paraId="53313267" w14:textId="77777777" w:rsidR="00B07EF3" w:rsidRDefault="00B07EF3" w:rsidP="00A12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FA750D" w14:textId="77777777" w:rsidR="00B07EF3" w:rsidRDefault="00B07EF3" w:rsidP="00A125A8">
      <w:pPr>
        <w:spacing w:after="0" w:line="240" w:lineRule="auto"/>
      </w:pPr>
      <w:r>
        <w:separator/>
      </w:r>
    </w:p>
  </w:footnote>
  <w:footnote w:type="continuationSeparator" w:id="0">
    <w:p w14:paraId="3986F95E" w14:textId="77777777" w:rsidR="00B07EF3" w:rsidRDefault="00B07EF3" w:rsidP="00A125A8">
      <w:pPr>
        <w:spacing w:after="0" w:line="240" w:lineRule="auto"/>
      </w:pPr>
      <w:r>
        <w:continuationSeparator/>
      </w:r>
    </w:p>
  </w:footnote>
  <w:footnote w:id="1">
    <w:p w14:paraId="7D42F56D" w14:textId="63081F4A" w:rsidR="00A125A8" w:rsidRDefault="00A125A8">
      <w:pPr>
        <w:pStyle w:val="FootnoteText"/>
      </w:pPr>
      <w:ins w:id="291" w:author="Walgren, Patrick" w:date="2024-08-29T10:42:00Z" w16du:dateUtc="2024-08-29T16:42:00Z">
        <w:r>
          <w:rPr>
            <w:rStyle w:val="FootnoteReference"/>
          </w:rPr>
          <w:footnoteRef/>
        </w:r>
        <w:r>
          <w:t xml:space="preserve"> </w:t>
        </w:r>
        <w:r>
          <w:rPr>
            <w:rStyle w:val="ui-provider"/>
          </w:rPr>
          <w:t>Full documentation of the pre-processor can be found in the code documentation (link).</w:t>
        </w:r>
        <w:r>
          <w:rPr>
            <w:rStyle w:val="CommentReference"/>
          </w:rPr>
          <w:annotationRef/>
        </w:r>
      </w:ins>
    </w:p>
  </w:footnote>
  <w:footnote w:id="2">
    <w:p w14:paraId="644B2CCA" w14:textId="068C9D16" w:rsidR="00F30A0C" w:rsidRDefault="00F30A0C" w:rsidP="00F30A0C">
      <w:pPr>
        <w:rPr>
          <w:ins w:id="365" w:author="Walgren, Patrick" w:date="2024-08-29T13:14:00Z" w16du:dateUtc="2024-08-29T19:14:00Z"/>
        </w:rPr>
      </w:pPr>
      <w:ins w:id="366" w:author="Walgren, Patrick" w:date="2024-08-29T13:14:00Z" w16du:dateUtc="2024-08-29T19:14:00Z">
        <w:r>
          <w:rPr>
            <w:rStyle w:val="FootnoteReference"/>
          </w:rPr>
          <w:footnoteRef/>
        </w:r>
        <w:r>
          <w:t xml:space="preserve"> Hybrid optimization comprises two stages: global optimization followed by a local search on the best set of design variables that the global optimization found. The global optimization</w:t>
        </w:r>
      </w:ins>
      <w:ins w:id="367" w:author="Walgren, Patrick" w:date="2024-08-29T13:15:00Z" w16du:dateUtc="2024-08-29T19:15:00Z">
        <w:r>
          <w:t xml:space="preserve"> (i.e., a genetic algorithm)</w:t>
        </w:r>
      </w:ins>
      <w:ins w:id="368" w:author="Walgren, Patrick" w:date="2024-08-29T13:14:00Z" w16du:dateUtc="2024-08-29T19:14:00Z">
        <w:r>
          <w:t xml:space="preserve"> searches the entire space and provides a starting point for a local gradient-based optimization</w:t>
        </w:r>
      </w:ins>
      <w:ins w:id="369" w:author="Walgren, Patrick" w:date="2024-08-29T13:15:00Z" w16du:dateUtc="2024-08-29T19:15:00Z">
        <w:r>
          <w:t xml:space="preserve"> (i.e., SLSQP)</w:t>
        </w:r>
      </w:ins>
      <w:ins w:id="370" w:author="Walgren, Patrick" w:date="2024-08-29T13:14:00Z" w16du:dateUtc="2024-08-29T19:14:00Z">
        <w:r>
          <w:t xml:space="preserve"> to find the mathematically optim</w:t>
        </w:r>
      </w:ins>
      <w:ins w:id="371" w:author="Walgren, Patrick" w:date="2024-09-18T10:00:00Z" w16du:dateUtc="2024-09-18T16:00:00Z">
        <w:r w:rsidR="00AC4E64">
          <w:t>al</w:t>
        </w:r>
      </w:ins>
      <w:ins w:id="372" w:author="Walgren, Patrick" w:date="2024-08-29T13:14:00Z" w16du:dateUtc="2024-08-29T19:14:00Z">
        <w:r>
          <w:t xml:space="preserve"> solution. </w:t>
        </w:r>
      </w:ins>
    </w:p>
    <w:p w14:paraId="57553946" w14:textId="33022710" w:rsidR="00F30A0C" w:rsidRDefault="00F30A0C">
      <w:pPr>
        <w:pStyle w:val="FootnoteText"/>
      </w:pPr>
    </w:p>
  </w:footnote>
  <w:footnote w:id="3">
    <w:p w14:paraId="2189A18B" w14:textId="681BB255" w:rsidR="001B2481" w:rsidRDefault="001B2481" w:rsidP="001B2481">
      <w:pPr>
        <w:pStyle w:val="FootnoteText"/>
        <w:rPr>
          <w:ins w:id="527" w:author="Walgren, Patrick" w:date="2024-08-29T15:45:00Z" w16du:dateUtc="2024-08-29T21:45:00Z"/>
        </w:rPr>
      </w:pPr>
      <w:ins w:id="528" w:author="Walgren, Patrick" w:date="2024-08-29T15:45:00Z" w16du:dateUtc="2024-08-29T21:45:00Z">
        <w:r>
          <w:rPr>
            <w:rStyle w:val="FootnoteReference"/>
          </w:rPr>
          <w:footnoteRef/>
        </w:r>
        <w:r>
          <w:t xml:space="preserve"> The calibration stress is </w:t>
        </w:r>
        <w:r w:rsidRPr="00B33422">
          <w:rPr>
            <w:i/>
            <w:iCs/>
          </w:rPr>
          <w:t>a priori</w:t>
        </w:r>
        <w:r>
          <w:t xml:space="preserve"> defined by the designer</w:t>
        </w:r>
      </w:ins>
      <w:ins w:id="529" w:author="Walgren, Patrick" w:date="2024-10-08T08:51:00Z" w16du:dateUtc="2024-10-08T14:51:00Z">
        <w:r w:rsidR="00A3688C">
          <w:t>.</w:t>
        </w:r>
      </w:ins>
      <w:ins w:id="530" w:author="Walgren, Patrick" w:date="2024-08-29T15:45:00Z" w16du:dateUtc="2024-08-29T21:45:00Z">
        <w:del w:id="531" w:author="Mingear, Jacob Lee" w:date="2024-10-07T13:40:00Z" w16du:dateUtc="2024-10-07T19:40:00Z">
          <w:r w:rsidDel="00B858B8">
            <w:delText xml:space="preserve"> </w:delText>
          </w:r>
        </w:del>
      </w:ins>
      <w:ins w:id="532" w:author="Walgren, Patrick" w:date="2024-10-08T08:52:00Z" w16du:dateUtc="2024-10-08T14:52:00Z">
        <w:r w:rsidR="00A3688C">
          <w:t xml:space="preserve"> </w:t>
        </w:r>
      </w:ins>
      <w:ins w:id="533" w:author="Walgren, Patrick" w:date="2024-10-08T08:51:00Z" w16du:dateUtc="2024-10-08T14:51:00Z">
        <w:r w:rsidR="00A3688C">
          <w:t>C</w:t>
        </w:r>
      </w:ins>
      <w:ins w:id="534" w:author="Walgren, Patrick" w:date="2024-08-29T15:45:00Z" w16du:dateUtc="2024-08-29T21:45:00Z">
        <w:r>
          <w:t>ommon practice dictates selecting a value close to the design working stress of the material</w:t>
        </w:r>
        <w:r>
          <w:rPr>
            <w:rStyle w:val="CommentReference"/>
          </w:rPr>
          <w:annotationRef/>
        </w:r>
        <w:r>
          <w:t>.</w:t>
        </w:r>
      </w:ins>
    </w:p>
  </w:footnote>
  <w:footnote w:id="4">
    <w:p w14:paraId="1B486733" w14:textId="3C53FEB0" w:rsidR="00243A2C" w:rsidRDefault="00243A2C">
      <w:pPr>
        <w:pStyle w:val="FootnoteText"/>
      </w:pPr>
      <w:ins w:id="1446" w:author="Walgren, Patrick" w:date="2024-10-25T09:13:00Z" w16du:dateUtc="2024-10-25T15:13:00Z">
        <w:r>
          <w:rPr>
            <w:rStyle w:val="FootnoteReference"/>
          </w:rPr>
          <w:footnoteRef/>
        </w:r>
        <w:r>
          <w:t xml:space="preserve"> The minimum transformation strain and critical stress at which transformation </w:t>
        </w:r>
      </w:ins>
      <w:ins w:id="1447" w:author="Walgren, Patrick" w:date="2024-10-25T09:14:00Z" w16du:dateUtc="2024-10-25T15:14:00Z">
        <w:r>
          <w:t>strain are commonly set to zero for preliminary calibrations and only optimized if modeling two-way shape memory behavior is essential.</w:t>
        </w:r>
      </w:ins>
    </w:p>
  </w:footnote>
  <w:footnote w:id="5">
    <w:p w14:paraId="6EDE28A5" w14:textId="1F922B1E" w:rsidR="00243A2C" w:rsidRDefault="00243A2C">
      <w:pPr>
        <w:pStyle w:val="FootnoteText"/>
      </w:pPr>
      <w:ins w:id="1521" w:author="Walgren, Patrick" w:date="2024-10-25T09:15:00Z" w16du:dateUtc="2024-10-25T15:15:00Z">
        <w:r>
          <w:rPr>
            <w:rStyle w:val="FootnoteReference"/>
          </w:rPr>
          <w:footnoteRef/>
        </w:r>
        <w:r>
          <w:t xml:space="preserve"> We recommend setting smooth hardening coefficients to 1 for preliminary calibrations</w:t>
        </w:r>
      </w:ins>
      <w:ins w:id="1522" w:author="Walgren, Patrick" w:date="2024-10-25T09:16:00Z" w16du:dateUtc="2024-10-25T15:16:00Z">
        <w:r>
          <w:t>.</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D02C1"/>
    <w:multiLevelType w:val="hybridMultilevel"/>
    <w:tmpl w:val="A8E6202E"/>
    <w:lvl w:ilvl="0" w:tplc="031EF13C">
      <w:start w:val="1"/>
      <w:numFmt w:val="bullet"/>
      <w:lvlText w:val="•"/>
      <w:lvlJc w:val="left"/>
      <w:pPr>
        <w:tabs>
          <w:tab w:val="num" w:pos="720"/>
        </w:tabs>
        <w:ind w:left="720" w:hanging="360"/>
      </w:pPr>
      <w:rPr>
        <w:rFonts w:ascii="Arial" w:hAnsi="Arial" w:hint="default"/>
      </w:rPr>
    </w:lvl>
    <w:lvl w:ilvl="1" w:tplc="1C148EDC" w:tentative="1">
      <w:start w:val="1"/>
      <w:numFmt w:val="bullet"/>
      <w:lvlText w:val="•"/>
      <w:lvlJc w:val="left"/>
      <w:pPr>
        <w:tabs>
          <w:tab w:val="num" w:pos="1440"/>
        </w:tabs>
        <w:ind w:left="1440" w:hanging="360"/>
      </w:pPr>
      <w:rPr>
        <w:rFonts w:ascii="Arial" w:hAnsi="Arial" w:hint="default"/>
      </w:rPr>
    </w:lvl>
    <w:lvl w:ilvl="2" w:tplc="00E6C292" w:tentative="1">
      <w:start w:val="1"/>
      <w:numFmt w:val="bullet"/>
      <w:lvlText w:val="•"/>
      <w:lvlJc w:val="left"/>
      <w:pPr>
        <w:tabs>
          <w:tab w:val="num" w:pos="2160"/>
        </w:tabs>
        <w:ind w:left="2160" w:hanging="360"/>
      </w:pPr>
      <w:rPr>
        <w:rFonts w:ascii="Arial" w:hAnsi="Arial" w:hint="default"/>
      </w:rPr>
    </w:lvl>
    <w:lvl w:ilvl="3" w:tplc="F5C63826" w:tentative="1">
      <w:start w:val="1"/>
      <w:numFmt w:val="bullet"/>
      <w:lvlText w:val="•"/>
      <w:lvlJc w:val="left"/>
      <w:pPr>
        <w:tabs>
          <w:tab w:val="num" w:pos="2880"/>
        </w:tabs>
        <w:ind w:left="2880" w:hanging="360"/>
      </w:pPr>
      <w:rPr>
        <w:rFonts w:ascii="Arial" w:hAnsi="Arial" w:hint="default"/>
      </w:rPr>
    </w:lvl>
    <w:lvl w:ilvl="4" w:tplc="9228851A" w:tentative="1">
      <w:start w:val="1"/>
      <w:numFmt w:val="bullet"/>
      <w:lvlText w:val="•"/>
      <w:lvlJc w:val="left"/>
      <w:pPr>
        <w:tabs>
          <w:tab w:val="num" w:pos="3600"/>
        </w:tabs>
        <w:ind w:left="3600" w:hanging="360"/>
      </w:pPr>
      <w:rPr>
        <w:rFonts w:ascii="Arial" w:hAnsi="Arial" w:hint="default"/>
      </w:rPr>
    </w:lvl>
    <w:lvl w:ilvl="5" w:tplc="A5FEA7F8" w:tentative="1">
      <w:start w:val="1"/>
      <w:numFmt w:val="bullet"/>
      <w:lvlText w:val="•"/>
      <w:lvlJc w:val="left"/>
      <w:pPr>
        <w:tabs>
          <w:tab w:val="num" w:pos="4320"/>
        </w:tabs>
        <w:ind w:left="4320" w:hanging="360"/>
      </w:pPr>
      <w:rPr>
        <w:rFonts w:ascii="Arial" w:hAnsi="Arial" w:hint="default"/>
      </w:rPr>
    </w:lvl>
    <w:lvl w:ilvl="6" w:tplc="84E4B16C" w:tentative="1">
      <w:start w:val="1"/>
      <w:numFmt w:val="bullet"/>
      <w:lvlText w:val="•"/>
      <w:lvlJc w:val="left"/>
      <w:pPr>
        <w:tabs>
          <w:tab w:val="num" w:pos="5040"/>
        </w:tabs>
        <w:ind w:left="5040" w:hanging="360"/>
      </w:pPr>
      <w:rPr>
        <w:rFonts w:ascii="Arial" w:hAnsi="Arial" w:hint="default"/>
      </w:rPr>
    </w:lvl>
    <w:lvl w:ilvl="7" w:tplc="0EA2C136" w:tentative="1">
      <w:start w:val="1"/>
      <w:numFmt w:val="bullet"/>
      <w:lvlText w:val="•"/>
      <w:lvlJc w:val="left"/>
      <w:pPr>
        <w:tabs>
          <w:tab w:val="num" w:pos="5760"/>
        </w:tabs>
        <w:ind w:left="5760" w:hanging="360"/>
      </w:pPr>
      <w:rPr>
        <w:rFonts w:ascii="Arial" w:hAnsi="Arial" w:hint="default"/>
      </w:rPr>
    </w:lvl>
    <w:lvl w:ilvl="8" w:tplc="B0CC1B6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B1653FD"/>
    <w:multiLevelType w:val="hybridMultilevel"/>
    <w:tmpl w:val="A7F021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255BC5"/>
    <w:multiLevelType w:val="hybridMultilevel"/>
    <w:tmpl w:val="C720A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042A6A"/>
    <w:multiLevelType w:val="hybridMultilevel"/>
    <w:tmpl w:val="C3CE6BD0"/>
    <w:lvl w:ilvl="0" w:tplc="69BCD202">
      <w:start w:val="1"/>
      <w:numFmt w:val="bullet"/>
      <w:lvlText w:val="•"/>
      <w:lvlJc w:val="left"/>
      <w:pPr>
        <w:tabs>
          <w:tab w:val="num" w:pos="720"/>
        </w:tabs>
        <w:ind w:left="720" w:hanging="360"/>
      </w:pPr>
      <w:rPr>
        <w:rFonts w:ascii="Arial" w:hAnsi="Arial" w:hint="default"/>
      </w:rPr>
    </w:lvl>
    <w:lvl w:ilvl="1" w:tplc="101C829C" w:tentative="1">
      <w:start w:val="1"/>
      <w:numFmt w:val="bullet"/>
      <w:lvlText w:val="•"/>
      <w:lvlJc w:val="left"/>
      <w:pPr>
        <w:tabs>
          <w:tab w:val="num" w:pos="1440"/>
        </w:tabs>
        <w:ind w:left="1440" w:hanging="360"/>
      </w:pPr>
      <w:rPr>
        <w:rFonts w:ascii="Arial" w:hAnsi="Arial" w:hint="default"/>
      </w:rPr>
    </w:lvl>
    <w:lvl w:ilvl="2" w:tplc="174412DE" w:tentative="1">
      <w:start w:val="1"/>
      <w:numFmt w:val="bullet"/>
      <w:lvlText w:val="•"/>
      <w:lvlJc w:val="left"/>
      <w:pPr>
        <w:tabs>
          <w:tab w:val="num" w:pos="2160"/>
        </w:tabs>
        <w:ind w:left="2160" w:hanging="360"/>
      </w:pPr>
      <w:rPr>
        <w:rFonts w:ascii="Arial" w:hAnsi="Arial" w:hint="default"/>
      </w:rPr>
    </w:lvl>
    <w:lvl w:ilvl="3" w:tplc="0F00AF3A" w:tentative="1">
      <w:start w:val="1"/>
      <w:numFmt w:val="bullet"/>
      <w:lvlText w:val="•"/>
      <w:lvlJc w:val="left"/>
      <w:pPr>
        <w:tabs>
          <w:tab w:val="num" w:pos="2880"/>
        </w:tabs>
        <w:ind w:left="2880" w:hanging="360"/>
      </w:pPr>
      <w:rPr>
        <w:rFonts w:ascii="Arial" w:hAnsi="Arial" w:hint="default"/>
      </w:rPr>
    </w:lvl>
    <w:lvl w:ilvl="4" w:tplc="B156DE84" w:tentative="1">
      <w:start w:val="1"/>
      <w:numFmt w:val="bullet"/>
      <w:lvlText w:val="•"/>
      <w:lvlJc w:val="left"/>
      <w:pPr>
        <w:tabs>
          <w:tab w:val="num" w:pos="3600"/>
        </w:tabs>
        <w:ind w:left="3600" w:hanging="360"/>
      </w:pPr>
      <w:rPr>
        <w:rFonts w:ascii="Arial" w:hAnsi="Arial" w:hint="default"/>
      </w:rPr>
    </w:lvl>
    <w:lvl w:ilvl="5" w:tplc="FCC6DFBA" w:tentative="1">
      <w:start w:val="1"/>
      <w:numFmt w:val="bullet"/>
      <w:lvlText w:val="•"/>
      <w:lvlJc w:val="left"/>
      <w:pPr>
        <w:tabs>
          <w:tab w:val="num" w:pos="4320"/>
        </w:tabs>
        <w:ind w:left="4320" w:hanging="360"/>
      </w:pPr>
      <w:rPr>
        <w:rFonts w:ascii="Arial" w:hAnsi="Arial" w:hint="default"/>
      </w:rPr>
    </w:lvl>
    <w:lvl w:ilvl="6" w:tplc="5DEC7B2C" w:tentative="1">
      <w:start w:val="1"/>
      <w:numFmt w:val="bullet"/>
      <w:lvlText w:val="•"/>
      <w:lvlJc w:val="left"/>
      <w:pPr>
        <w:tabs>
          <w:tab w:val="num" w:pos="5040"/>
        </w:tabs>
        <w:ind w:left="5040" w:hanging="360"/>
      </w:pPr>
      <w:rPr>
        <w:rFonts w:ascii="Arial" w:hAnsi="Arial" w:hint="default"/>
      </w:rPr>
    </w:lvl>
    <w:lvl w:ilvl="7" w:tplc="C6961EAC" w:tentative="1">
      <w:start w:val="1"/>
      <w:numFmt w:val="bullet"/>
      <w:lvlText w:val="•"/>
      <w:lvlJc w:val="left"/>
      <w:pPr>
        <w:tabs>
          <w:tab w:val="num" w:pos="5760"/>
        </w:tabs>
        <w:ind w:left="5760" w:hanging="360"/>
      </w:pPr>
      <w:rPr>
        <w:rFonts w:ascii="Arial" w:hAnsi="Arial" w:hint="default"/>
      </w:rPr>
    </w:lvl>
    <w:lvl w:ilvl="8" w:tplc="2AE8642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DF21941"/>
    <w:multiLevelType w:val="hybridMultilevel"/>
    <w:tmpl w:val="C0B8C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6A2A80"/>
    <w:multiLevelType w:val="hybridMultilevel"/>
    <w:tmpl w:val="610EC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9949030">
    <w:abstractNumId w:val="1"/>
  </w:num>
  <w:num w:numId="2" w16cid:durableId="1694375513">
    <w:abstractNumId w:val="4"/>
  </w:num>
  <w:num w:numId="3" w16cid:durableId="1013149470">
    <w:abstractNumId w:val="2"/>
  </w:num>
  <w:num w:numId="4" w16cid:durableId="1125122754">
    <w:abstractNumId w:val="3"/>
  </w:num>
  <w:num w:numId="5" w16cid:durableId="2073650588">
    <w:abstractNumId w:val="0"/>
  </w:num>
  <w:num w:numId="6" w16cid:durableId="140282791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ingear, Jacob Lee">
    <w15:presenceInfo w15:providerId="AD" w15:userId="S::362490@win.lanl.gov::6d72d889-daeb-477e-95b9-50a268df7791"/>
  </w15:person>
  <w15:person w15:author="Walgren, Patrick">
    <w15:presenceInfo w15:providerId="AD" w15:userId="S::pwalgren58@tamu.edu::497b613b-8eb1-49c3-9ca4-7bb0fedfe0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F3B"/>
    <w:rsid w:val="00002B6A"/>
    <w:rsid w:val="00007D3B"/>
    <w:rsid w:val="00010A4F"/>
    <w:rsid w:val="0001175F"/>
    <w:rsid w:val="00014FB1"/>
    <w:rsid w:val="000246FD"/>
    <w:rsid w:val="00036BA7"/>
    <w:rsid w:val="00060940"/>
    <w:rsid w:val="00063127"/>
    <w:rsid w:val="00067A4C"/>
    <w:rsid w:val="0007508D"/>
    <w:rsid w:val="00080A0A"/>
    <w:rsid w:val="0008348F"/>
    <w:rsid w:val="0008716E"/>
    <w:rsid w:val="000A1B99"/>
    <w:rsid w:val="000A3378"/>
    <w:rsid w:val="000B06CE"/>
    <w:rsid w:val="000C20D1"/>
    <w:rsid w:val="000C2720"/>
    <w:rsid w:val="000C4226"/>
    <w:rsid w:val="000C5A6A"/>
    <w:rsid w:val="000D266F"/>
    <w:rsid w:val="000D430F"/>
    <w:rsid w:val="000D6804"/>
    <w:rsid w:val="000E541C"/>
    <w:rsid w:val="000F000E"/>
    <w:rsid w:val="000F0D84"/>
    <w:rsid w:val="00110C16"/>
    <w:rsid w:val="001123FD"/>
    <w:rsid w:val="001138AF"/>
    <w:rsid w:val="00117210"/>
    <w:rsid w:val="001210B3"/>
    <w:rsid w:val="00133FE3"/>
    <w:rsid w:val="00144BA9"/>
    <w:rsid w:val="001467B9"/>
    <w:rsid w:val="00150866"/>
    <w:rsid w:val="00160BC2"/>
    <w:rsid w:val="00170137"/>
    <w:rsid w:val="00177C58"/>
    <w:rsid w:val="00181E8C"/>
    <w:rsid w:val="001934B7"/>
    <w:rsid w:val="001952B0"/>
    <w:rsid w:val="00197D18"/>
    <w:rsid w:val="001A0D06"/>
    <w:rsid w:val="001B2481"/>
    <w:rsid w:val="001B7EDB"/>
    <w:rsid w:val="001C211F"/>
    <w:rsid w:val="001E48FF"/>
    <w:rsid w:val="001F0640"/>
    <w:rsid w:val="001F0EF0"/>
    <w:rsid w:val="001F2DA9"/>
    <w:rsid w:val="001F5E46"/>
    <w:rsid w:val="00202992"/>
    <w:rsid w:val="00203F3E"/>
    <w:rsid w:val="00204FB2"/>
    <w:rsid w:val="00212273"/>
    <w:rsid w:val="00232D71"/>
    <w:rsid w:val="00233384"/>
    <w:rsid w:val="002425F7"/>
    <w:rsid w:val="00243A2C"/>
    <w:rsid w:val="00257F5D"/>
    <w:rsid w:val="00263C83"/>
    <w:rsid w:val="00274948"/>
    <w:rsid w:val="00284ABF"/>
    <w:rsid w:val="00296361"/>
    <w:rsid w:val="002A33E1"/>
    <w:rsid w:val="002A4064"/>
    <w:rsid w:val="002D560C"/>
    <w:rsid w:val="002E0202"/>
    <w:rsid w:val="002E5E50"/>
    <w:rsid w:val="002F1F7B"/>
    <w:rsid w:val="002F5A8B"/>
    <w:rsid w:val="00305CC5"/>
    <w:rsid w:val="003075F8"/>
    <w:rsid w:val="00310D0C"/>
    <w:rsid w:val="00311362"/>
    <w:rsid w:val="00331BE6"/>
    <w:rsid w:val="00331F65"/>
    <w:rsid w:val="00340AB9"/>
    <w:rsid w:val="0035716C"/>
    <w:rsid w:val="00362D48"/>
    <w:rsid w:val="00380A06"/>
    <w:rsid w:val="003A006D"/>
    <w:rsid w:val="003B6D4B"/>
    <w:rsid w:val="003C0182"/>
    <w:rsid w:val="003D6658"/>
    <w:rsid w:val="003E4190"/>
    <w:rsid w:val="00410CAA"/>
    <w:rsid w:val="004324A8"/>
    <w:rsid w:val="00434006"/>
    <w:rsid w:val="00434A2D"/>
    <w:rsid w:val="00442DFC"/>
    <w:rsid w:val="0044535A"/>
    <w:rsid w:val="00446705"/>
    <w:rsid w:val="00460286"/>
    <w:rsid w:val="0046267A"/>
    <w:rsid w:val="004714C0"/>
    <w:rsid w:val="00476B8C"/>
    <w:rsid w:val="00494A78"/>
    <w:rsid w:val="004A5AC6"/>
    <w:rsid w:val="004D4529"/>
    <w:rsid w:val="004D5713"/>
    <w:rsid w:val="004D6A88"/>
    <w:rsid w:val="004D7D1C"/>
    <w:rsid w:val="004F7D70"/>
    <w:rsid w:val="00507EFC"/>
    <w:rsid w:val="00532330"/>
    <w:rsid w:val="00542BE8"/>
    <w:rsid w:val="00550CA1"/>
    <w:rsid w:val="00552F92"/>
    <w:rsid w:val="00554593"/>
    <w:rsid w:val="00555820"/>
    <w:rsid w:val="00560D22"/>
    <w:rsid w:val="00562446"/>
    <w:rsid w:val="00581C23"/>
    <w:rsid w:val="00587F83"/>
    <w:rsid w:val="005E2C6D"/>
    <w:rsid w:val="005F24E7"/>
    <w:rsid w:val="005F56D8"/>
    <w:rsid w:val="006013EF"/>
    <w:rsid w:val="00604EC7"/>
    <w:rsid w:val="0061728A"/>
    <w:rsid w:val="00630AFF"/>
    <w:rsid w:val="006329EF"/>
    <w:rsid w:val="00632B46"/>
    <w:rsid w:val="00632CCD"/>
    <w:rsid w:val="00635852"/>
    <w:rsid w:val="0064099C"/>
    <w:rsid w:val="00643F75"/>
    <w:rsid w:val="006577A5"/>
    <w:rsid w:val="0067283A"/>
    <w:rsid w:val="006737EA"/>
    <w:rsid w:val="00683889"/>
    <w:rsid w:val="006A1B98"/>
    <w:rsid w:val="006B05E2"/>
    <w:rsid w:val="006B60C2"/>
    <w:rsid w:val="006C1E93"/>
    <w:rsid w:val="006C5A35"/>
    <w:rsid w:val="006D7825"/>
    <w:rsid w:val="006F0557"/>
    <w:rsid w:val="006F4465"/>
    <w:rsid w:val="006F4BB1"/>
    <w:rsid w:val="006F77F3"/>
    <w:rsid w:val="00701F6A"/>
    <w:rsid w:val="00705800"/>
    <w:rsid w:val="007075E1"/>
    <w:rsid w:val="00717ED2"/>
    <w:rsid w:val="0073016E"/>
    <w:rsid w:val="00734581"/>
    <w:rsid w:val="007517FD"/>
    <w:rsid w:val="0075320E"/>
    <w:rsid w:val="00754983"/>
    <w:rsid w:val="007641D0"/>
    <w:rsid w:val="00764B78"/>
    <w:rsid w:val="007656BB"/>
    <w:rsid w:val="00772F21"/>
    <w:rsid w:val="007755B3"/>
    <w:rsid w:val="007778BD"/>
    <w:rsid w:val="0078218E"/>
    <w:rsid w:val="007945D6"/>
    <w:rsid w:val="00794E69"/>
    <w:rsid w:val="007A1CEC"/>
    <w:rsid w:val="007A7F3B"/>
    <w:rsid w:val="007B16A7"/>
    <w:rsid w:val="007B34F1"/>
    <w:rsid w:val="007C01BF"/>
    <w:rsid w:val="007D3023"/>
    <w:rsid w:val="007E0FDA"/>
    <w:rsid w:val="007E4A0A"/>
    <w:rsid w:val="007E57A8"/>
    <w:rsid w:val="007E796D"/>
    <w:rsid w:val="007F0C0D"/>
    <w:rsid w:val="007F4161"/>
    <w:rsid w:val="007F4313"/>
    <w:rsid w:val="00806E9D"/>
    <w:rsid w:val="00807CBC"/>
    <w:rsid w:val="0082261D"/>
    <w:rsid w:val="008361E7"/>
    <w:rsid w:val="00842010"/>
    <w:rsid w:val="00842597"/>
    <w:rsid w:val="00843709"/>
    <w:rsid w:val="008524E0"/>
    <w:rsid w:val="00854464"/>
    <w:rsid w:val="00855B77"/>
    <w:rsid w:val="0086339E"/>
    <w:rsid w:val="00870A17"/>
    <w:rsid w:val="00871254"/>
    <w:rsid w:val="0087415E"/>
    <w:rsid w:val="008764EF"/>
    <w:rsid w:val="00886C26"/>
    <w:rsid w:val="008961C1"/>
    <w:rsid w:val="00896545"/>
    <w:rsid w:val="008B5889"/>
    <w:rsid w:val="008C1E1D"/>
    <w:rsid w:val="008C2023"/>
    <w:rsid w:val="008C2C01"/>
    <w:rsid w:val="008C2CED"/>
    <w:rsid w:val="008C6794"/>
    <w:rsid w:val="008D1582"/>
    <w:rsid w:val="008D2F4F"/>
    <w:rsid w:val="008D3ECA"/>
    <w:rsid w:val="008D5234"/>
    <w:rsid w:val="008D64F6"/>
    <w:rsid w:val="008D6850"/>
    <w:rsid w:val="008E725D"/>
    <w:rsid w:val="008F090A"/>
    <w:rsid w:val="008F54E3"/>
    <w:rsid w:val="009101C0"/>
    <w:rsid w:val="009122B4"/>
    <w:rsid w:val="00912DFD"/>
    <w:rsid w:val="00920C7C"/>
    <w:rsid w:val="0092573B"/>
    <w:rsid w:val="00931BCC"/>
    <w:rsid w:val="009342F1"/>
    <w:rsid w:val="00944252"/>
    <w:rsid w:val="0094687A"/>
    <w:rsid w:val="009528D9"/>
    <w:rsid w:val="00961DD7"/>
    <w:rsid w:val="009855FC"/>
    <w:rsid w:val="00985D0D"/>
    <w:rsid w:val="009939FB"/>
    <w:rsid w:val="0099407C"/>
    <w:rsid w:val="009A67B1"/>
    <w:rsid w:val="009B4EAD"/>
    <w:rsid w:val="009C126B"/>
    <w:rsid w:val="009C2BEC"/>
    <w:rsid w:val="009C40D4"/>
    <w:rsid w:val="009C63CB"/>
    <w:rsid w:val="009F5961"/>
    <w:rsid w:val="00A03507"/>
    <w:rsid w:val="00A07A4F"/>
    <w:rsid w:val="00A125A8"/>
    <w:rsid w:val="00A1638E"/>
    <w:rsid w:val="00A267DB"/>
    <w:rsid w:val="00A27E43"/>
    <w:rsid w:val="00A27F28"/>
    <w:rsid w:val="00A3688C"/>
    <w:rsid w:val="00A36B4A"/>
    <w:rsid w:val="00A54B45"/>
    <w:rsid w:val="00A56739"/>
    <w:rsid w:val="00A64E12"/>
    <w:rsid w:val="00A679DA"/>
    <w:rsid w:val="00A74F0A"/>
    <w:rsid w:val="00A81DBD"/>
    <w:rsid w:val="00A925B5"/>
    <w:rsid w:val="00A9450B"/>
    <w:rsid w:val="00A969E4"/>
    <w:rsid w:val="00A96E3A"/>
    <w:rsid w:val="00AB3C32"/>
    <w:rsid w:val="00AC4182"/>
    <w:rsid w:val="00AC4E64"/>
    <w:rsid w:val="00AF1943"/>
    <w:rsid w:val="00B03606"/>
    <w:rsid w:val="00B07EF3"/>
    <w:rsid w:val="00B102AA"/>
    <w:rsid w:val="00B23A19"/>
    <w:rsid w:val="00B25365"/>
    <w:rsid w:val="00B30C6F"/>
    <w:rsid w:val="00B33422"/>
    <w:rsid w:val="00B36FC0"/>
    <w:rsid w:val="00B65B5A"/>
    <w:rsid w:val="00B66DF8"/>
    <w:rsid w:val="00B75EF4"/>
    <w:rsid w:val="00B82778"/>
    <w:rsid w:val="00B8340B"/>
    <w:rsid w:val="00B858B8"/>
    <w:rsid w:val="00BA44D3"/>
    <w:rsid w:val="00BA7E95"/>
    <w:rsid w:val="00BD1F08"/>
    <w:rsid w:val="00BD7C69"/>
    <w:rsid w:val="00BE0AE7"/>
    <w:rsid w:val="00BE1309"/>
    <w:rsid w:val="00BE4979"/>
    <w:rsid w:val="00C0596E"/>
    <w:rsid w:val="00C16F3B"/>
    <w:rsid w:val="00C34440"/>
    <w:rsid w:val="00C44B2D"/>
    <w:rsid w:val="00C52C1D"/>
    <w:rsid w:val="00C52DD1"/>
    <w:rsid w:val="00C66157"/>
    <w:rsid w:val="00C92324"/>
    <w:rsid w:val="00C93B97"/>
    <w:rsid w:val="00C957D0"/>
    <w:rsid w:val="00C96A73"/>
    <w:rsid w:val="00C97A23"/>
    <w:rsid w:val="00C97E74"/>
    <w:rsid w:val="00CA3054"/>
    <w:rsid w:val="00CA5770"/>
    <w:rsid w:val="00CB0A86"/>
    <w:rsid w:val="00CB19CB"/>
    <w:rsid w:val="00CB73C0"/>
    <w:rsid w:val="00CD3C41"/>
    <w:rsid w:val="00CF100C"/>
    <w:rsid w:val="00CF156C"/>
    <w:rsid w:val="00D248B0"/>
    <w:rsid w:val="00D27DAF"/>
    <w:rsid w:val="00D417D5"/>
    <w:rsid w:val="00D4603C"/>
    <w:rsid w:val="00D46F01"/>
    <w:rsid w:val="00D4701A"/>
    <w:rsid w:val="00D6647E"/>
    <w:rsid w:val="00D72D72"/>
    <w:rsid w:val="00D84CD8"/>
    <w:rsid w:val="00D925B3"/>
    <w:rsid w:val="00DA49A9"/>
    <w:rsid w:val="00DC7663"/>
    <w:rsid w:val="00DD411A"/>
    <w:rsid w:val="00DE027B"/>
    <w:rsid w:val="00DE3B5C"/>
    <w:rsid w:val="00DF700C"/>
    <w:rsid w:val="00E07A72"/>
    <w:rsid w:val="00E17B28"/>
    <w:rsid w:val="00E2569F"/>
    <w:rsid w:val="00E32A00"/>
    <w:rsid w:val="00E541FD"/>
    <w:rsid w:val="00E5630B"/>
    <w:rsid w:val="00E658FC"/>
    <w:rsid w:val="00E765E3"/>
    <w:rsid w:val="00E837A7"/>
    <w:rsid w:val="00E96C6C"/>
    <w:rsid w:val="00EA039A"/>
    <w:rsid w:val="00EB0ACE"/>
    <w:rsid w:val="00EB7758"/>
    <w:rsid w:val="00EB7AC3"/>
    <w:rsid w:val="00EC4296"/>
    <w:rsid w:val="00EC43C1"/>
    <w:rsid w:val="00ED20A7"/>
    <w:rsid w:val="00ED40BE"/>
    <w:rsid w:val="00EF4389"/>
    <w:rsid w:val="00F02CBF"/>
    <w:rsid w:val="00F04AA5"/>
    <w:rsid w:val="00F22A7E"/>
    <w:rsid w:val="00F25724"/>
    <w:rsid w:val="00F30A0C"/>
    <w:rsid w:val="00F4016F"/>
    <w:rsid w:val="00F42E0E"/>
    <w:rsid w:val="00F453AD"/>
    <w:rsid w:val="00F70303"/>
    <w:rsid w:val="00F72732"/>
    <w:rsid w:val="00F8273D"/>
    <w:rsid w:val="00F844E4"/>
    <w:rsid w:val="00F90695"/>
    <w:rsid w:val="00FA5E95"/>
    <w:rsid w:val="00FB307C"/>
    <w:rsid w:val="00FC2C33"/>
    <w:rsid w:val="00FC331D"/>
    <w:rsid w:val="00FC48DB"/>
    <w:rsid w:val="00FC56D5"/>
    <w:rsid w:val="00FD5EBF"/>
    <w:rsid w:val="00FF3A8B"/>
    <w:rsid w:val="00FF57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1B456"/>
  <w15:chartTrackingRefBased/>
  <w15:docId w15:val="{E90C1F7B-26A7-402E-828E-E64889A96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3422"/>
    <w:pPr>
      <w:ind w:left="720"/>
      <w:contextualSpacing/>
    </w:pPr>
  </w:style>
  <w:style w:type="character" w:styleId="PlaceholderText">
    <w:name w:val="Placeholder Text"/>
    <w:basedOn w:val="DefaultParagraphFont"/>
    <w:uiPriority w:val="99"/>
    <w:semiHidden/>
    <w:rsid w:val="00BD1F08"/>
    <w:rPr>
      <w:color w:val="666666"/>
    </w:rPr>
  </w:style>
  <w:style w:type="character" w:styleId="CommentReference">
    <w:name w:val="annotation reference"/>
    <w:basedOn w:val="DefaultParagraphFont"/>
    <w:uiPriority w:val="99"/>
    <w:semiHidden/>
    <w:unhideWhenUsed/>
    <w:rsid w:val="009528D9"/>
    <w:rPr>
      <w:sz w:val="16"/>
      <w:szCs w:val="16"/>
    </w:rPr>
  </w:style>
  <w:style w:type="paragraph" w:styleId="CommentText">
    <w:name w:val="annotation text"/>
    <w:basedOn w:val="Normal"/>
    <w:link w:val="CommentTextChar"/>
    <w:uiPriority w:val="99"/>
    <w:unhideWhenUsed/>
    <w:rsid w:val="009528D9"/>
    <w:pPr>
      <w:spacing w:line="240" w:lineRule="auto"/>
    </w:pPr>
    <w:rPr>
      <w:sz w:val="20"/>
      <w:szCs w:val="20"/>
    </w:rPr>
  </w:style>
  <w:style w:type="character" w:customStyle="1" w:styleId="CommentTextChar">
    <w:name w:val="Comment Text Char"/>
    <w:basedOn w:val="DefaultParagraphFont"/>
    <w:link w:val="CommentText"/>
    <w:uiPriority w:val="99"/>
    <w:rsid w:val="009528D9"/>
    <w:rPr>
      <w:sz w:val="20"/>
      <w:szCs w:val="20"/>
    </w:rPr>
  </w:style>
  <w:style w:type="paragraph" w:styleId="CommentSubject">
    <w:name w:val="annotation subject"/>
    <w:basedOn w:val="CommentText"/>
    <w:next w:val="CommentText"/>
    <w:link w:val="CommentSubjectChar"/>
    <w:uiPriority w:val="99"/>
    <w:semiHidden/>
    <w:unhideWhenUsed/>
    <w:rsid w:val="009528D9"/>
    <w:rPr>
      <w:b/>
      <w:bCs/>
    </w:rPr>
  </w:style>
  <w:style w:type="character" w:customStyle="1" w:styleId="CommentSubjectChar">
    <w:name w:val="Comment Subject Char"/>
    <w:basedOn w:val="CommentTextChar"/>
    <w:link w:val="CommentSubject"/>
    <w:uiPriority w:val="99"/>
    <w:semiHidden/>
    <w:rsid w:val="009528D9"/>
    <w:rPr>
      <w:b/>
      <w:bCs/>
      <w:sz w:val="20"/>
      <w:szCs w:val="20"/>
    </w:rPr>
  </w:style>
  <w:style w:type="paragraph" w:styleId="Caption">
    <w:name w:val="caption"/>
    <w:basedOn w:val="Normal"/>
    <w:next w:val="Normal"/>
    <w:uiPriority w:val="35"/>
    <w:unhideWhenUsed/>
    <w:qFormat/>
    <w:rsid w:val="0078218E"/>
    <w:pPr>
      <w:spacing w:after="200" w:line="240" w:lineRule="auto"/>
    </w:pPr>
    <w:rPr>
      <w:i/>
      <w:iCs/>
      <w:color w:val="44546A" w:themeColor="text2"/>
      <w:sz w:val="18"/>
      <w:szCs w:val="18"/>
    </w:rPr>
  </w:style>
  <w:style w:type="table" w:styleId="TableGrid">
    <w:name w:val="Table Grid"/>
    <w:basedOn w:val="TableNormal"/>
    <w:uiPriority w:val="39"/>
    <w:rsid w:val="001A0D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10CA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Bibliography">
    <w:name w:val="Bibliography"/>
    <w:basedOn w:val="Normal"/>
    <w:next w:val="Normal"/>
    <w:uiPriority w:val="37"/>
    <w:unhideWhenUsed/>
    <w:rsid w:val="00B75EF4"/>
    <w:pPr>
      <w:tabs>
        <w:tab w:val="left" w:pos="384"/>
      </w:tabs>
      <w:spacing w:after="0" w:line="240" w:lineRule="auto"/>
      <w:ind w:left="384" w:hanging="384"/>
    </w:pPr>
  </w:style>
  <w:style w:type="paragraph" w:styleId="Revision">
    <w:name w:val="Revision"/>
    <w:hidden/>
    <w:uiPriority w:val="99"/>
    <w:semiHidden/>
    <w:rsid w:val="00ED40BE"/>
    <w:pPr>
      <w:spacing w:after="0" w:line="240" w:lineRule="auto"/>
    </w:pPr>
  </w:style>
  <w:style w:type="character" w:styleId="Hyperlink">
    <w:name w:val="Hyperlink"/>
    <w:basedOn w:val="DefaultParagraphFont"/>
    <w:uiPriority w:val="99"/>
    <w:unhideWhenUsed/>
    <w:rsid w:val="00FB307C"/>
    <w:rPr>
      <w:color w:val="0563C1" w:themeColor="hyperlink"/>
      <w:u w:val="single"/>
    </w:rPr>
  </w:style>
  <w:style w:type="character" w:styleId="UnresolvedMention">
    <w:name w:val="Unresolved Mention"/>
    <w:basedOn w:val="DefaultParagraphFont"/>
    <w:uiPriority w:val="99"/>
    <w:semiHidden/>
    <w:unhideWhenUsed/>
    <w:rsid w:val="00FB307C"/>
    <w:rPr>
      <w:color w:val="605E5C"/>
      <w:shd w:val="clear" w:color="auto" w:fill="E1DFDD"/>
    </w:rPr>
  </w:style>
  <w:style w:type="character" w:customStyle="1" w:styleId="ui-provider">
    <w:name w:val="ui-provider"/>
    <w:basedOn w:val="DefaultParagraphFont"/>
    <w:rsid w:val="00007D3B"/>
  </w:style>
  <w:style w:type="character" w:styleId="FollowedHyperlink">
    <w:name w:val="FollowedHyperlink"/>
    <w:basedOn w:val="DefaultParagraphFont"/>
    <w:uiPriority w:val="99"/>
    <w:semiHidden/>
    <w:unhideWhenUsed/>
    <w:rsid w:val="008B5889"/>
    <w:rPr>
      <w:color w:val="954F72" w:themeColor="followedHyperlink"/>
      <w:u w:val="single"/>
    </w:rPr>
  </w:style>
  <w:style w:type="paragraph" w:styleId="FootnoteText">
    <w:name w:val="footnote text"/>
    <w:basedOn w:val="Normal"/>
    <w:link w:val="FootnoteTextChar"/>
    <w:uiPriority w:val="99"/>
    <w:semiHidden/>
    <w:unhideWhenUsed/>
    <w:rsid w:val="00A125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25A8"/>
    <w:rPr>
      <w:sz w:val="20"/>
      <w:szCs w:val="20"/>
    </w:rPr>
  </w:style>
  <w:style w:type="character" w:styleId="FootnoteReference">
    <w:name w:val="footnote reference"/>
    <w:basedOn w:val="DefaultParagraphFont"/>
    <w:uiPriority w:val="99"/>
    <w:semiHidden/>
    <w:unhideWhenUsed/>
    <w:rsid w:val="00A125A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684150">
      <w:bodyDiv w:val="1"/>
      <w:marLeft w:val="0"/>
      <w:marRight w:val="0"/>
      <w:marTop w:val="0"/>
      <w:marBottom w:val="0"/>
      <w:divBdr>
        <w:top w:val="none" w:sz="0" w:space="0" w:color="auto"/>
        <w:left w:val="none" w:sz="0" w:space="0" w:color="auto"/>
        <w:bottom w:val="none" w:sz="0" w:space="0" w:color="auto"/>
        <w:right w:val="none" w:sz="0" w:space="0" w:color="auto"/>
      </w:divBdr>
    </w:div>
    <w:div w:id="327097136">
      <w:bodyDiv w:val="1"/>
      <w:marLeft w:val="0"/>
      <w:marRight w:val="0"/>
      <w:marTop w:val="0"/>
      <w:marBottom w:val="0"/>
      <w:divBdr>
        <w:top w:val="none" w:sz="0" w:space="0" w:color="auto"/>
        <w:left w:val="none" w:sz="0" w:space="0" w:color="auto"/>
        <w:bottom w:val="none" w:sz="0" w:space="0" w:color="auto"/>
        <w:right w:val="none" w:sz="0" w:space="0" w:color="auto"/>
      </w:divBdr>
    </w:div>
    <w:div w:id="470249962">
      <w:bodyDiv w:val="1"/>
      <w:marLeft w:val="0"/>
      <w:marRight w:val="0"/>
      <w:marTop w:val="0"/>
      <w:marBottom w:val="0"/>
      <w:divBdr>
        <w:top w:val="none" w:sz="0" w:space="0" w:color="auto"/>
        <w:left w:val="none" w:sz="0" w:space="0" w:color="auto"/>
        <w:bottom w:val="none" w:sz="0" w:space="0" w:color="auto"/>
        <w:right w:val="none" w:sz="0" w:space="0" w:color="auto"/>
      </w:divBdr>
      <w:divsChild>
        <w:div w:id="1519738081">
          <w:marLeft w:val="274"/>
          <w:marRight w:val="0"/>
          <w:marTop w:val="0"/>
          <w:marBottom w:val="0"/>
          <w:divBdr>
            <w:top w:val="none" w:sz="0" w:space="0" w:color="auto"/>
            <w:left w:val="none" w:sz="0" w:space="0" w:color="auto"/>
            <w:bottom w:val="none" w:sz="0" w:space="0" w:color="auto"/>
            <w:right w:val="none" w:sz="0" w:space="0" w:color="auto"/>
          </w:divBdr>
        </w:div>
        <w:div w:id="2045515620">
          <w:marLeft w:val="274"/>
          <w:marRight w:val="0"/>
          <w:marTop w:val="0"/>
          <w:marBottom w:val="0"/>
          <w:divBdr>
            <w:top w:val="none" w:sz="0" w:space="0" w:color="auto"/>
            <w:left w:val="none" w:sz="0" w:space="0" w:color="auto"/>
            <w:bottom w:val="none" w:sz="0" w:space="0" w:color="auto"/>
            <w:right w:val="none" w:sz="0" w:space="0" w:color="auto"/>
          </w:divBdr>
        </w:div>
        <w:div w:id="505051701">
          <w:marLeft w:val="274"/>
          <w:marRight w:val="0"/>
          <w:marTop w:val="0"/>
          <w:marBottom w:val="0"/>
          <w:divBdr>
            <w:top w:val="none" w:sz="0" w:space="0" w:color="auto"/>
            <w:left w:val="none" w:sz="0" w:space="0" w:color="auto"/>
            <w:bottom w:val="none" w:sz="0" w:space="0" w:color="auto"/>
            <w:right w:val="none" w:sz="0" w:space="0" w:color="auto"/>
          </w:divBdr>
        </w:div>
        <w:div w:id="640618846">
          <w:marLeft w:val="274"/>
          <w:marRight w:val="0"/>
          <w:marTop w:val="0"/>
          <w:marBottom w:val="0"/>
          <w:divBdr>
            <w:top w:val="none" w:sz="0" w:space="0" w:color="auto"/>
            <w:left w:val="none" w:sz="0" w:space="0" w:color="auto"/>
            <w:bottom w:val="none" w:sz="0" w:space="0" w:color="auto"/>
            <w:right w:val="none" w:sz="0" w:space="0" w:color="auto"/>
          </w:divBdr>
        </w:div>
        <w:div w:id="340663539">
          <w:marLeft w:val="274"/>
          <w:marRight w:val="0"/>
          <w:marTop w:val="0"/>
          <w:marBottom w:val="0"/>
          <w:divBdr>
            <w:top w:val="none" w:sz="0" w:space="0" w:color="auto"/>
            <w:left w:val="none" w:sz="0" w:space="0" w:color="auto"/>
            <w:bottom w:val="none" w:sz="0" w:space="0" w:color="auto"/>
            <w:right w:val="none" w:sz="0" w:space="0" w:color="auto"/>
          </w:divBdr>
        </w:div>
      </w:divsChild>
    </w:div>
    <w:div w:id="630019180">
      <w:bodyDiv w:val="1"/>
      <w:marLeft w:val="0"/>
      <w:marRight w:val="0"/>
      <w:marTop w:val="0"/>
      <w:marBottom w:val="0"/>
      <w:divBdr>
        <w:top w:val="none" w:sz="0" w:space="0" w:color="auto"/>
        <w:left w:val="none" w:sz="0" w:space="0" w:color="auto"/>
        <w:bottom w:val="none" w:sz="0" w:space="0" w:color="auto"/>
        <w:right w:val="none" w:sz="0" w:space="0" w:color="auto"/>
      </w:divBdr>
    </w:div>
    <w:div w:id="962731729">
      <w:bodyDiv w:val="1"/>
      <w:marLeft w:val="0"/>
      <w:marRight w:val="0"/>
      <w:marTop w:val="0"/>
      <w:marBottom w:val="0"/>
      <w:divBdr>
        <w:top w:val="none" w:sz="0" w:space="0" w:color="auto"/>
        <w:left w:val="none" w:sz="0" w:space="0" w:color="auto"/>
        <w:bottom w:val="none" w:sz="0" w:space="0" w:color="auto"/>
        <w:right w:val="none" w:sz="0" w:space="0" w:color="auto"/>
      </w:divBdr>
    </w:div>
    <w:div w:id="962886057">
      <w:bodyDiv w:val="1"/>
      <w:marLeft w:val="0"/>
      <w:marRight w:val="0"/>
      <w:marTop w:val="0"/>
      <w:marBottom w:val="0"/>
      <w:divBdr>
        <w:top w:val="none" w:sz="0" w:space="0" w:color="auto"/>
        <w:left w:val="none" w:sz="0" w:space="0" w:color="auto"/>
        <w:bottom w:val="none" w:sz="0" w:space="0" w:color="auto"/>
        <w:right w:val="none" w:sz="0" w:space="0" w:color="auto"/>
      </w:divBdr>
    </w:div>
    <w:div w:id="1077364442">
      <w:bodyDiv w:val="1"/>
      <w:marLeft w:val="0"/>
      <w:marRight w:val="0"/>
      <w:marTop w:val="0"/>
      <w:marBottom w:val="0"/>
      <w:divBdr>
        <w:top w:val="none" w:sz="0" w:space="0" w:color="auto"/>
        <w:left w:val="none" w:sz="0" w:space="0" w:color="auto"/>
        <w:bottom w:val="none" w:sz="0" w:space="0" w:color="auto"/>
        <w:right w:val="none" w:sz="0" w:space="0" w:color="auto"/>
      </w:divBdr>
    </w:div>
    <w:div w:id="1077631564">
      <w:bodyDiv w:val="1"/>
      <w:marLeft w:val="0"/>
      <w:marRight w:val="0"/>
      <w:marTop w:val="0"/>
      <w:marBottom w:val="0"/>
      <w:divBdr>
        <w:top w:val="none" w:sz="0" w:space="0" w:color="auto"/>
        <w:left w:val="none" w:sz="0" w:space="0" w:color="auto"/>
        <w:bottom w:val="none" w:sz="0" w:space="0" w:color="auto"/>
        <w:right w:val="none" w:sz="0" w:space="0" w:color="auto"/>
      </w:divBdr>
    </w:div>
    <w:div w:id="1097363179">
      <w:bodyDiv w:val="1"/>
      <w:marLeft w:val="0"/>
      <w:marRight w:val="0"/>
      <w:marTop w:val="0"/>
      <w:marBottom w:val="0"/>
      <w:divBdr>
        <w:top w:val="none" w:sz="0" w:space="0" w:color="auto"/>
        <w:left w:val="none" w:sz="0" w:space="0" w:color="auto"/>
        <w:bottom w:val="none" w:sz="0" w:space="0" w:color="auto"/>
        <w:right w:val="none" w:sz="0" w:space="0" w:color="auto"/>
      </w:divBdr>
    </w:div>
    <w:div w:id="1320109355">
      <w:bodyDiv w:val="1"/>
      <w:marLeft w:val="0"/>
      <w:marRight w:val="0"/>
      <w:marTop w:val="0"/>
      <w:marBottom w:val="0"/>
      <w:divBdr>
        <w:top w:val="none" w:sz="0" w:space="0" w:color="auto"/>
        <w:left w:val="none" w:sz="0" w:space="0" w:color="auto"/>
        <w:bottom w:val="none" w:sz="0" w:space="0" w:color="auto"/>
        <w:right w:val="none" w:sz="0" w:space="0" w:color="auto"/>
      </w:divBdr>
    </w:div>
    <w:div w:id="1474132359">
      <w:bodyDiv w:val="1"/>
      <w:marLeft w:val="0"/>
      <w:marRight w:val="0"/>
      <w:marTop w:val="0"/>
      <w:marBottom w:val="0"/>
      <w:divBdr>
        <w:top w:val="none" w:sz="0" w:space="0" w:color="auto"/>
        <w:left w:val="none" w:sz="0" w:space="0" w:color="auto"/>
        <w:bottom w:val="none" w:sz="0" w:space="0" w:color="auto"/>
        <w:right w:val="none" w:sz="0" w:space="0" w:color="auto"/>
      </w:divBdr>
    </w:div>
    <w:div w:id="1559976259">
      <w:bodyDiv w:val="1"/>
      <w:marLeft w:val="0"/>
      <w:marRight w:val="0"/>
      <w:marTop w:val="0"/>
      <w:marBottom w:val="0"/>
      <w:divBdr>
        <w:top w:val="none" w:sz="0" w:space="0" w:color="auto"/>
        <w:left w:val="none" w:sz="0" w:space="0" w:color="auto"/>
        <w:bottom w:val="none" w:sz="0" w:space="0" w:color="auto"/>
        <w:right w:val="none" w:sz="0" w:space="0" w:color="auto"/>
      </w:divBdr>
    </w:div>
    <w:div w:id="1856845105">
      <w:bodyDiv w:val="1"/>
      <w:marLeft w:val="0"/>
      <w:marRight w:val="0"/>
      <w:marTop w:val="0"/>
      <w:marBottom w:val="0"/>
      <w:divBdr>
        <w:top w:val="none" w:sz="0" w:space="0" w:color="auto"/>
        <w:left w:val="none" w:sz="0" w:space="0" w:color="auto"/>
        <w:bottom w:val="none" w:sz="0" w:space="0" w:color="auto"/>
        <w:right w:val="none" w:sz="0" w:space="0" w:color="auto"/>
      </w:divBdr>
    </w:div>
    <w:div w:id="1929775429">
      <w:bodyDiv w:val="1"/>
      <w:marLeft w:val="0"/>
      <w:marRight w:val="0"/>
      <w:marTop w:val="0"/>
      <w:marBottom w:val="0"/>
      <w:divBdr>
        <w:top w:val="none" w:sz="0" w:space="0" w:color="auto"/>
        <w:left w:val="none" w:sz="0" w:space="0" w:color="auto"/>
        <w:bottom w:val="none" w:sz="0" w:space="0" w:color="auto"/>
        <w:right w:val="none" w:sz="0" w:space="0" w:color="auto"/>
      </w:divBdr>
    </w:div>
    <w:div w:id="2090036253">
      <w:bodyDiv w:val="1"/>
      <w:marLeft w:val="0"/>
      <w:marRight w:val="0"/>
      <w:marTop w:val="0"/>
      <w:marBottom w:val="0"/>
      <w:divBdr>
        <w:top w:val="none" w:sz="0" w:space="0" w:color="auto"/>
        <w:left w:val="none" w:sz="0" w:space="0" w:color="auto"/>
        <w:bottom w:val="none" w:sz="0" w:space="0" w:color="auto"/>
        <w:right w:val="none" w:sz="0" w:space="0" w:color="auto"/>
      </w:divBdr>
    </w:div>
    <w:div w:id="2105224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29811-A1C8-492B-A5F6-02F7A0A9C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3449</TotalTime>
  <Pages>15</Pages>
  <Words>22189</Words>
  <Characters>126479</Characters>
  <Application>Microsoft Office Word</Application>
  <DocSecurity>0</DocSecurity>
  <Lines>1053</Lines>
  <Paragraphs>296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Walgren, Patrick</dc:creator>
  <cp:keywords/>
  <dc:description/>
  <cp:lastModifiedBy>Walgren, Patrick</cp:lastModifiedBy>
  <cp:revision>73</cp:revision>
  <dcterms:created xsi:type="dcterms:W3CDTF">2024-10-07T16:43:00Z</dcterms:created>
  <dcterms:modified xsi:type="dcterms:W3CDTF">2024-10-25T16:12:00Z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id="NQwZKGEg"/&gt;&lt;style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
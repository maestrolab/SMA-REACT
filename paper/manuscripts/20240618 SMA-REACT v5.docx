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0464FCD3"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program is open-source allowing for other features and SMA model</w:t>
        </w:r>
      </w:ins>
      <w:ins w:id="3" w:author="Mingear, Jacob Lee" w:date="2024-10-07T11:19:00Z" w16du:dateUtc="2024-10-07T17:19:00Z">
        <w:r w:rsidR="008F090A">
          <w:t>s</w:t>
        </w:r>
      </w:ins>
      <w:ins w:id="4" w:author="Mingear, Jacob Lee" w:date="2024-10-07T10:40:00Z" w16du:dateUtc="2024-10-07T16:40:00Z">
        <w:r w:rsidR="00E2569F">
          <w:t xml:space="preserve"> to be added. </w:t>
        </w:r>
      </w:ins>
      <w:r w:rsidRPr="007A7F3B">
        <w:t xml:space="preserve">The </w:t>
      </w:r>
      <w:del w:id="5" w:author="Mingear, Jacob Lee" w:date="2024-10-07T11:20:00Z" w16du:dateUtc="2024-10-07T17:20:00Z">
        <w:r w:rsidRPr="007A7F3B" w:rsidDel="008F090A">
          <w:delText xml:space="preserve">program then produces </w:delText>
        </w:r>
      </w:del>
      <w:del w:id="6" w:author="Mingear, Jacob Lee" w:date="2024-10-07T11:21:00Z" w16du:dateUtc="2024-10-07T17:21:00Z">
        <w:r w:rsidRPr="007A7F3B" w:rsidDel="008F090A">
          <w:delText xml:space="preserve">various </w:delText>
        </w:r>
      </w:del>
      <w:ins w:id="7" w:author="Mingear, Jacob Lee" w:date="2024-10-07T11:21:00Z" w16du:dateUtc="2024-10-07T17:21:00Z">
        <w:r w:rsidR="008F090A" w:rsidRPr="007A7F3B">
          <w:t xml:space="preserve"> </w:t>
        </w:r>
        <w:r w:rsidR="008F090A">
          <w:t xml:space="preserve">focus on </w:t>
        </w:r>
      </w:ins>
      <w:ins w:id="8" w:author="Mingear, Jacob Lee" w:date="2024-10-07T11:23:00Z" w16du:dateUtc="2024-10-07T17:23:00Z">
        <w:r w:rsidR="008F090A">
          <w:t xml:space="preserve">automated and </w:t>
        </w:r>
      </w:ins>
      <w:ins w:id="9" w:author="Mingear, Jacob Lee" w:date="2024-10-07T11:21:00Z" w16du:dateUtc="2024-10-07T17:21:00Z">
        <w:r w:rsidR="008F090A">
          <w:t xml:space="preserve">intuitive </w:t>
        </w:r>
      </w:ins>
      <w:ins w:id="10" w:author="Mingear, Jacob Lee" w:date="2024-10-07T11:23:00Z" w16du:dateUtc="2024-10-07T17:23:00Z">
        <w:r w:rsidR="008F090A">
          <w:t>generation of</w:t>
        </w:r>
      </w:ins>
      <w:ins w:id="11" w:author="Mingear, Jacob Lee" w:date="2024-10-07T11:21:00Z" w16du:dateUtc="2024-10-07T17:21:00Z">
        <w:r w:rsidR="008F090A">
          <w:t xml:space="preserve"> </w:t>
        </w:r>
      </w:ins>
      <w:r w:rsidRPr="007A7F3B">
        <w:t>figures</w:t>
      </w:r>
      <w:ins w:id="12" w:author="Mingear, Jacob Lee" w:date="2024-10-07T11:36:00Z" w16du:dateUtc="2024-10-07T17:36:00Z">
        <w:r w:rsidR="00D46F01">
          <w:t xml:space="preserve"> and</w:t>
        </w:r>
      </w:ins>
      <w:ins w:id="13" w:author="Mingear, Jacob Lee" w:date="2024-10-07T11:21:00Z" w16du:dateUtc="2024-10-07T17:21:00Z">
        <w:r w:rsidR="008F090A">
          <w:t xml:space="preserve"> </w:t>
        </w:r>
      </w:ins>
      <w:ins w:id="14" w:author="Mingear, Jacob Lee" w:date="2024-10-07T11:36:00Z" w16du:dateUtc="2024-10-07T17:36:00Z">
        <w:r w:rsidR="00D46F01">
          <w:t>model fitting</w:t>
        </w:r>
      </w:ins>
      <w:r w:rsidRPr="007A7F3B">
        <w:t xml:space="preserve"> </w:t>
      </w:r>
      <w:del w:id="15" w:author="Mingear, Jacob Lee" w:date="2024-10-07T11:20:00Z" w16du:dateUtc="2024-10-07T17:20:00Z">
        <w:r w:rsidRPr="007A7F3B" w:rsidDel="008F090A">
          <w:delText xml:space="preserve">to </w:delText>
        </w:r>
      </w:del>
      <w:del w:id="16" w:author="Mingear, Jacob Lee" w:date="2024-10-07T11:22:00Z" w16du:dateUtc="2024-10-07T17:22:00Z">
        <w:r w:rsidRPr="007A7F3B" w:rsidDel="008F090A">
          <w:delText xml:space="preserve">help </w:delText>
        </w:r>
      </w:del>
      <w:ins w:id="17" w:author="Mingear, Jacob Lee" w:date="2024-10-07T11:22:00Z" w16du:dateUtc="2024-10-07T17:22:00Z">
        <w:r w:rsidR="008F090A">
          <w:t xml:space="preserve">greatly assist experimentalists, modelers, and designers to </w:t>
        </w:r>
      </w:ins>
      <w:ins w:id="18" w:author="Mingear, Jacob Lee" w:date="2024-10-07T11:23:00Z" w16du:dateUtc="2024-10-07T17:23:00Z">
        <w:r w:rsidR="008F090A">
          <w:t xml:space="preserve">iterate on novel </w:t>
        </w:r>
      </w:ins>
      <w:del w:id="19" w:author="Mingear, Jacob Lee" w:date="2024-10-07T11:22:00Z" w16du:dateUtc="2024-10-07T17:22:00Z">
        <w:r w:rsidRPr="007A7F3B" w:rsidDel="008F090A">
          <w:delText xml:space="preserve">visualize </w:delText>
        </w:r>
      </w:del>
      <w:del w:id="20" w:author="Mingear, Jacob Lee" w:date="2024-10-07T11:23:00Z" w16du:dateUtc="2024-10-07T17:23:00Z">
        <w:r w:rsidRPr="007A7F3B" w:rsidDel="008F090A">
          <w:delText xml:space="preserve">the complex </w:delText>
        </w:r>
      </w:del>
      <w:r w:rsidRPr="007A7F3B">
        <w:t>shape memory alloy material</w:t>
      </w:r>
      <w:ins w:id="21" w:author="Mingear, Jacob Lee" w:date="2024-10-07T11:23:00Z" w16du:dateUtc="2024-10-07T17:23:00Z">
        <w:r w:rsidR="008F090A">
          <w:t>s and applications.</w:t>
        </w:r>
      </w:ins>
      <w:r w:rsidRPr="007A7F3B">
        <w:t xml:space="preserve"> </w:t>
      </w:r>
      <w:del w:id="22" w:author="Mingear, Jacob Lee" w:date="2024-10-07T11:23:00Z" w16du:dateUtc="2024-10-07T17:23:00Z">
        <w:r w:rsidRPr="007A7F3B" w:rsidDel="008F090A">
          <w:delText>behavior.</w:delText>
        </w:r>
      </w:del>
    </w:p>
    <w:p w14:paraId="4D9FD369" w14:textId="77777777" w:rsidR="007A7F3B" w:rsidRDefault="007A7F3B">
      <w:r>
        <w:rPr>
          <w:b/>
          <w:bCs/>
        </w:rPr>
        <w:t>Introduction</w:t>
      </w:r>
    </w:p>
    <w:p w14:paraId="6904D48A" w14:textId="10A534A1" w:rsidR="008C2C01" w:rsidRDefault="00233384" w:rsidP="007A7F3B">
      <w:pPr>
        <w:rPr>
          <w:ins w:id="23" w:author="Mingear, Jacob Lee" w:date="2024-10-07T10:52:00Z" w16du:dateUtc="2024-10-07T16:52:00Z"/>
        </w:rPr>
      </w:pPr>
      <w:r w:rsidRPr="00A1638E">
        <w:t xml:space="preserve">Shape memory alloy actuators </w:t>
      </w:r>
      <w:r w:rsidR="00B102AA" w:rsidRPr="00A1638E">
        <w:t>have found uses</w:t>
      </w:r>
      <w:r w:rsidR="00EB7AC3" w:rsidRPr="00A1638E">
        <w:t xml:space="preserve"> in the fields of aerospace, biomedical</w:t>
      </w:r>
      <w:del w:id="24" w:author="Mingear, Jacob Lee" w:date="2024-10-07T11:40:00Z" w16du:dateUtc="2024-10-07T17:40:00Z">
        <w:r w:rsidRPr="00A1638E" w:rsidDel="00F4016F">
          <w:delText xml:space="preserve"> engineering</w:delText>
        </w:r>
      </w:del>
      <w:r w:rsidR="00EB7AC3" w:rsidRPr="00A1638E">
        <w:t xml:space="preserve">, </w:t>
      </w:r>
      <w:ins w:id="25" w:author="Mingear, Jacob Lee" w:date="2024-10-07T11:40:00Z" w16du:dateUtc="2024-10-07T17:40:00Z">
        <w:r w:rsidR="00F4016F">
          <w:t xml:space="preserve">civil, </w:t>
        </w:r>
      </w:ins>
      <w:del w:id="26" w:author="Mingear, Jacob Lee" w:date="2024-10-07T11:40:00Z" w16du:dateUtc="2024-10-07T17:40:00Z">
        <w:r w:rsidR="00EB7AC3" w:rsidRPr="00A1638E" w:rsidDel="00F4016F">
          <w:delText xml:space="preserve">and </w:delText>
        </w:r>
      </w:del>
      <w:r w:rsidR="00EB7AC3" w:rsidRPr="00A1638E">
        <w:t>robotics</w:t>
      </w:r>
      <w:ins w:id="27" w:author="Mingear, Jacob Lee" w:date="2024-10-07T11:40:00Z" w16du:dateUtc="2024-10-07T17:40:00Z">
        <w:r w:rsidR="00F4016F">
          <w:t>, and more</w:t>
        </w:r>
      </w:ins>
      <w:r w:rsidRPr="00A1638E">
        <w:t xml:space="preserve"> by virtue of their high actuation energy density and solid-state operation</w:t>
      </w:r>
      <w:r w:rsidR="00EB7AC3" w:rsidRPr="00A1638E">
        <w:t xml:space="preserve"> </w:t>
      </w:r>
      <w:r w:rsidR="00EB7AC3" w:rsidRPr="00A1638E">
        <w:fldChar w:fldCharType="begin"/>
      </w:r>
      <w:r w:rsidR="00EB7AC3" w:rsidRPr="00A1638E">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1638E">
        <w:fldChar w:fldCharType="separate"/>
      </w:r>
      <w:r w:rsidR="00EB7AC3" w:rsidRPr="00A1638E">
        <w:rPr>
          <w:rFonts w:ascii="Calibri" w:hAnsi="Calibri" w:cs="Calibri"/>
        </w:rPr>
        <w:t>[1]</w:t>
      </w:r>
      <w:r w:rsidR="00EB7AC3" w:rsidRPr="00A1638E">
        <w:fldChar w:fldCharType="end"/>
      </w:r>
      <w:r w:rsidR="00EB7AC3" w:rsidRPr="00A1638E">
        <w:t>.</w:t>
      </w:r>
      <w:bookmarkStart w:id="28" w:name="_Hlk164061221"/>
      <w:r w:rsidR="00F4016F">
        <w:t xml:space="preserve"> </w:t>
      </w:r>
      <w:commentRangeStart w:id="29"/>
      <w:ins w:id="30" w:author="Mingear, Jacob Lee" w:date="2024-10-07T12:34:00Z" w16du:dateUtc="2024-10-07T18:34:00Z">
        <w:r w:rsidR="00CB73C0">
          <w:t>The inherent complexity of SMAs is an opportunity for more space- and weight-efficient assemblies, but a challenge from a design perspective.</w:t>
        </w:r>
      </w:ins>
      <w:ins w:id="31" w:author="Mingear, Jacob Lee" w:date="2024-10-07T12:35:00Z" w16du:dateUtc="2024-10-07T18:35:00Z">
        <w:r w:rsidR="00CB73C0">
          <w:t xml:space="preserve"> </w:t>
        </w:r>
        <w:commentRangeEnd w:id="29"/>
        <w:r w:rsidR="00CB73C0">
          <w:rPr>
            <w:rStyle w:val="CommentReference"/>
          </w:rPr>
          <w:commentReference w:id="29"/>
        </w:r>
      </w:ins>
      <w:r w:rsidR="006F0557" w:rsidRPr="00A1638E">
        <w:t xml:space="preserve">A notional </w:t>
      </w:r>
      <w:r w:rsidR="007A7F3B" w:rsidRPr="00A1638E">
        <w:t xml:space="preserve">process for developing a shape memory alloy engineering system </w:t>
      </w:r>
      <w:r w:rsidR="006F0557" w:rsidRPr="00A1638E">
        <w:t xml:space="preserve">could </w:t>
      </w:r>
      <w:r w:rsidR="007A7F3B" w:rsidRPr="00A1638E">
        <w:t xml:space="preserve">be divided into six </w:t>
      </w:r>
      <w:r w:rsidR="009A67B1" w:rsidRPr="00A1638E">
        <w:t>stages</w:t>
      </w:r>
      <w:r w:rsidR="007A7F3B" w:rsidRPr="00A1638E">
        <w:t xml:space="preserve"> (detailed graphically in </w:t>
      </w:r>
      <w:ins w:id="32" w:author="Mingear, Jacob Lee" w:date="2024-06-19T08:49:00Z" w16du:dateUtc="2024-06-19T14:49:00Z">
        <w:r w:rsidR="006F0557" w:rsidRPr="00A1638E">
          <w:t xml:space="preserve">Fig. </w:t>
        </w:r>
      </w:ins>
      <w:r w:rsidR="00F8273D" w:rsidRPr="00A1638E">
        <w:t>1</w:t>
      </w:r>
      <w:r w:rsidR="007A7F3B" w:rsidRPr="00A1638E">
        <w:t>).</w:t>
      </w:r>
      <w:r w:rsidR="007A7F3B">
        <w:t xml:space="preserve"> </w:t>
      </w:r>
      <w:bookmarkEnd w:id="28"/>
      <w:ins w:id="33" w:author="Mingear, Jacob Lee" w:date="2024-10-07T10:52:00Z" w16du:dateUtc="2024-10-07T16:52:00Z">
        <w:r w:rsidR="008C2C01">
          <w:t>Step 1 requires i</w:t>
        </w:r>
      </w:ins>
      <w:ins w:id="34" w:author="Mingear, Jacob Lee" w:date="2024-06-19T08:49:00Z" w16du:dateUtc="2024-06-19T14:49:00Z">
        <w:r w:rsidR="006F0557">
          <w:t xml:space="preserve">dentifying </w:t>
        </w:r>
      </w:ins>
      <w:ins w:id="35" w:author="Mingear, Jacob Lee" w:date="2024-10-07T11:00:00Z" w16du:dateUtc="2024-10-07T17:00:00Z">
        <w:r w:rsidR="00A1638E">
          <w:t xml:space="preserve">one’s </w:t>
        </w:r>
      </w:ins>
      <w:commentRangeStart w:id="36"/>
      <w:r w:rsidR="007A7F3B">
        <w:t>system</w:t>
      </w:r>
      <w:commentRangeEnd w:id="36"/>
      <w:r w:rsidR="00555820">
        <w:rPr>
          <w:rStyle w:val="CommentReference"/>
        </w:rPr>
        <w:commentReference w:id="36"/>
      </w:r>
      <w:r w:rsidR="007A7F3B">
        <w:t xml:space="preserve"> requirements</w:t>
      </w:r>
      <w:ins w:id="37" w:author="Mingear, Jacob Lee" w:date="2024-10-07T10:46:00Z" w16du:dateUtc="2024-10-07T16:46:00Z">
        <w:r w:rsidR="008C2C01">
          <w:t xml:space="preserve"> which entails</w:t>
        </w:r>
      </w:ins>
      <w:ins w:id="38" w:author="Mingear, Jacob Lee" w:date="2024-10-07T10:44:00Z" w16du:dateUtc="2024-10-07T16:44:00Z">
        <w:r w:rsidR="008C2C01">
          <w:t xml:space="preserve"> </w:t>
        </w:r>
      </w:ins>
      <w:ins w:id="39" w:author="Mingear, Jacob Lee" w:date="2024-10-07T10:45:00Z" w16du:dateUtc="2024-10-07T16:45:00Z">
        <w:r w:rsidR="008C2C01">
          <w:t xml:space="preserve">discerning a suitable range of </w:t>
        </w:r>
      </w:ins>
      <w:r w:rsidR="007A7F3B">
        <w:t>material requirements (i.e., stiffness, actuation strain, transformation temperatures)</w:t>
      </w:r>
      <w:ins w:id="40" w:author="Mingear, Jacob Lee" w:date="2024-10-07T10:47:00Z" w16du:dateUtc="2024-10-07T16:47:00Z">
        <w:r w:rsidR="008C2C01">
          <w:t xml:space="preserve">. These </w:t>
        </w:r>
      </w:ins>
      <w:ins w:id="41" w:author="Mingear, Jacob Lee" w:date="2024-10-07T10:55:00Z" w16du:dateUtc="2024-10-07T16:55:00Z">
        <w:r w:rsidR="00A1638E">
          <w:t xml:space="preserve">material </w:t>
        </w:r>
      </w:ins>
      <w:ins w:id="42" w:author="Mingear, Jacob Lee" w:date="2024-10-07T10:47:00Z" w16du:dateUtc="2024-10-07T16:47:00Z">
        <w:r w:rsidR="008C2C01">
          <w:t>requirements dir</w:t>
        </w:r>
      </w:ins>
      <w:ins w:id="43" w:author="Mingear, Jacob Lee" w:date="2024-10-07T10:48:00Z" w16du:dateUtc="2024-10-07T16:48:00Z">
        <w:r w:rsidR="008C2C01">
          <w:t xml:space="preserve">ectly drive </w:t>
        </w:r>
      </w:ins>
      <w:ins w:id="44" w:author="Mingear, Jacob Lee" w:date="2024-10-07T10:52:00Z" w16du:dateUtc="2024-10-07T16:52:00Z">
        <w:r w:rsidR="008C2C01">
          <w:t>step 2, i.e</w:t>
        </w:r>
      </w:ins>
      <w:ins w:id="45" w:author="Mingear, Jacob Lee" w:date="2024-10-07T10:53:00Z" w16du:dateUtc="2024-10-07T16:53:00Z">
        <w:r w:rsidR="008C2C01">
          <w:t xml:space="preserve">., </w:t>
        </w:r>
      </w:ins>
      <w:ins w:id="46" w:author="Walgren, Patrick" w:date="2024-08-15T10:38:00Z" w16du:dateUtc="2024-08-15T16:38:00Z">
        <w:del w:id="47" w:author="Mingear, Jacob Lee" w:date="2024-10-07T10:55:00Z" w16du:dateUtc="2024-10-07T16:55:00Z">
          <w:r w:rsidR="00B102AA" w:rsidDel="00A1638E">
            <w:delText xml:space="preserve"> </w:delText>
          </w:r>
        </w:del>
      </w:ins>
      <w:ins w:id="48" w:author="Mingear, Jacob Lee" w:date="2024-10-07T10:53:00Z" w16du:dateUtc="2024-10-07T16:53:00Z">
        <w:r w:rsidR="008C2C01">
          <w:t xml:space="preserve"> choosing </w:t>
        </w:r>
      </w:ins>
      <w:ins w:id="49" w:author="Mingear, Jacob Lee" w:date="2024-06-19T09:03:00Z" w16du:dateUtc="2024-06-19T15:03:00Z">
        <w:r w:rsidR="00FB307C">
          <w:t xml:space="preserve">the </w:t>
        </w:r>
      </w:ins>
      <w:ins w:id="50" w:author="Mingear, Jacob Lee" w:date="2024-06-19T08:52:00Z" w16du:dateUtc="2024-06-19T14:52:00Z">
        <w:r w:rsidR="006F0557">
          <w:t xml:space="preserve">precise </w:t>
        </w:r>
      </w:ins>
      <w:del w:id="51" w:author="Walgren, Patrick" w:date="2024-10-08T08:10:00Z" w16du:dateUtc="2024-10-08T14:10:00Z">
        <w:r w:rsidR="007A7F3B" w:rsidDel="003B6D4B">
          <w:delText>composition</w:delText>
        </w:r>
      </w:del>
      <w:ins w:id="52" w:author="Mingear, Jacob Lee" w:date="2024-06-19T08:52:00Z" w16du:dateUtc="2024-06-19T14:52:00Z">
        <w:del w:id="53" w:author="Walgren, Patrick" w:date="2024-10-08T08:10:00Z" w16du:dateUtc="2024-10-08T14:10:00Z">
          <w:r w:rsidR="006F0557" w:rsidDel="003B6D4B">
            <w:delText xml:space="preserve"> of the SMA</w:delText>
          </w:r>
        </w:del>
      </w:ins>
      <w:ins w:id="54" w:author="Walgren, Patrick" w:date="2024-10-08T08:10:00Z" w16du:dateUtc="2024-10-08T14:10:00Z">
        <w:r w:rsidR="003B6D4B">
          <w:t>SMA composition</w:t>
        </w:r>
      </w:ins>
      <w:ins w:id="55" w:author="Mingear, Jacob Lee" w:date="2024-06-19T08:52:00Z" w16du:dateUtc="2024-06-19T14:52:00Z">
        <w:del w:id="56" w:author="Walgren, Patrick" w:date="2024-10-08T08:10:00Z" w16du:dateUtc="2024-10-08T14:10:00Z">
          <w:r w:rsidR="006F0557" w:rsidDel="003B6D4B">
            <w:delText xml:space="preserve"> itself</w:delText>
          </w:r>
        </w:del>
        <w:r w:rsidR="006F0557">
          <w:t xml:space="preserve">. </w:t>
        </w:r>
      </w:ins>
      <w:ins w:id="57" w:author="Mingear, Jacob Lee" w:date="2024-10-07T10:49:00Z" w16du:dateUtc="2024-10-07T16:49:00Z">
        <w:r w:rsidR="008C2C01">
          <w:t>Fin</w:t>
        </w:r>
      </w:ins>
      <w:ins w:id="58" w:author="Mingear, Jacob Lee" w:date="2024-10-07T10:50:00Z" w16du:dateUtc="2024-10-07T16:50:00Z">
        <w:r w:rsidR="008C2C01">
          <w:t>ding r</w:t>
        </w:r>
      </w:ins>
      <w:ins w:id="59" w:author="Mingear, Jacob Lee" w:date="2024-10-07T10:49:00Z" w16du:dateUtc="2024-10-07T16:49:00Z">
        <w:r w:rsidR="008C2C01">
          <w:t xml:space="preserve">elations between composition and material properties have </w:t>
        </w:r>
      </w:ins>
      <w:ins w:id="60" w:author="Mingear, Jacob Lee" w:date="2024-10-07T10:50:00Z" w16du:dateUtc="2024-10-07T16:50:00Z">
        <w:r w:rsidR="008C2C01">
          <w:t xml:space="preserve">recently been streamlined with NASA’s </w:t>
        </w:r>
      </w:ins>
      <w:ins w:id="61" w:author="Mingear, Jacob Lee" w:date="2024-10-07T10:51:00Z" w16du:dateUtc="2024-10-07T16:51:00Z">
        <w:r w:rsidR="008C2C01">
          <w:t xml:space="preserve">SMA database tool </w:t>
        </w:r>
      </w:ins>
      <w:r w:rsidR="003B6D4B">
        <w:fldChar w:fldCharType="begin"/>
      </w:r>
      <w:r w:rsidR="003B6D4B">
        <w:instrText xml:space="preserve"> ADDIN ZOTERO_ITEM CSL_CITATION {"citationID":"HWZcvWUx","properties":{"formattedCitation":"[2],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3B6D4B">
        <w:fldChar w:fldCharType="separate"/>
      </w:r>
      <w:r w:rsidR="003B6D4B" w:rsidRPr="003B6D4B">
        <w:rPr>
          <w:rFonts w:ascii="Calibri" w:hAnsi="Calibri" w:cs="Calibri"/>
        </w:rPr>
        <w:t>[2], [3]</w:t>
      </w:r>
      <w:r w:rsidR="003B6D4B">
        <w:fldChar w:fldCharType="end"/>
      </w:r>
      <w:ins w:id="62" w:author="Mingear, Jacob Lee" w:date="2024-10-07T10:51:00Z" w16du:dateUtc="2024-10-07T16:51:00Z">
        <w:del w:id="63" w:author="Walgren, Patrick" w:date="2024-10-08T08:11:00Z" w16du:dateUtc="2024-10-08T14:11:00Z">
          <w:r w:rsidR="008C2C01" w:rsidDel="003B6D4B">
            <w:delText>(XXX)</w:delText>
          </w:r>
        </w:del>
        <w:r w:rsidR="008C2C01">
          <w:t xml:space="preserve">. </w:t>
        </w:r>
      </w:ins>
    </w:p>
    <w:p w14:paraId="27D93124" w14:textId="61DB4FE7" w:rsidR="00F72732" w:rsidDel="00D46F01" w:rsidRDefault="00A1638E" w:rsidP="008F090A">
      <w:pPr>
        <w:rPr>
          <w:del w:id="64" w:author="Mingear, Jacob Lee" w:date="2024-10-07T11:32:00Z" w16du:dateUtc="2024-10-07T17:32:00Z"/>
        </w:rPr>
      </w:pPr>
      <w:ins w:id="65" w:author="Mingear, Jacob Lee" w:date="2024-10-07T10:57:00Z" w16du:dateUtc="2024-10-07T16:57:00Z">
        <w:r>
          <w:t>The a</w:t>
        </w:r>
      </w:ins>
      <w:ins w:id="66" w:author="Mingear, Jacob Lee" w:date="2024-10-07T10:56:00Z" w16du:dateUtc="2024-10-07T16:56:00Z">
        <w:r>
          <w:t xml:space="preserve">rduous </w:t>
        </w:r>
      </w:ins>
      <w:ins w:id="67" w:author="Mingear, Jacob Lee" w:date="2024-10-07T10:57:00Z" w16du:dateUtc="2024-10-07T16:57:00Z">
        <w:r>
          <w:t xml:space="preserve">journey of turning a </w:t>
        </w:r>
      </w:ins>
      <w:ins w:id="68" w:author="Mingear, Jacob Lee" w:date="2024-10-07T10:58:00Z" w16du:dateUtc="2024-10-07T16:58:00Z">
        <w:r>
          <w:t>material concept into a reality involves the</w:t>
        </w:r>
      </w:ins>
      <w:ins w:id="69" w:author="Mingear, Jacob Lee" w:date="2024-10-07T10:59:00Z" w16du:dateUtc="2024-10-07T16:59:00Z">
        <w:r>
          <w:t xml:space="preserve"> many</w:t>
        </w:r>
      </w:ins>
      <w:ins w:id="70" w:author="Mingear, Jacob Lee" w:date="2024-10-07T10:58:00Z" w16du:dateUtc="2024-10-07T16:58:00Z">
        <w:r>
          <w:t xml:space="preserve"> iteration</w:t>
        </w:r>
      </w:ins>
      <w:ins w:id="71" w:author="Mingear, Jacob Lee" w:date="2024-10-07T10:59:00Z" w16du:dateUtc="2024-10-07T16:59:00Z">
        <w:r>
          <w:t>s</w:t>
        </w:r>
      </w:ins>
      <w:ins w:id="72" w:author="Mingear, Jacob Lee" w:date="2024-10-07T10:58:00Z" w16du:dateUtc="2024-10-07T16:58:00Z">
        <w:r>
          <w:t xml:space="preserve"> between Steps 3-5, i.e., processing, characterization, and </w:t>
        </w:r>
      </w:ins>
      <w:ins w:id="73" w:author="Mingear, Jacob Lee" w:date="2024-10-07T11:00:00Z" w16du:dateUtc="2024-10-07T17:00:00Z">
        <w:r>
          <w:t>model</w:t>
        </w:r>
      </w:ins>
      <w:ins w:id="74" w:author="Mingear, Jacob Lee" w:date="2024-10-07T11:26:00Z" w16du:dateUtc="2024-10-07T17:26:00Z">
        <w:r w:rsidR="008F090A">
          <w:t xml:space="preserve"> fitting</w:t>
        </w:r>
      </w:ins>
      <w:ins w:id="75" w:author="Mingear, Jacob Lee" w:date="2024-10-07T11:01:00Z" w16du:dateUtc="2024-10-07T17:01:00Z">
        <w:r>
          <w:t xml:space="preserve">. </w:t>
        </w:r>
      </w:ins>
      <w:ins w:id="76" w:author="Mingear, Jacob Lee" w:date="2024-10-07T11:03:00Z" w16du:dateUtc="2024-10-07T17:03:00Z">
        <w:r>
          <w:t>Processing d</w:t>
        </w:r>
      </w:ins>
      <w:ins w:id="77" w:author="Mingear, Jacob Lee" w:date="2024-10-07T11:01:00Z" w16du:dateUtc="2024-10-07T17:01:00Z">
        <w:r>
          <w:t xml:space="preserve">ifferences </w:t>
        </w:r>
      </w:ins>
      <w:ins w:id="78" w:author="Mingear, Jacob Lee" w:date="2024-10-07T11:03:00Z" w16du:dateUtc="2024-10-07T17:03:00Z">
        <w:r>
          <w:t>during</w:t>
        </w:r>
      </w:ins>
      <w:ins w:id="79" w:author="Mingear, Jacob Lee" w:date="2024-10-07T11:01:00Z" w16du:dateUtc="2024-10-07T17:01:00Z">
        <w:r>
          <w:t xml:space="preserve"> manufacturing </w:t>
        </w:r>
      </w:ins>
      <w:ins w:id="80" w:author="Mingear, Jacob Lee" w:date="2024-10-07T11:04:00Z" w16du:dateUtc="2024-10-07T17:04:00Z">
        <w:r>
          <w:t>can</w:t>
        </w:r>
      </w:ins>
      <w:ins w:id="81" w:author="Mingear, Jacob Lee" w:date="2024-10-07T11:01:00Z" w16du:dateUtc="2024-10-07T17:01:00Z">
        <w:r>
          <w:t xml:space="preserve"> affect the material </w:t>
        </w:r>
      </w:ins>
      <w:ins w:id="82" w:author="Mingear, Jacob Lee" w:date="2024-10-07T11:02:00Z" w16du:dateUtc="2024-10-07T17:02:00Z">
        <w:r>
          <w:t>properties</w:t>
        </w:r>
      </w:ins>
      <w:ins w:id="83" w:author="Mingear, Jacob Lee" w:date="2024-10-07T11:01:00Z" w16du:dateUtc="2024-10-07T17:01:00Z">
        <w:r>
          <w:t xml:space="preserve">, </w:t>
        </w:r>
      </w:ins>
      <w:ins w:id="84" w:author="Mingear, Jacob Lee" w:date="2024-10-07T11:04:00Z" w16du:dateUtc="2024-10-07T17:04:00Z">
        <w:r>
          <w:t xml:space="preserve">such as </w:t>
        </w:r>
      </w:ins>
      <w:ins w:id="85" w:author="Mingear, Jacob Lee" w:date="2024-10-07T11:24:00Z" w16du:dateUtc="2024-10-07T17:24:00Z">
        <w:r w:rsidR="008F090A">
          <w:t>reducing</w:t>
        </w:r>
      </w:ins>
      <w:ins w:id="86" w:author="Mingear, Jacob Lee" w:date="2024-10-07T11:04:00Z" w16du:dateUtc="2024-10-07T17:04:00Z">
        <w:r>
          <w:t xml:space="preserve"> an ingot into a wire or </w:t>
        </w:r>
      </w:ins>
      <w:ins w:id="87" w:author="Mingear, Jacob Lee" w:date="2024-10-07T11:24:00Z" w16du:dateUtc="2024-10-07T17:24:00Z">
        <w:r w:rsidR="008F090A">
          <w:t xml:space="preserve">tuning </w:t>
        </w:r>
      </w:ins>
      <w:ins w:id="88" w:author="Mingear, Jacob Lee" w:date="2024-10-07T11:04:00Z" w16du:dateUtc="2024-10-07T17:04:00Z">
        <w:r w:rsidR="00197D18">
          <w:t>print parameters</w:t>
        </w:r>
        <w:r>
          <w:t xml:space="preserve"> </w:t>
        </w:r>
      </w:ins>
      <w:ins w:id="89" w:author="Mingear, Jacob Lee" w:date="2024-10-07T11:05:00Z" w16du:dateUtc="2024-10-07T17:05:00Z">
        <w:r w:rsidR="00197D18">
          <w:t xml:space="preserve">for </w:t>
        </w:r>
      </w:ins>
      <w:ins w:id="90" w:author="Mingear, Jacob Lee" w:date="2024-10-07T11:04:00Z" w16du:dateUtc="2024-10-07T17:04:00Z">
        <w:r>
          <w:t>additive</w:t>
        </w:r>
      </w:ins>
      <w:ins w:id="91" w:author="Mingear, Jacob Lee" w:date="2024-10-07T11:05:00Z" w16du:dateUtc="2024-10-07T17:05:00Z">
        <w:r w:rsidR="00197D18">
          <w:t>ly</w:t>
        </w:r>
      </w:ins>
      <w:ins w:id="92" w:author="Mingear, Jacob Lee" w:date="2024-10-07T11:04:00Z" w16du:dateUtc="2024-10-07T17:04:00Z">
        <w:r>
          <w:t xml:space="preserve"> manufactur</w:t>
        </w:r>
      </w:ins>
      <w:ins w:id="93" w:author="Mingear, Jacob Lee" w:date="2024-10-07T11:05:00Z" w16du:dateUtc="2024-10-07T17:05:00Z">
        <w:r w:rsidR="00197D18">
          <w:t xml:space="preserve">ed </w:t>
        </w:r>
      </w:ins>
      <w:ins w:id="94" w:author="Mingear, Jacob Lee" w:date="2024-10-07T11:04:00Z" w16du:dateUtc="2024-10-07T17:04:00Z">
        <w:r>
          <w:t>SMAs</w:t>
        </w:r>
      </w:ins>
      <w:ins w:id="95" w:author="Walgren, Patrick" w:date="2024-10-08T09:04:00Z" w16du:dateUtc="2024-10-08T15:04:00Z">
        <w:r w:rsidR="00C52DD1">
          <w:t xml:space="preserve"> </w:t>
        </w:r>
      </w:ins>
      <w:ins w:id="96" w:author="Walgren, Patrick" w:date="2024-08-15T10:48:00Z" w16du:dateUtc="2024-08-15T16:48:00Z">
        <w:del w:id="97" w:author="Mingear, Jacob Lee" w:date="2024-10-07T11:10:00Z" w16du:dateUtc="2024-10-07T17:10:00Z">
          <w:r w:rsidR="007A1CEC" w:rsidDel="00197D18">
            <w:delText xml:space="preserve"> </w:delText>
          </w:r>
        </w:del>
      </w:ins>
      <w:r w:rsidR="007A1CEC">
        <w:fldChar w:fldCharType="begin"/>
      </w:r>
      <w:r w:rsidR="003B6D4B">
        <w:instrText xml:space="preserve"> ADDIN ZOTERO_ITEM CSL_CITATION {"citationID":"dc8Hxuk0","properties":{"formattedCitation":"[4]","plainCitation":"[4]","noteIndex":0},"citationItems":[{"id":3614,"uris":["http://zotero.org/users/4607708/items/23P8HIYZ"],"itemData":{"id":3614,"type":"chapter","abstract":"The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3B6D4B" w:rsidRPr="003B6D4B">
        <w:rPr>
          <w:rFonts w:ascii="Calibri" w:hAnsi="Calibri" w:cs="Calibri"/>
        </w:rPr>
        <w:t>[4]</w:t>
      </w:r>
      <w:r w:rsidR="007A1CEC">
        <w:fldChar w:fldCharType="end"/>
      </w:r>
      <w:ins w:id="98" w:author="Mingear, Jacob Lee" w:date="2024-06-19T09:20:00Z" w16du:dateUtc="2024-06-19T15:20:00Z">
        <w:r w:rsidR="009F5961">
          <w:t>.</w:t>
        </w:r>
      </w:ins>
      <w:ins w:id="99" w:author="Mingear, Jacob Lee" w:date="2024-06-19T09:19:00Z" w16du:dateUtc="2024-06-19T15:19:00Z">
        <w:r w:rsidR="009F5961">
          <w:t xml:space="preserve"> </w:t>
        </w:r>
      </w:ins>
      <w:del w:id="100" w:author="Mingear, Jacob Lee" w:date="2024-10-07T11:24:00Z" w16du:dateUtc="2024-10-07T17:24:00Z">
        <w:r w:rsidR="009F5961" w:rsidDel="008F090A">
          <w:delText xml:space="preserve"> </w:delText>
        </w:r>
      </w:del>
      <w:ins w:id="101" w:author="Mingear, Jacob Lee" w:date="2024-10-07T11:16:00Z" w16du:dateUtc="2024-10-07T17:16:00Z">
        <w:r w:rsidR="008F090A">
          <w:t xml:space="preserve">Characterization enables the </w:t>
        </w:r>
      </w:ins>
      <w:ins w:id="102" w:author="Mingear, Jacob Lee" w:date="2024-10-07T11:25:00Z" w16du:dateUtc="2024-10-07T17:25:00Z">
        <w:r w:rsidR="008F090A">
          <w:t xml:space="preserve">simultaneous </w:t>
        </w:r>
      </w:ins>
      <w:ins w:id="103" w:author="Mingear, Jacob Lee" w:date="2024-10-07T11:16:00Z" w16du:dateUtc="2024-10-07T17:16:00Z">
        <w:r w:rsidR="008F090A">
          <w:t>assessment of</w:t>
        </w:r>
      </w:ins>
      <w:ins w:id="104" w:author="Mingear, Jacob Lee" w:date="2024-10-07T11:15:00Z" w16du:dateUtc="2024-10-07T17:15:00Z">
        <w:r w:rsidR="008F090A">
          <w:t xml:space="preserve"> the </w:t>
        </w:r>
      </w:ins>
      <w:ins w:id="105" w:author="Mingear, Jacob Lee" w:date="2024-10-07T11:17:00Z" w16du:dateUtc="2024-10-07T17:17:00Z">
        <w:r w:rsidR="008F090A">
          <w:t>new processing technique</w:t>
        </w:r>
      </w:ins>
      <w:ins w:id="106" w:author="Mingear, Jacob Lee" w:date="2024-10-07T11:25:00Z" w16du:dateUtc="2024-10-07T17:25:00Z">
        <w:r w:rsidR="008F090A">
          <w:t>s</w:t>
        </w:r>
      </w:ins>
      <w:ins w:id="107" w:author="Mingear, Jacob Lee" w:date="2024-10-07T11:17:00Z" w16du:dateUtc="2024-10-07T17:17:00Z">
        <w:r w:rsidR="008F090A">
          <w:t xml:space="preserve"> and</w:t>
        </w:r>
      </w:ins>
      <w:ins w:id="108" w:author="Mingear, Jacob Lee" w:date="2024-10-07T11:15:00Z" w16du:dateUtc="2024-10-07T17:15:00Z">
        <w:r w:rsidR="008F090A">
          <w:t xml:space="preserve"> </w:t>
        </w:r>
      </w:ins>
      <w:ins w:id="109" w:author="Mingear, Jacob Lee" w:date="2024-10-07T11:25:00Z" w16du:dateUtc="2024-10-07T17:25:00Z">
        <w:r w:rsidR="008F090A">
          <w:t xml:space="preserve">responses to </w:t>
        </w:r>
      </w:ins>
      <w:ins w:id="110" w:author="Mingear, Jacob Lee" w:date="2024-10-07T11:15:00Z" w16du:dateUtc="2024-10-07T17:15:00Z">
        <w:r w:rsidR="008F090A">
          <w:t>loading condition</w:t>
        </w:r>
      </w:ins>
      <w:ins w:id="111" w:author="Mingear, Jacob Lee" w:date="2024-10-07T11:18:00Z" w16du:dateUtc="2024-10-07T17:18:00Z">
        <w:r w:rsidR="008F090A">
          <w:t>s</w:t>
        </w:r>
      </w:ins>
      <w:ins w:id="112" w:author="Mingear, Jacob Lee" w:date="2024-10-07T11:15:00Z" w16du:dateUtc="2024-10-07T17:15:00Z">
        <w:r w:rsidR="008F090A">
          <w:t xml:space="preserve"> (i.e., tension, compression, or torsion). </w:t>
        </w:r>
      </w:ins>
      <w:ins w:id="113" w:author="Mingear, Jacob Lee" w:date="2024-10-07T11:26:00Z" w16du:dateUtc="2024-10-07T17:26:00Z">
        <w:r w:rsidR="008F090A">
          <w:t>R</w:t>
        </w:r>
      </w:ins>
      <w:ins w:id="114" w:author="Mingear, Jacob Lee" w:date="2024-10-07T11:15:00Z" w16du:dateUtc="2024-10-07T17:15:00Z">
        <w:r w:rsidR="008F090A" w:rsidRPr="00D417D5">
          <w:rPr>
            <w:highlight w:val="yellow"/>
          </w:rPr>
          <w:t xml:space="preserve">igorous </w:t>
        </w:r>
      </w:ins>
      <w:ins w:id="115" w:author="Mingear, Jacob Lee" w:date="2024-10-07T11:29:00Z" w16du:dateUtc="2024-10-07T17:29:00Z">
        <w:r w:rsidR="00D46F01">
          <w:rPr>
            <w:highlight w:val="yellow"/>
          </w:rPr>
          <w:t>engineers</w:t>
        </w:r>
      </w:ins>
      <w:ins w:id="116" w:author="Mingear, Jacob Lee" w:date="2024-10-07T11:15:00Z" w16du:dateUtc="2024-10-07T17:15:00Z">
        <w:r w:rsidR="008F090A" w:rsidRPr="00D417D5">
          <w:rPr>
            <w:highlight w:val="yellow"/>
          </w:rPr>
          <w:t xml:space="preserve"> </w:t>
        </w:r>
      </w:ins>
      <w:ins w:id="117" w:author="Mingear, Jacob Lee" w:date="2024-10-07T11:27:00Z" w16du:dateUtc="2024-10-07T17:27:00Z">
        <w:r w:rsidR="00D46F01">
          <w:rPr>
            <w:highlight w:val="yellow"/>
          </w:rPr>
          <w:t>m</w:t>
        </w:r>
      </w:ins>
      <w:ins w:id="118" w:author="Mingear, Jacob Lee" w:date="2024-10-07T11:15:00Z" w16du:dateUtc="2024-10-07T17:15:00Z">
        <w:r w:rsidR="008F090A" w:rsidRPr="00D417D5">
          <w:rPr>
            <w:highlight w:val="yellow"/>
          </w:rPr>
          <w:t>a</w:t>
        </w:r>
      </w:ins>
      <w:ins w:id="119" w:author="Mingear, Jacob Lee" w:date="2024-10-07T11:27:00Z" w16du:dateUtc="2024-10-07T17:27:00Z">
        <w:r w:rsidR="00D46F01">
          <w:rPr>
            <w:highlight w:val="yellow"/>
          </w:rPr>
          <w:t>y seek to validate the behavior of a new</w:t>
        </w:r>
      </w:ins>
      <w:ins w:id="120" w:author="Mingear, Jacob Lee" w:date="2024-10-07T11:15:00Z" w16du:dateUtc="2024-10-07T17:15:00Z">
        <w:r w:rsidR="008F090A" w:rsidRPr="00D417D5">
          <w:rPr>
            <w:highlight w:val="yellow"/>
          </w:rPr>
          <w:t xml:space="preserve"> material </w:t>
        </w:r>
      </w:ins>
      <w:ins w:id="121" w:author="Mingear, Jacob Lee" w:date="2024-10-07T11:28:00Z" w16du:dateUtc="2024-10-07T17:28:00Z">
        <w:r w:rsidR="00D46F01">
          <w:rPr>
            <w:highlight w:val="yellow"/>
          </w:rPr>
          <w:t xml:space="preserve">within </w:t>
        </w:r>
      </w:ins>
      <w:ins w:id="122" w:author="Mingear, Jacob Lee" w:date="2024-10-07T11:29:00Z" w16du:dateUtc="2024-10-07T17:29:00Z">
        <w:r w:rsidR="00D46F01">
          <w:rPr>
            <w:highlight w:val="yellow"/>
          </w:rPr>
          <w:t>the original</w:t>
        </w:r>
      </w:ins>
      <w:ins w:id="123" w:author="Mingear, Jacob Lee" w:date="2024-10-07T11:31:00Z" w16du:dateUtc="2024-10-07T17:31:00Z">
        <w:r w:rsidR="00D46F01">
          <w:rPr>
            <w:highlight w:val="yellow"/>
          </w:rPr>
          <w:t xml:space="preserve"> </w:t>
        </w:r>
      </w:ins>
      <w:ins w:id="124" w:author="Mingear, Jacob Lee" w:date="2024-10-07T11:29:00Z" w16du:dateUtc="2024-10-07T17:29:00Z">
        <w:r w:rsidR="00D46F01">
          <w:rPr>
            <w:highlight w:val="yellow"/>
          </w:rPr>
          <w:t xml:space="preserve">system requirements. This can be done by fitting the characterization data to </w:t>
        </w:r>
      </w:ins>
      <w:ins w:id="125" w:author="Mingear, Jacob Lee" w:date="2024-10-07T11:28:00Z" w16du:dateUtc="2024-10-07T17:28:00Z">
        <w:r w:rsidR="00D46F01">
          <w:rPr>
            <w:highlight w:val="yellow"/>
          </w:rPr>
          <w:t xml:space="preserve">a </w:t>
        </w:r>
      </w:ins>
      <w:ins w:id="126" w:author="Mingear, Jacob Lee" w:date="2024-10-07T11:15:00Z" w16du:dateUtc="2024-10-07T17:15:00Z">
        <w:r w:rsidR="008F090A" w:rsidRPr="00D417D5">
          <w:rPr>
            <w:highlight w:val="yellow"/>
          </w:rPr>
          <w:t xml:space="preserve">model </w:t>
        </w:r>
      </w:ins>
      <w:ins w:id="127" w:author="Mingear, Jacob Lee" w:date="2024-10-07T11:29:00Z" w16du:dateUtc="2024-10-07T17:29:00Z">
        <w:r w:rsidR="00D46F01">
          <w:rPr>
            <w:highlight w:val="yellow"/>
          </w:rPr>
          <w:t xml:space="preserve">that captures the </w:t>
        </w:r>
      </w:ins>
      <w:ins w:id="128" w:author="Mingear, Jacob Lee" w:date="2024-10-07T11:15:00Z" w16du:dateUtc="2024-10-07T17:15:00Z">
        <w:r w:rsidR="008F090A" w:rsidRPr="00D417D5">
          <w:rPr>
            <w:highlight w:val="yellow"/>
          </w:rPr>
          <w:t xml:space="preserve">full thermomechanical constitutive response (i.e., the relationship between temperature, stress, and strain). </w:t>
        </w:r>
      </w:ins>
      <w:ins w:id="129" w:author="Mingear, Jacob Lee" w:date="2024-10-07T11:30:00Z" w16du:dateUtc="2024-10-07T17:30:00Z">
        <w:r w:rsidR="00D46F01" w:rsidRPr="00F72732">
          <w:t>With a calibrated constitutive model</w:t>
        </w:r>
      </w:ins>
      <w:ins w:id="130" w:author="Mingear, Jacob Lee" w:date="2024-10-07T11:31:00Z" w16du:dateUtc="2024-10-07T17:31:00Z">
        <w:r w:rsidR="00D46F01">
          <w:t xml:space="preserve"> (such as</w:t>
        </w:r>
      </w:ins>
      <w:ins w:id="131" w:author="Walgren, Patrick" w:date="2024-10-08T08:14:00Z" w16du:dateUtc="2024-10-08T14:14:00Z">
        <w:r w:rsidR="003B6D4B">
          <w:t xml:space="preserve"> the</w:t>
        </w:r>
      </w:ins>
      <w:ins w:id="132" w:author="Mingear, Jacob Lee" w:date="2024-10-07T11:31:00Z" w16du:dateUtc="2024-10-07T17:31:00Z">
        <w:r w:rsidR="00D46F01">
          <w:t xml:space="preserve"> </w:t>
        </w:r>
        <w:r w:rsidR="00D46F01" w:rsidRPr="00F72732">
          <w:t xml:space="preserve">Lagoudas </w:t>
        </w:r>
        <w:r w:rsidR="00D46F01">
          <w:fldChar w:fldCharType="begin"/>
        </w:r>
      </w:ins>
      <w:r w:rsidR="003B6D4B">
        <w:instrText xml:space="preserve"> ADDIN ZOTERO_ITEM CSL_CITATION {"citationID":"2saQ0tda","properties":{"formattedCitation":"[5]","plainCitation":"[5]","noteIndex":0},"citationItems":[{"id":1124,"uris":["http://zotero.org/users/4607708/items/76LE7B32"],"itemData":{"id":1124,"type":"article-journal","container-title":"International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ins w:id="133" w:author="Mingear, Jacob Lee" w:date="2024-10-07T11:31:00Z" w16du:dateUtc="2024-10-07T17:31:00Z">
        <w:r w:rsidR="00D46F01">
          <w:fldChar w:fldCharType="separate"/>
        </w:r>
      </w:ins>
      <w:r w:rsidR="003B6D4B" w:rsidRPr="003B6D4B">
        <w:rPr>
          <w:rFonts w:ascii="Calibri" w:hAnsi="Calibri" w:cs="Calibri"/>
        </w:rPr>
        <w:t>[5]</w:t>
      </w:r>
      <w:ins w:id="134" w:author="Mingear, Jacob Lee" w:date="2024-10-07T11:31:00Z" w16du:dateUtc="2024-10-07T17:31:00Z">
        <w:r w:rsidR="00D46F01">
          <w:fldChar w:fldCharType="end"/>
        </w:r>
        <w:r w:rsidR="00D46F01" w:rsidRPr="00D46F01">
          <w:t xml:space="preserve"> </w:t>
        </w:r>
      </w:ins>
      <w:ins w:id="135" w:author="Mingear, Jacob Lee" w:date="2024-10-07T11:32:00Z" w16du:dateUtc="2024-10-07T17:32:00Z">
        <w:r w:rsidR="00D46F01">
          <w:t xml:space="preserve">or </w:t>
        </w:r>
      </w:ins>
      <w:ins w:id="136" w:author="Mingear, Jacob Lee" w:date="2024-10-07T11:31:00Z" w16du:dateUtc="2024-10-07T17:31:00Z">
        <w:r w:rsidR="00D46F01" w:rsidRPr="00F72732">
          <w:t>Brinson</w:t>
        </w:r>
        <w:r w:rsidR="00D46F01">
          <w:t xml:space="preserve"> </w:t>
        </w:r>
        <w:r w:rsidR="00D46F01">
          <w:fldChar w:fldCharType="begin"/>
        </w:r>
      </w:ins>
      <w:r w:rsidR="003B6D4B">
        <w:instrText xml:space="preserve"> ADDIN ZOTERO_ITEM CSL_CITATION {"citationID":"UDvYrMzX","properties":{"formattedCitation":"[6]","plainCitation":"[6]","noteIndex":0},"citationItems":[{"id":221,"uris":["http://zotero.org/users/4607708/items/5PZ33S2Y"],"itemData":{"id":221,"type":"article-journal","container-title":"Journal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ins w:id="137" w:author="Mingear, Jacob Lee" w:date="2024-10-07T11:31:00Z" w16du:dateUtc="2024-10-07T17:31:00Z">
        <w:r w:rsidR="00D46F01">
          <w:fldChar w:fldCharType="separate"/>
        </w:r>
      </w:ins>
      <w:r w:rsidR="003B6D4B" w:rsidRPr="003B6D4B">
        <w:rPr>
          <w:rFonts w:ascii="Calibri" w:hAnsi="Calibri" w:cs="Calibri"/>
        </w:rPr>
        <w:t>[6]</w:t>
      </w:r>
      <w:ins w:id="138" w:author="Mingear, Jacob Lee" w:date="2024-10-07T11:31:00Z" w16du:dateUtc="2024-10-07T17:31:00Z">
        <w:r w:rsidR="00D46F01">
          <w:fldChar w:fldCharType="end"/>
        </w:r>
      </w:ins>
      <w:ins w:id="139" w:author="Walgren, Patrick" w:date="2024-10-08T08:14:00Z" w16du:dateUtc="2024-10-08T14:14:00Z">
        <w:r w:rsidR="003B6D4B">
          <w:t xml:space="preserve"> models</w:t>
        </w:r>
      </w:ins>
      <w:ins w:id="140" w:author="Mingear, Jacob Lee" w:date="2024-10-07T11:32:00Z" w16du:dateUtc="2024-10-07T17:32:00Z">
        <w:r w:rsidR="00D46F01">
          <w:t>)</w:t>
        </w:r>
      </w:ins>
      <w:ins w:id="141" w:author="Mingear, Jacob Lee" w:date="2024-10-07T11:30:00Z" w16du:dateUtc="2024-10-07T17:30:00Z">
        <w:r w:rsidR="00D46F01" w:rsidRPr="00F72732">
          <w:t xml:space="preserve"> engineers can design the system to </w:t>
        </w:r>
      </w:ins>
      <w:ins w:id="142" w:author="Mingear, Jacob Lee" w:date="2024-10-07T11:32:00Z" w16du:dateUtc="2024-10-07T17:32:00Z">
        <w:r w:rsidR="00D46F01">
          <w:t>confirm the behavior of</w:t>
        </w:r>
      </w:ins>
      <w:ins w:id="143" w:author="Mingear, Jacob Lee" w:date="2024-10-07T11:30:00Z" w16du:dateUtc="2024-10-07T17:30:00Z">
        <w:r w:rsidR="00D46F01" w:rsidRPr="00F72732">
          <w:t xml:space="preserve"> the unique nonlineariti</w:t>
        </w:r>
        <w:r w:rsidR="00D46F01">
          <w:t>es</w:t>
        </w:r>
        <w:r w:rsidR="00D46F01" w:rsidRPr="00F72732">
          <w:t xml:space="preserve"> in</w:t>
        </w:r>
        <w:r w:rsidR="00D46F01">
          <w:t>herent of SMAs</w:t>
        </w:r>
      </w:ins>
      <w:ins w:id="144" w:author="Mingear, Jacob Lee" w:date="2024-10-07T11:32:00Z" w16du:dateUtc="2024-10-07T17:32:00Z">
        <w:r w:rsidR="00D46F01">
          <w:t xml:space="preserve">. </w:t>
        </w:r>
      </w:ins>
      <w:ins w:id="145" w:author="Mingear, Jacob Lee" w:date="2024-10-07T11:33:00Z" w16du:dateUtc="2024-10-07T17:33:00Z">
        <w:r w:rsidR="00D46F01">
          <w:t>Iteration of these steps will likely occur multiple times to reach requirements.</w:t>
        </w:r>
      </w:ins>
      <w:ins w:id="146" w:author="Mingear, Jacob Lee" w:date="2024-10-07T11:34:00Z" w16du:dateUtc="2024-10-07T17:34:00Z">
        <w:r w:rsidR="00D46F01">
          <w:t xml:space="preserve"> </w:t>
        </w:r>
        <w:del w:id="147" w:author="Walgren, Patrick" w:date="2024-10-08T08:14:00Z" w16du:dateUtc="2024-10-08T14:14:00Z">
          <w:r w:rsidR="00D46F01" w:rsidDel="003B6D4B">
            <w:delText>After this journey</w:delText>
          </w:r>
        </w:del>
      </w:ins>
      <w:ins w:id="148" w:author="Walgren, Patrick" w:date="2024-10-08T08:14:00Z" w16du:dateUtc="2024-10-08T14:14:00Z">
        <w:r w:rsidR="003B6D4B">
          <w:t xml:space="preserve">Once </w:t>
        </w:r>
      </w:ins>
      <w:ins w:id="149" w:author="Walgren, Patrick" w:date="2024-10-08T08:15:00Z" w16du:dateUtc="2024-10-08T14:15:00Z">
        <w:r w:rsidR="003B6D4B">
          <w:t>the</w:t>
        </w:r>
      </w:ins>
      <w:ins w:id="150" w:author="Walgren, Patrick" w:date="2024-10-08T08:14:00Z" w16du:dateUtc="2024-10-08T14:14:00Z">
        <w:r w:rsidR="003B6D4B">
          <w:t xml:space="preserve"> constitutive mode</w:t>
        </w:r>
      </w:ins>
      <w:ins w:id="151" w:author="Walgren, Patrick" w:date="2024-10-08T08:15:00Z" w16du:dateUtc="2024-10-08T14:15:00Z">
        <w:r w:rsidR="003B6D4B">
          <w:t>l accurately represents the SMA behavior and the material satisfies requirements</w:t>
        </w:r>
      </w:ins>
      <w:ins w:id="152" w:author="Mingear, Jacob Lee" w:date="2024-10-07T11:34:00Z" w16du:dateUtc="2024-10-07T17:34:00Z">
        <w:r w:rsidR="00D46F01">
          <w:t xml:space="preserve">, the SMA device can then be integrated into the </w:t>
        </w:r>
        <w:del w:id="153" w:author="Walgren, Patrick" w:date="2024-10-08T08:14:00Z" w16du:dateUtc="2024-10-08T14:14:00Z">
          <w:r w:rsidR="00D46F01" w:rsidDel="003B6D4B">
            <w:delText>ultimate</w:delText>
          </w:r>
        </w:del>
      </w:ins>
      <w:ins w:id="154" w:author="Walgren, Patrick" w:date="2024-10-08T08:14:00Z" w16du:dateUtc="2024-10-08T14:14:00Z">
        <w:r w:rsidR="003B6D4B">
          <w:t>engineering</w:t>
        </w:r>
      </w:ins>
      <w:ins w:id="155" w:author="Mingear, Jacob Lee" w:date="2024-10-07T11:34:00Z" w16du:dateUtc="2024-10-07T17:34:00Z">
        <w:r w:rsidR="00D46F01">
          <w:t xml:space="preserve"> system</w:t>
        </w:r>
        <w:del w:id="156" w:author="Walgren, Patrick" w:date="2024-10-08T08:14:00Z" w16du:dateUtc="2024-10-08T14:14:00Z">
          <w:r w:rsidR="00D46F01" w:rsidDel="003B6D4B">
            <w:delText xml:space="preserve">s, </w:delText>
          </w:r>
        </w:del>
      </w:ins>
      <w:ins w:id="157" w:author="Mingear, Jacob Lee" w:date="2024-10-07T11:35:00Z" w16du:dateUtc="2024-10-07T17:35:00Z">
        <w:del w:id="158" w:author="Walgren, Patrick" w:date="2024-10-08T08:14:00Z" w16du:dateUtc="2024-10-08T14:14:00Z">
          <w:r w:rsidR="00D46F01" w:rsidDel="003B6D4B">
            <w:delText>attaining</w:delText>
          </w:r>
        </w:del>
      </w:ins>
      <w:ins w:id="159" w:author="Mingear, Jacob Lee" w:date="2024-10-07T11:34:00Z" w16du:dateUtc="2024-10-07T17:34:00Z">
        <w:del w:id="160" w:author="Walgren, Patrick" w:date="2024-10-08T08:14:00Z" w16du:dateUtc="2024-10-08T14:14:00Z">
          <w:r w:rsidR="00D46F01" w:rsidDel="003B6D4B">
            <w:delText xml:space="preserve"> Step 6</w:delText>
          </w:r>
        </w:del>
        <w:r w:rsidR="00D46F01">
          <w:t xml:space="preserve">. </w:t>
        </w:r>
      </w:ins>
    </w:p>
    <w:p w14:paraId="54E3F27A" w14:textId="77777777" w:rsidR="00F72732" w:rsidRDefault="00F72732" w:rsidP="007A7F3B">
      <w:pPr>
        <w:rPr>
          <w:ins w:id="161"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16F3F979" w:rsidR="00F22A7E" w:rsidRDefault="00F22A7E" w:rsidP="00F22A7E">
      <w:pPr>
        <w:pStyle w:val="Caption"/>
        <w:jc w:val="center"/>
      </w:pPr>
      <w:r>
        <w:t xml:space="preserve">Figure </w:t>
      </w:r>
      <w:fldSimple w:instr=" SEQ Figure \* ARABIC ">
        <w:r w:rsidR="00204FB2">
          <w:rPr>
            <w:noProof/>
          </w:rPr>
          <w:t>1</w:t>
        </w:r>
      </w:fldSimple>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2A92A660" w14:textId="75503418" w:rsidR="00A27E43" w:rsidRDefault="00F72732" w:rsidP="007A7F3B">
      <w:pPr>
        <w:rPr>
          <w:ins w:id="162" w:author="Mingear, Jacob Lee" w:date="2024-10-07T11:53:00Z" w16du:dateUtc="2024-10-07T17:53:00Z"/>
        </w:rPr>
      </w:pPr>
      <w:bookmarkStart w:id="163" w:name="_Hlk164061455"/>
      <w:del w:id="164" w:author="Mingear, Jacob Lee" w:date="2024-10-07T11:35:00Z" w16du:dateUtc="2024-10-07T17:35:00Z">
        <w:r w:rsidDel="00D46F01">
          <w:delText>Th</w:delText>
        </w:r>
        <w:r w:rsidR="00FF3A8B" w:rsidDel="00D46F01">
          <w:delText>e</w:delText>
        </w:r>
        <w:r w:rsidR="00635852" w:rsidDel="00D46F01">
          <w:delText xml:space="preserve"> </w:delText>
        </w:r>
      </w:del>
      <w:ins w:id="165" w:author="Mingear, Jacob Lee" w:date="2024-10-07T11:35:00Z" w16du:dateUtc="2024-10-07T17:35:00Z">
        <w:r w:rsidR="00D46F01">
          <w:t xml:space="preserve">Such </w:t>
        </w:r>
      </w:ins>
      <w:r w:rsidR="00635852">
        <w:t>design process</w:t>
      </w:r>
      <w:ins w:id="166" w:author="Mingear, Jacob Lee" w:date="2024-10-07T11:37:00Z" w16du:dateUtc="2024-10-07T17:37:00Z">
        <w:r w:rsidR="00B25365">
          <w:t>es</w:t>
        </w:r>
      </w:ins>
      <w:r w:rsidR="00635852">
        <w:t xml:space="preserve"> involve</w:t>
      </w:r>
      <w:del w:id="167" w:author="Walgren, Patrick" w:date="2024-10-08T08:16:00Z" w16du:dateUtc="2024-10-08T14:16:00Z">
        <w:r w:rsidR="00635852" w:rsidDel="003B6D4B">
          <w:delText>s</w:delText>
        </w:r>
      </w:del>
      <w:r w:rsidR="00635852">
        <w:t xml:space="preserve"> many</w:t>
      </w:r>
      <w:r>
        <w:t xml:space="preserve"> </w:t>
      </w:r>
      <w:r w:rsidR="001F2DA9">
        <w:t>disciplines</w:t>
      </w:r>
      <w:del w:id="168" w:author="Walgren, Patrick" w:date="2024-10-08T08:19:00Z" w16du:dateUtc="2024-10-08T14:19:00Z">
        <w:r w:rsidR="001F2DA9" w:rsidDel="003B6D4B">
          <w:delText>,</w:delText>
        </w:r>
      </w:del>
      <w:r>
        <w:t xml:space="preserve"> </w:t>
      </w:r>
      <w:del w:id="169" w:author="Walgren, Patrick" w:date="2024-10-08T08:19:00Z" w16du:dateUtc="2024-10-08T14:19:00Z">
        <w:r w:rsidR="00635852" w:rsidDel="003B6D4B">
          <w:delText xml:space="preserve">which </w:delText>
        </w:r>
      </w:del>
      <w:ins w:id="170" w:author="Walgren, Patrick" w:date="2024-10-08T08:19:00Z" w16du:dateUtc="2024-10-08T14:19:00Z">
        <w:r w:rsidR="003B6D4B">
          <w:t xml:space="preserve">and </w:t>
        </w:r>
      </w:ins>
      <w:r w:rsidR="00635852">
        <w:t>can</w:t>
      </w:r>
      <w:r>
        <w:t xml:space="preserve"> be a daunting endeavor</w:t>
      </w:r>
      <w:r w:rsidR="00635852">
        <w:t xml:space="preserve"> </w:t>
      </w:r>
      <w:r>
        <w:t xml:space="preserve">for small teams or new adopters of SMA technology. </w:t>
      </w:r>
      <w:ins w:id="171" w:author="Mingear, Jacob Lee" w:date="2024-10-07T11:55:00Z" w16du:dateUtc="2024-10-07T17:55:00Z">
        <w:del w:id="172" w:author="Walgren, Patrick" w:date="2024-10-08T08:17:00Z" w16du:dateUtc="2024-10-08T14:17:00Z">
          <w:r w:rsidR="00A27E43" w:rsidDel="003B6D4B">
            <w:delText>Even c</w:delText>
          </w:r>
        </w:del>
      </w:ins>
      <w:ins w:id="173" w:author="Walgren, Patrick" w:date="2024-10-08T08:17:00Z" w16du:dateUtc="2024-10-08T14:17:00Z">
        <w:r w:rsidR="003B6D4B">
          <w:t>C</w:t>
        </w:r>
      </w:ins>
      <w:ins w:id="174" w:author="Mingear, Jacob Lee" w:date="2024-10-07T11:55:00Z" w16du:dateUtc="2024-10-07T17:55:00Z">
        <w:r w:rsidR="00A27E43">
          <w:t>haracterization hardware is complex</w:t>
        </w:r>
      </w:ins>
      <w:ins w:id="175" w:author="Walgren, Patrick" w:date="2024-10-08T08:16:00Z" w16du:dateUtc="2024-10-08T14:16:00Z">
        <w:r w:rsidR="003B6D4B">
          <w:t>;</w:t>
        </w:r>
      </w:ins>
      <w:ins w:id="176" w:author="Mingear, Jacob Lee" w:date="2024-10-07T11:55:00Z" w16du:dateUtc="2024-10-07T17:55:00Z">
        <w:del w:id="177" w:author="Walgren, Patrick" w:date="2024-10-08T08:16:00Z" w16du:dateUtc="2024-10-08T14:16:00Z">
          <w:r w:rsidR="00A27E43" w:rsidDel="003B6D4B">
            <w:delText>,</w:delText>
          </w:r>
        </w:del>
        <w:r w:rsidR="00A27E43">
          <w:t xml:space="preserve"> due to the </w:t>
        </w:r>
      </w:ins>
      <w:ins w:id="178" w:author="Mingear, Jacob Lee" w:date="2024-10-07T11:53:00Z" w16du:dateUtc="2024-10-07T17:53:00Z">
        <w:r w:rsidR="00A27E43" w:rsidRPr="009528D9">
          <w:t>various external state variables that govern shape memory material behavior</w:t>
        </w:r>
      </w:ins>
      <w:ins w:id="179" w:author="Walgren, Patrick" w:date="2024-10-08T08:17:00Z" w16du:dateUtc="2024-10-08T14:17:00Z">
        <w:r w:rsidR="003B6D4B">
          <w:t xml:space="preserve">, </w:t>
        </w:r>
      </w:ins>
      <w:ins w:id="180" w:author="Walgren, Patrick" w:date="2024-10-08T08:18:00Z" w16du:dateUtc="2024-10-08T14:18:00Z">
        <w:r w:rsidR="003B6D4B">
          <w:t>extracting a stress-strain-</w:t>
        </w:r>
      </w:ins>
      <w:ins w:id="181" w:author="Walgren, Patrick" w:date="2024-10-08T08:19:00Z" w16du:dateUtc="2024-10-08T14:19:00Z">
        <w:r w:rsidR="00ED20A7">
          <w:t xml:space="preserve">temperature </w:t>
        </w:r>
      </w:ins>
      <w:ins w:id="182" w:author="Walgren, Patrick" w:date="2024-10-08T08:18:00Z" w16du:dateUtc="2024-10-08T14:18:00Z">
        <w:r w:rsidR="003B6D4B">
          <w:t xml:space="preserve">history </w:t>
        </w:r>
      </w:ins>
      <w:ins w:id="183" w:author="Walgren, Patrick" w:date="2024-10-08T08:17:00Z" w16du:dateUtc="2024-10-08T14:17:00Z">
        <w:r w:rsidR="003B6D4B">
          <w:t>often requires synchronization of multiple</w:t>
        </w:r>
      </w:ins>
      <w:ins w:id="184" w:author="Walgren, Patrick" w:date="2024-10-08T08:18:00Z" w16du:dateUtc="2024-10-08T14:18:00Z">
        <w:r w:rsidR="003B6D4B">
          <w:t xml:space="preserve"> metrologies (i.e., thermocouples, load cells, and strain gauges)</w:t>
        </w:r>
      </w:ins>
      <w:ins w:id="185" w:author="Mingear, Jacob Lee" w:date="2024-10-07T11:53:00Z" w16du:dateUtc="2024-10-07T17:53:00Z">
        <w:del w:id="186" w:author="Walgren, Patrick" w:date="2024-10-08T08:18:00Z" w16du:dateUtc="2024-10-08T14:18:00Z">
          <w:r w:rsidR="00A27E43" w:rsidRPr="009528D9" w:rsidDel="003B6D4B">
            <w:delText xml:space="preserve"> often require synchroniz</w:delText>
          </w:r>
          <w:r w:rsidR="00A27E43" w:rsidDel="003B6D4B">
            <w:delText>ation of</w:delText>
          </w:r>
          <w:r w:rsidR="00A27E43" w:rsidRPr="009528D9" w:rsidDel="003B6D4B">
            <w:delText xml:space="preserve"> various datasets</w:delText>
          </w:r>
        </w:del>
        <w:r w:rsidR="00A27E43" w:rsidRPr="009528D9">
          <w:t>.</w:t>
        </w:r>
        <w:r w:rsidR="00A27E43">
          <w:t xml:space="preserve"> </w:t>
        </w:r>
      </w:ins>
      <w:del w:id="187" w:author="Mingear, Jacob Lee" w:date="2024-10-07T11:42:00Z" w16du:dateUtc="2024-10-07T17:42:00Z">
        <w:r w:rsidR="007A7F3B" w:rsidRPr="009528D9" w:rsidDel="00F4016F">
          <w:rPr>
            <w:highlight w:val="yellow"/>
          </w:rPr>
          <w:delText xml:space="preserve">Each stage of </w:delText>
        </w:r>
      </w:del>
      <w:del w:id="188" w:author="Mingear, Jacob Lee" w:date="2024-06-19T09:18:00Z" w16du:dateUtc="2024-06-19T15:18:00Z">
        <w:r w:rsidR="007A7F3B" w:rsidRPr="009528D9" w:rsidDel="009F5961">
          <w:rPr>
            <w:highlight w:val="yellow"/>
          </w:rPr>
          <w:delText xml:space="preserve">the </w:delText>
        </w:r>
      </w:del>
      <w:del w:id="189" w:author="Mingear, Jacob Lee" w:date="2024-10-07T11:42:00Z" w16du:dateUtc="2024-10-07T17:42:00Z">
        <w:r w:rsidR="007A7F3B" w:rsidRPr="009528D9" w:rsidDel="00F4016F">
          <w:rPr>
            <w:highlight w:val="yellow"/>
          </w:rPr>
          <w:delText>d</w:delText>
        </w:r>
      </w:del>
      <w:ins w:id="190" w:author="Mingear, Jacob Lee" w:date="2024-10-07T11:42:00Z" w16du:dateUtc="2024-10-07T17:42:00Z">
        <w:r w:rsidR="00F4016F">
          <w:rPr>
            <w:highlight w:val="yellow"/>
          </w:rPr>
          <w:t>D</w:t>
        </w:r>
      </w:ins>
      <w:r w:rsidR="007A7F3B" w:rsidRPr="009528D9">
        <w:rPr>
          <w:highlight w:val="yellow"/>
        </w:rPr>
        <w:t xml:space="preserve">evelopment </w:t>
      </w:r>
      <w:del w:id="191" w:author="Mingear, Jacob Lee" w:date="2024-10-07T11:42:00Z" w16du:dateUtc="2024-10-07T17:42:00Z">
        <w:r w:rsidR="007A7F3B" w:rsidRPr="009528D9" w:rsidDel="00F4016F">
          <w:rPr>
            <w:highlight w:val="yellow"/>
          </w:rPr>
          <w:delText xml:space="preserve">process </w:delText>
        </w:r>
      </w:del>
      <w:del w:id="192"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xml:space="preserve">, but the greater SMA community has developed tools to </w:t>
      </w:r>
      <w:del w:id="193" w:author="Mingear, Jacob Lee" w:date="2024-10-07T11:43:00Z" w16du:dateUtc="2024-10-07T17:43:00Z">
        <w:r w:rsidR="009528D9" w:rsidDel="00F4016F">
          <w:rPr>
            <w:highlight w:val="yellow"/>
          </w:rPr>
          <w:delText xml:space="preserve">speed </w:delText>
        </w:r>
      </w:del>
      <w:ins w:id="194" w:author="Mingear, Jacob Lee" w:date="2024-10-07T11:44:00Z" w16du:dateUtc="2024-10-07T17:44:00Z">
        <w:r w:rsidR="00F4016F">
          <w:rPr>
            <w:highlight w:val="yellow"/>
          </w:rPr>
          <w:t>expedite</w:t>
        </w:r>
      </w:ins>
      <w:ins w:id="195" w:author="Mingear, Jacob Lee" w:date="2024-10-07T11:43:00Z" w16du:dateUtc="2024-10-07T17:43:00Z">
        <w:r w:rsidR="00F4016F">
          <w:rPr>
            <w:highlight w:val="yellow"/>
          </w:rPr>
          <w:t xml:space="preserve"> </w:t>
        </w:r>
      </w:ins>
      <w:r w:rsidR="009528D9">
        <w:rPr>
          <w:highlight w:val="yellow"/>
        </w:rPr>
        <w:t xml:space="preserve">certain </w:t>
      </w:r>
      <w:del w:id="196" w:author="Mingear, Jacob Lee" w:date="2024-10-07T11:47:00Z" w16du:dateUtc="2024-10-07T17:47:00Z">
        <w:r w:rsidR="009528D9" w:rsidDel="000C4226">
          <w:rPr>
            <w:highlight w:val="yellow"/>
          </w:rPr>
          <w:delText xml:space="preserve">development </w:delText>
        </w:r>
      </w:del>
      <w:r w:rsidR="009528D9">
        <w:rPr>
          <w:highlight w:val="yellow"/>
        </w:rPr>
        <w:t>stages</w:t>
      </w:r>
      <w:r w:rsidR="007A7F3B" w:rsidRPr="009528D9">
        <w:rPr>
          <w:highlight w:val="yellow"/>
        </w:rPr>
        <w:t>.</w:t>
      </w:r>
      <w:bookmarkEnd w:id="163"/>
      <w:ins w:id="197" w:author="Mingear, Jacob Lee" w:date="2024-06-19T09:19:00Z" w16du:dateUtc="2024-06-19T15:19:00Z">
        <w:r w:rsidR="009F5961" w:rsidRPr="009F5961">
          <w:t xml:space="preserve"> </w:t>
        </w:r>
      </w:ins>
    </w:p>
    <w:p w14:paraId="02128525" w14:textId="25074BA8" w:rsidR="004D6A88" w:rsidDel="00A27E43" w:rsidRDefault="00CD3C41" w:rsidP="007A7F3B">
      <w:pPr>
        <w:rPr>
          <w:del w:id="198" w:author="Mingear, Jacob Lee" w:date="2024-10-07T11:52:00Z" w16du:dateUtc="2024-10-07T17:52:00Z"/>
        </w:rPr>
      </w:pPr>
      <w:r>
        <w:t>The composition-processing-property space for SMAs is becoming well</w:t>
      </w:r>
      <w:r w:rsidR="004D6A88">
        <w:t xml:space="preserve"> </w:t>
      </w:r>
      <w:r>
        <w:t xml:space="preserve">understood, and many recently developed tools enable quick discovery of new alloys </w:t>
      </w:r>
      <w:ins w:id="199" w:author="Mingear, Jacob Lee" w:date="2024-10-07T11:45:00Z" w16du:dateUtc="2024-10-07T17:45:00Z">
        <w:r w:rsidR="00F4016F">
          <w:t>[</w:t>
        </w:r>
        <w:proofErr w:type="spellStart"/>
        <w:r w:rsidR="00F4016F">
          <w:t>nasa</w:t>
        </w:r>
        <w:proofErr w:type="spellEnd"/>
        <w:r w:rsidR="00F4016F">
          <w:t>]</w:t>
        </w:r>
      </w:ins>
      <w:del w:id="200" w:author="Walgren, Patrick" w:date="2024-06-10T09:45:00Z" w16du:dateUtc="2024-06-10T13:45:00Z">
        <w:r w:rsidR="009528D9" w:rsidDel="00CD3C41">
          <w:delText xml:space="preserve"> </w:delText>
        </w:r>
      </w:del>
      <w:commentRangeStart w:id="201"/>
      <w:commentRangeStart w:id="202"/>
      <w:r w:rsidR="0087415E">
        <w:fldChar w:fldCharType="begin"/>
      </w:r>
      <w:r w:rsidR="003B6D4B">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3B6D4B" w:rsidRPr="003B6D4B">
        <w:rPr>
          <w:rFonts w:ascii="Calibri" w:hAnsi="Calibri" w:cs="Calibri"/>
        </w:rPr>
        <w:t>[7], [8], [9]</w:t>
      </w:r>
      <w:r w:rsidR="0087415E">
        <w:fldChar w:fldCharType="end"/>
      </w:r>
      <w:commentRangeEnd w:id="201"/>
      <w:r w:rsidR="00F4016F">
        <w:rPr>
          <w:rStyle w:val="CommentReference"/>
        </w:rPr>
        <w:commentReference w:id="201"/>
      </w:r>
      <w:commentRangeEnd w:id="202"/>
      <w:r w:rsidR="00036BA7">
        <w:rPr>
          <w:rStyle w:val="CommentReference"/>
        </w:rPr>
        <w:commentReference w:id="202"/>
      </w:r>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3B6D4B">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3B6D4B" w:rsidRPr="003B6D4B">
        <w:rPr>
          <w:rFonts w:ascii="Calibri" w:hAnsi="Calibri" w:cs="Calibri"/>
        </w:rPr>
        <w:t>[10], [11], [12]</w:t>
      </w:r>
      <w:r w:rsidR="00D84CD8">
        <w:fldChar w:fldCharType="end"/>
      </w:r>
      <w:r w:rsidR="009528D9">
        <w:t xml:space="preserve">. </w:t>
      </w:r>
      <w:r w:rsidR="00DA49A9">
        <w:t>The Shape Memory Materials Analysis and Research Tool (SM2ART)</w:t>
      </w:r>
      <w:r w:rsidR="00EB7758">
        <w:t xml:space="preserve">, also known as SMAnalytics, </w:t>
      </w:r>
      <w:del w:id="203"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3B6D4B">
        <w:instrText xml:space="preserve"> ADDIN ZOTERO_ITEM CSL_CITATION {"citationID":"5FUrkbak","properties":{"formattedCitation":"[2],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3B6D4B" w:rsidRPr="003B6D4B">
        <w:rPr>
          <w:rFonts w:ascii="Calibri" w:hAnsi="Calibri" w:cs="Calibri"/>
        </w:rPr>
        <w:t>[2], [3]</w:t>
      </w:r>
      <w:r w:rsidR="00DD411A">
        <w:fldChar w:fldCharType="end"/>
      </w:r>
      <w:r w:rsidR="00DD411A">
        <w:t xml:space="preserve">. </w:t>
      </w:r>
      <w:r w:rsidR="00257F5D">
        <w:t xml:space="preserve">Many research groups have published user material models (i.e., UMATs) to interface with open-source and commercial finite element solvers </w:t>
      </w:r>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r w:rsidR="00257F5D">
        <w:t xml:space="preserve">. </w:t>
      </w:r>
      <w:moveToRangeStart w:id="204" w:author="Mingear, Jacob Lee" w:date="2024-10-07T11:52:00Z" w:name="move179194357"/>
      <w:moveTo w:id="205" w:author="Mingear, Jacob Lee" w:date="2024-10-07T11:52:00Z" w16du:dateUtc="2024-10-07T17:52:00Z">
        <w:r w:rsidR="00A27E43">
          <w:t xml:space="preserve">However, while many published methods detail SMA actuator calibration </w:t>
        </w:r>
        <w:r w:rsidR="00A27E43">
          <w:fldChar w:fldCharType="begin"/>
        </w:r>
        <w:r w:rsidR="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fldChar w:fldCharType="separate"/>
        </w:r>
        <w:r w:rsidR="00A27E43" w:rsidRPr="00EB7AC3">
          <w:rPr>
            <w:rFonts w:ascii="Calibri" w:hAnsi="Calibri" w:cs="Calibri"/>
          </w:rPr>
          <w:t>[17], [18], [19]</w:t>
        </w:r>
        <w:r w:rsidR="00A27E43">
          <w:fldChar w:fldCharType="end"/>
        </w:r>
        <w:r w:rsidR="00A27E43">
          <w:t xml:space="preserve"> and commercial software suites enable superelastic calibration</w:t>
        </w:r>
        <w:del w:id="206" w:author="Walgren, Patrick" w:date="2024-10-08T08:21:00Z" w16du:dateUtc="2024-10-08T14:21:00Z">
          <w:r w:rsidR="00A27E43" w:rsidDel="00036BA7">
            <w:delText xml:space="preserve"> </w:delText>
          </w:r>
        </w:del>
      </w:moveTo>
      <w:ins w:id="207" w:author="Walgren, Patrick" w:date="2024-10-08T08:27:00Z" w16du:dateUtc="2024-10-08T14:27:00Z">
        <w:r w:rsidR="00036BA7">
          <w:t xml:space="preserve"> </w:t>
        </w:r>
      </w:ins>
      <w:r w:rsidR="00036BA7">
        <w:fldChar w:fldCharType="begin"/>
      </w:r>
      <w:r w:rsidR="00036BA7">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00036BA7">
        <w:fldChar w:fldCharType="separate"/>
      </w:r>
      <w:r w:rsidR="00036BA7" w:rsidRPr="00036BA7">
        <w:rPr>
          <w:rFonts w:ascii="Calibri" w:hAnsi="Calibri" w:cs="Calibri"/>
        </w:rPr>
        <w:t>[20]</w:t>
      </w:r>
      <w:r w:rsidR="00036BA7">
        <w:fldChar w:fldCharType="end"/>
      </w:r>
      <w:moveTo w:id="208" w:author="Mingear, Jacob Lee" w:date="2024-10-07T11:52:00Z" w16du:dateUtc="2024-10-07T17:52:00Z">
        <w:del w:id="209" w:author="Walgren, Patrick" w:date="2024-10-08T08:21:00Z" w16du:dateUtc="2024-10-08T14:21:00Z">
          <w:r w:rsidR="00A27E43" w:rsidRPr="00701F6A" w:rsidDel="00036BA7">
            <w:rPr>
              <w:color w:val="FF0000"/>
            </w:rPr>
            <w:delText>(add Abaqus citation here)</w:delText>
          </w:r>
        </w:del>
        <w:r w:rsidR="00A27E43">
          <w:t>, no open-source, low-barrier-to-entry SMA actuator</w:t>
        </w:r>
      </w:moveTo>
      <w:ins w:id="210" w:author="Mingear, Jacob Lee" w:date="2024-10-07T11:52:00Z" w16du:dateUtc="2024-10-07T17:52:00Z">
        <w:r w:rsidR="00A27E43">
          <w:t>-</w:t>
        </w:r>
      </w:ins>
      <w:ins w:id="211" w:author="Mingear, Jacob Lee" w:date="2024-10-07T11:53:00Z" w16du:dateUtc="2024-10-07T17:53:00Z">
        <w:r w:rsidR="00A27E43">
          <w:t>focused</w:t>
        </w:r>
      </w:ins>
      <w:moveTo w:id="212" w:author="Mingear, Jacob Lee" w:date="2024-10-07T11:52:00Z" w16du:dateUtc="2024-10-07T17:52:00Z">
        <w:r w:rsidR="00A27E43">
          <w:t xml:space="preserve"> calibration tool exists.</w:t>
        </w:r>
      </w:moveTo>
      <w:moveToRangeEnd w:id="204"/>
    </w:p>
    <w:p w14:paraId="66D790D4" w14:textId="019DC5F5" w:rsidR="009528D9" w:rsidRDefault="0067283A" w:rsidP="007A7F3B">
      <w:moveFromRangeStart w:id="213" w:author="Mingear, Jacob Lee" w:date="2024-10-07T11:52:00Z" w:name="move179194357"/>
      <w:moveFrom w:id="214" w:author="Mingear, Jacob Lee" w:date="2024-10-07T11:52:00Z" w16du:dateUtc="2024-10-07T17:52:00Z">
        <w:r w:rsidDel="00A27E43">
          <w:t xml:space="preserve">However, while many published methods detail SMA actuator calibration </w:t>
        </w:r>
        <w:r w:rsidDel="00A27E43">
          <w:fldChar w:fldCharType="begin"/>
        </w:r>
        <w:r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Del="00A27E43">
          <w:fldChar w:fldCharType="separate"/>
        </w:r>
        <w:r w:rsidRPr="00EB7AC3" w:rsidDel="00A27E43">
          <w:rPr>
            <w:rFonts w:ascii="Calibri" w:hAnsi="Calibri" w:cs="Calibri"/>
          </w:rPr>
          <w:t>[17], [18], [19]</w:t>
        </w:r>
        <w:r w:rsidDel="00A27E43">
          <w:fldChar w:fldCharType="end"/>
        </w:r>
        <w:r w:rsidDel="00A27E43">
          <w:t xml:space="preserve"> and commercial software suites enable superelastic calibration </w:t>
        </w:r>
        <w:r w:rsidRPr="00701F6A" w:rsidDel="00A27E43">
          <w:rPr>
            <w:color w:val="FF0000"/>
          </w:rPr>
          <w:t>(add Abaqus citation here)</w:t>
        </w:r>
        <w:r w:rsidDel="00A27E43">
          <w:t>, no open-source, low-barrier-to-entry SMA actuator calibration tool exists.</w:t>
        </w:r>
        <w:del w:id="215" w:author="Mingear, Jacob Lee" w:date="2024-10-07T11:53:00Z" w16du:dateUtc="2024-10-07T17:53:00Z">
          <w:r w:rsidDel="00A27E43">
            <w:delText xml:space="preserve"> </w:delText>
          </w:r>
        </w:del>
      </w:moveFrom>
      <w:moveFromRangeEnd w:id="213"/>
      <w:del w:id="216" w:author="Mingear, Jacob Lee" w:date="2024-10-07T11:53:00Z" w16du:dateUtc="2024-10-07T17:53:00Z">
        <w:r w:rsidDel="00A27E43">
          <w:delText>T</w:delText>
        </w:r>
        <w:r w:rsidRPr="009528D9" w:rsidDel="00A27E43">
          <w:delText>he various external state variables that govern shape memory material behavior often require synchroniz</w:delText>
        </w:r>
        <w:r w:rsidDel="00A27E43">
          <w:delText>ation of</w:delText>
        </w:r>
        <w:r w:rsidRPr="009528D9" w:rsidDel="00A27E43">
          <w:delText xml:space="preserve"> various datasets from different instruments</w:delText>
        </w:r>
        <w:r w:rsidDel="00A27E43">
          <w:delText>, slowing the SMA development process</w:delText>
        </w:r>
        <w:r w:rsidRPr="009528D9" w:rsidDel="00A27E43">
          <w:delText xml:space="preserve">. </w:delText>
        </w:r>
        <w:r w:rsidDel="00A27E43">
          <w:delText>These barriers make SMA design and integration difficult for newcomers in the field or those engaged in multi-disciplinary efforts.</w:delText>
        </w:r>
      </w:del>
    </w:p>
    <w:p w14:paraId="2C1CF5B8" w14:textId="5078E4BC" w:rsidR="007A7F3B" w:rsidRDefault="009528D9" w:rsidP="007A7F3B">
      <w:bookmarkStart w:id="217" w:name="_Hlk164061969"/>
      <w:r w:rsidRPr="00630AFF">
        <w:t>I</w:t>
      </w:r>
      <w:r w:rsidR="007A7F3B" w:rsidRPr="00630AFF">
        <w:t>n this work, we detail a streamlined open-source</w:t>
      </w:r>
      <w:ins w:id="218" w:author="Walgren, Patrick" w:date="2024-10-08T08:29:00Z" w16du:dateUtc="2024-10-08T14:29:00Z">
        <w:r w:rsidR="00C92324">
          <w:t>,</w:t>
        </w:r>
      </w:ins>
      <w:r w:rsidR="007A7F3B" w:rsidRPr="00630AFF">
        <w:t xml:space="preserve"> </w:t>
      </w:r>
      <w:ins w:id="219" w:author="Mingear, Jacob Lee" w:date="2024-10-07T12:00:00Z" w16du:dateUtc="2024-10-07T18:00:00Z">
        <w:r w:rsidR="000D6804">
          <w:t xml:space="preserve">GUI-based </w:t>
        </w:r>
      </w:ins>
      <w:r w:rsidR="007A7F3B" w:rsidRPr="00630AFF">
        <w:t>tool to help both material scientists and design engineers analyze their thermomechanical data and calibrate an appropriate SMA constitutive model.</w:t>
      </w:r>
      <w:r w:rsidR="0035716C">
        <w:t xml:space="preserve"> </w:t>
      </w:r>
      <w:bookmarkEnd w:id="217"/>
      <w:r w:rsidR="008D2F4F">
        <w:t>We deem this tool</w:t>
      </w:r>
      <w:r w:rsidR="007A7F3B">
        <w:t xml:space="preserve"> REACT, for the Rendering of Experimental Analysis and Calibration Tool. </w:t>
      </w:r>
      <w:commentRangeStart w:id="220"/>
      <w:r w:rsidR="008D2F4F">
        <w:t>REACT</w:t>
      </w:r>
      <w:r w:rsidR="007A7F3B">
        <w:t xml:space="preserve"> provides an</w:t>
      </w:r>
      <w:commentRangeEnd w:id="220"/>
      <w:r w:rsidR="00630AFF">
        <w:rPr>
          <w:rStyle w:val="CommentReference"/>
        </w:rPr>
        <w:commentReference w:id="220"/>
      </w:r>
      <w:r w:rsidR="007A7F3B">
        <w:t xml:space="preserve"> intuitive workflow that imports and processes raw unfiltered shape memory alloy mechanical (tensile/compression), thermal (DSC), or thermomechanical (tensile/compression with </w:t>
      </w:r>
      <w:r w:rsidR="007A7F3B">
        <w:lastRenderedPageBreak/>
        <w:t xml:space="preserve">environmental chamber) data to produce customizable figures and systematically derived </w:t>
      </w:r>
      <w:del w:id="221" w:author="Walgren, Patrick" w:date="2024-10-08T08:30:00Z" w16du:dateUtc="2024-10-08T14:30:00Z">
        <w:r w:rsidR="007A7F3B" w:rsidDel="00C92324">
          <w:delText>material data</w:delText>
        </w:r>
      </w:del>
      <w:ins w:id="222" w:author="Walgren, Patrick" w:date="2024-10-08T08:30:00Z" w16du:dateUtc="2024-10-08T14:30:00Z">
        <w:r w:rsidR="00C92324">
          <w:t>constitutive models</w:t>
        </w:r>
      </w:ins>
      <w:r w:rsidR="007A7F3B">
        <w:t xml:space="preserve"> (depicted schematically in Figure</w:t>
      </w:r>
      <w:r w:rsidR="00560D22">
        <w:t xml:space="preserve"> 2)</w:t>
      </w:r>
      <w:r w:rsidR="007A7F3B">
        <w:t>.</w:t>
      </w:r>
      <w:r w:rsidR="00560D22">
        <w:t xml:space="preserve"> </w:t>
      </w:r>
      <w:commentRangeStart w:id="223"/>
      <w:commentRangeStart w:id="224"/>
      <w:ins w:id="225" w:author="Mingear, Jacob Lee" w:date="2024-10-07T13:55:00Z" w16du:dateUtc="2024-10-07T19:55:00Z">
        <w:r w:rsidR="00705800" w:rsidRPr="009101C0">
          <w:rPr>
            <w:color w:val="FF0000"/>
            <w:rPrChange w:id="226" w:author="Walgren, Patrick" w:date="2024-10-08T08:43:00Z" w16du:dateUtc="2024-10-08T14:43:00Z">
              <w:rPr/>
            </w:rPrChange>
          </w:rPr>
          <w:t xml:space="preserve">For iterative calibration, </w:t>
        </w:r>
      </w:ins>
      <w:ins w:id="227" w:author="Mingear, Jacob Lee" w:date="2024-10-07T13:54:00Z" w16du:dateUtc="2024-10-07T19:54:00Z">
        <w:r w:rsidR="00705800" w:rsidRPr="009101C0">
          <w:rPr>
            <w:color w:val="FF0000"/>
            <w:rPrChange w:id="228" w:author="Walgren, Patrick" w:date="2024-10-08T08:43:00Z" w16du:dateUtc="2024-10-08T14:43:00Z">
              <w:rPr/>
            </w:rPrChange>
          </w:rPr>
          <w:t>REA</w:t>
        </w:r>
      </w:ins>
      <w:ins w:id="229" w:author="Mingear, Jacob Lee" w:date="2024-10-07T13:55:00Z" w16du:dateUtc="2024-10-07T19:55:00Z">
        <w:r w:rsidR="00705800" w:rsidRPr="009101C0">
          <w:rPr>
            <w:color w:val="FF0000"/>
            <w:rPrChange w:id="230" w:author="Walgren, Patrick" w:date="2024-10-08T08:43:00Z" w16du:dateUtc="2024-10-08T14:43:00Z">
              <w:rPr/>
            </w:rPrChange>
          </w:rPr>
          <w:t>CT allows the user to choose bounds and lock</w:t>
        </w:r>
      </w:ins>
      <w:ins w:id="231" w:author="Mingear, Jacob Lee" w:date="2024-10-07T13:56:00Z" w16du:dateUtc="2024-10-07T19:56:00Z">
        <w:r w:rsidR="00705800" w:rsidRPr="009101C0">
          <w:rPr>
            <w:color w:val="FF0000"/>
            <w:rPrChange w:id="232" w:author="Walgren, Patrick" w:date="2024-10-08T08:43:00Z" w16du:dateUtc="2024-10-08T14:43:00Z">
              <w:rPr/>
            </w:rPrChange>
          </w:rPr>
          <w:t>-in values to further increase speed and accessibility</w:t>
        </w:r>
      </w:ins>
      <w:commentRangeEnd w:id="223"/>
      <w:r w:rsidR="00C92324" w:rsidRPr="009101C0">
        <w:rPr>
          <w:rStyle w:val="CommentReference"/>
          <w:color w:val="FF0000"/>
          <w:rPrChange w:id="233" w:author="Walgren, Patrick" w:date="2024-10-08T08:43:00Z" w16du:dateUtc="2024-10-08T14:43:00Z">
            <w:rPr>
              <w:rStyle w:val="CommentReference"/>
            </w:rPr>
          </w:rPrChange>
        </w:rPr>
        <w:commentReference w:id="223"/>
      </w:r>
      <w:commentRangeEnd w:id="224"/>
      <w:r w:rsidR="009101C0" w:rsidRPr="009101C0">
        <w:rPr>
          <w:rStyle w:val="CommentReference"/>
          <w:color w:val="FF0000"/>
          <w:rPrChange w:id="234" w:author="Walgren, Patrick" w:date="2024-10-08T08:43:00Z" w16du:dateUtc="2024-10-08T14:43:00Z">
            <w:rPr>
              <w:rStyle w:val="CommentReference"/>
            </w:rPr>
          </w:rPrChange>
        </w:rPr>
        <w:commentReference w:id="224"/>
      </w:r>
      <w:ins w:id="235" w:author="Mingear, Jacob Lee" w:date="2024-10-07T13:54:00Z" w16du:dateUtc="2024-10-07T19:54:00Z">
        <w:r w:rsidR="00705800">
          <w:t>.</w:t>
        </w:r>
      </w:ins>
      <w:ins w:id="236" w:author="Mingear, Jacob Lee" w:date="2024-10-07T13:56:00Z" w16du:dateUtc="2024-10-07T19:56:00Z">
        <w:r w:rsidR="00705800">
          <w:t xml:space="preserve"> </w:t>
        </w:r>
      </w:ins>
      <w:r w:rsidR="008D2F4F">
        <w:t>The tool</w:t>
      </w:r>
      <w:r w:rsidR="007A7F3B">
        <w:t xml:space="preserve"> </w:t>
      </w:r>
      <w:ins w:id="237" w:author="Mingear, Jacob Lee" w:date="2024-10-07T12:00:00Z" w16du:dateUtc="2024-10-07T18:00:00Z">
        <w:r w:rsidR="000D6804">
          <w:t xml:space="preserve">is </w:t>
        </w:r>
      </w:ins>
      <w:ins w:id="238" w:author="Walgren, Patrick" w:date="2024-06-04T20:10:00Z" w16du:dateUtc="2024-06-05T00:10:00Z">
        <w:del w:id="239" w:author="Mingear, Jacob Lee" w:date="2024-10-07T12:17:00Z" w16du:dateUtc="2024-10-07T18:17:00Z">
          <w:r w:rsidR="008D2F4F" w:rsidDel="007C01BF">
            <w:delText>c</w:delText>
          </w:r>
        </w:del>
        <w:del w:id="240" w:author="Mingear, Jacob Lee" w:date="2024-10-07T12:00:00Z" w16du:dateUtc="2024-10-07T18:00:00Z">
          <w:r w:rsidR="008D2F4F" w:rsidDel="000D6804">
            <w:delText>omprises</w:delText>
          </w:r>
        </w:del>
      </w:ins>
      <w:del w:id="241" w:author="Mingear, Jacob Lee" w:date="2024-10-07T12:00:00Z" w16du:dateUtc="2024-10-07T18:00:00Z">
        <w:r w:rsidR="007A7F3B" w:rsidDel="000D6804">
          <w:delText xml:space="preserve"> </w:delText>
        </w:r>
      </w:del>
      <w:del w:id="242" w:author="Mingear, Jacob Lee" w:date="2024-10-07T11:59:00Z" w16du:dateUtc="2024-10-07T17:59:00Z">
        <w:r w:rsidR="007A7F3B" w:rsidDel="000D6804">
          <w:delText xml:space="preserve">two </w:delText>
        </w:r>
      </w:del>
      <w:del w:id="243" w:author="Mingear, Jacob Lee" w:date="2024-10-07T12:00:00Z" w16du:dateUtc="2024-10-07T18:00:00Z">
        <w:r w:rsidR="007A7F3B" w:rsidDel="000D6804">
          <w:delText>graphical user interfaces (GUIs),</w:delText>
        </w:r>
      </w:del>
      <w:r w:rsidR="007A7F3B">
        <w:t xml:space="preserve"> written in python</w:t>
      </w:r>
      <w:ins w:id="244" w:author="Mingear, Jacob Lee" w:date="2024-10-07T12:37:00Z" w16du:dateUtc="2024-10-07T18:37:00Z">
        <w:r w:rsidR="00CB73C0">
          <w:t xml:space="preserve"> but requires no programming experience to use</w:t>
        </w:r>
      </w:ins>
      <w:ins w:id="245" w:author="Mingear, Jacob Lee" w:date="2024-10-07T12:38:00Z" w16du:dateUtc="2024-10-07T18:38:00Z">
        <w:r w:rsidR="00CB73C0">
          <w:t>;</w:t>
        </w:r>
      </w:ins>
      <w:r w:rsidR="007A7F3B">
        <w:t xml:space="preserve"> </w:t>
      </w:r>
      <w:del w:id="246" w:author="Mingear, Jacob Lee" w:date="2024-10-07T12:38:00Z" w16du:dateUtc="2024-10-07T18:38:00Z">
        <w:r w:rsidR="007A7F3B" w:rsidDel="00CB73C0">
          <w:delText xml:space="preserve">and </w:delText>
        </w:r>
      </w:del>
      <w:ins w:id="247" w:author="Mingear, Jacob Lee" w:date="2024-10-07T12:38:00Z" w16du:dateUtc="2024-10-07T18:38:00Z">
        <w:r w:rsidR="00CB73C0">
          <w:t xml:space="preserve">it is </w:t>
        </w:r>
      </w:ins>
      <w:r w:rsidR="007A7F3B">
        <w:t>available on GitHub under the GNU General Public License</w:t>
      </w:r>
      <w:ins w:id="248" w:author="Mingear, Jacob Lee" w:date="2024-10-07T12:38:00Z" w16du:dateUtc="2024-10-07T18:38:00Z">
        <w:r w:rsidR="00CB73C0">
          <w:t xml:space="preserve"> [x]</w:t>
        </w:r>
      </w:ins>
      <w:r w:rsidR="007A7F3B">
        <w:t>.</w:t>
      </w:r>
      <w:r w:rsidR="00560D22">
        <w:t xml:space="preserve"> </w:t>
      </w:r>
      <w:del w:id="249" w:author="Mingear, Jacob Lee" w:date="2024-10-07T12:00:00Z" w16du:dateUtc="2024-10-07T18:00:00Z">
        <w:r w:rsidR="007A7F3B" w:rsidDel="000D6804">
          <w:delText>These t</w:delText>
        </w:r>
      </w:del>
      <w:ins w:id="250" w:author="Mingear, Jacob Lee" w:date="2024-10-07T12:00:00Z" w16du:dateUtc="2024-10-07T18:00:00Z">
        <w:r w:rsidR="000D6804">
          <w:t>T</w:t>
        </w:r>
      </w:ins>
      <w:r w:rsidR="007A7F3B">
        <w:t xml:space="preserve">wo </w:t>
      </w:r>
      <w:del w:id="251" w:author="Mingear, Jacob Lee" w:date="2024-10-07T12:00:00Z" w16du:dateUtc="2024-10-07T18:00:00Z">
        <w:r w:rsidR="007A7F3B" w:rsidDel="000D6804">
          <w:delText xml:space="preserve">GUIs </w:delText>
        </w:r>
      </w:del>
      <w:ins w:id="252" w:author="Mingear, Jacob Lee" w:date="2024-10-07T12:01:00Z" w16du:dateUtc="2024-10-07T18:01:00Z">
        <w:r w:rsidR="000D6804">
          <w:t>modules</w:t>
        </w:r>
      </w:ins>
      <w:ins w:id="253" w:author="Mingear, Jacob Lee" w:date="2024-10-07T12:00:00Z" w16du:dateUtc="2024-10-07T18:00:00Z">
        <w:r w:rsidR="000D6804">
          <w:t xml:space="preserve"> </w:t>
        </w:r>
      </w:ins>
      <w:r w:rsidR="007A7F3B">
        <w:t>accomplish</w:t>
      </w:r>
      <w:ins w:id="254" w:author="Mingear, Jacob Lee" w:date="2024-10-07T12:00:00Z" w16du:dateUtc="2024-10-07T18:00:00Z">
        <w:r w:rsidR="000D6804">
          <w:t xml:space="preserve"> the</w:t>
        </w:r>
      </w:ins>
      <w:r w:rsidR="007A7F3B">
        <w:t xml:space="preserve"> </w:t>
      </w:r>
      <w:del w:id="255" w:author="Mingear, Jacob Lee" w:date="2024-10-07T12:01:00Z" w16du:dateUtc="2024-10-07T18:01:00Z">
        <w:r w:rsidR="007A7F3B" w:rsidDel="000D6804">
          <w:delText xml:space="preserve">separate </w:delText>
        </w:r>
      </w:del>
      <w:r w:rsidR="007A7F3B">
        <w:t xml:space="preserve">essential tasks </w:t>
      </w:r>
      <w:del w:id="256" w:author="Mingear, Jacob Lee" w:date="2024-10-07T12:01:00Z" w16du:dateUtc="2024-10-07T18:01:00Z">
        <w:r w:rsidR="007A7F3B" w:rsidDel="000D6804">
          <w:delText xml:space="preserve">in the SMA development process: </w:delText>
        </w:r>
      </w:del>
      <w:ins w:id="257" w:author="Mingear, Jacob Lee" w:date="2024-10-07T12:01:00Z" w16du:dateUtc="2024-10-07T18:01:00Z">
        <w:r w:rsidR="000D6804">
          <w:t xml:space="preserve">of </w:t>
        </w:r>
      </w:ins>
      <w:r w:rsidR="007A7F3B">
        <w:t xml:space="preserve">data </w:t>
      </w:r>
      <w:r w:rsidR="008D2F4F">
        <w:t>processing</w:t>
      </w:r>
      <w:r w:rsidR="007A7F3B">
        <w:t xml:space="preserve"> and </w:t>
      </w:r>
      <w:r w:rsidR="008D2F4F">
        <w:t xml:space="preserve">constitutive </w:t>
      </w:r>
      <w:r w:rsidR="007A7F3B">
        <w:t xml:space="preserve">model calibration. </w:t>
      </w:r>
    </w:p>
    <w:p w14:paraId="506B1DCA" w14:textId="77777777" w:rsidR="00F22A7E" w:rsidRDefault="00F22A7E" w:rsidP="00F22A7E">
      <w:pPr>
        <w:keepNext/>
        <w:jc w:val="center"/>
      </w:pPr>
      <w:commentRangeStart w:id="258"/>
      <w:commentRangeStart w:id="259"/>
      <w:r>
        <w:rPr>
          <w:noProof/>
        </w:rPr>
        <w:drawing>
          <wp:inline distT="0" distB="0" distL="0" distR="0" wp14:anchorId="65472B7C" wp14:editId="1CDA3CB9">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258"/>
      <w:r w:rsidR="008D2F4F">
        <w:rPr>
          <w:rStyle w:val="CommentReference"/>
        </w:rPr>
        <w:commentReference w:id="258"/>
      </w:r>
      <w:commentRangeEnd w:id="259"/>
      <w:r w:rsidR="00434006">
        <w:rPr>
          <w:rStyle w:val="CommentReference"/>
        </w:rPr>
        <w:commentReference w:id="259"/>
      </w:r>
    </w:p>
    <w:p w14:paraId="0E94C3EF" w14:textId="0540154E" w:rsidR="00F22A7E" w:rsidRDefault="00F22A7E" w:rsidP="00F22A7E">
      <w:pPr>
        <w:pStyle w:val="Caption"/>
      </w:pPr>
      <w:r>
        <w:t xml:space="preserve">Figure </w:t>
      </w:r>
      <w:fldSimple w:instr=" SEQ Figure \* ARABIC ">
        <w:r w:rsidR="00204FB2">
          <w:rPr>
            <w:noProof/>
          </w:rPr>
          <w:t>2</w:t>
        </w:r>
      </w:fldSimple>
      <w:r>
        <w:t xml:space="preserve">: </w:t>
      </w:r>
      <w:r w:rsidRPr="005D2CE8">
        <w:t>SMA-REACT allows the user to load their own data, specify known model parameters, and find an optimal calibration that best approximates experimental response.</w:t>
      </w:r>
    </w:p>
    <w:p w14:paraId="4167EE48" w14:textId="77777777" w:rsidR="00ED40BE" w:rsidRDefault="00ED40BE" w:rsidP="00ED40BE">
      <w:pPr>
        <w:rPr>
          <w:ins w:id="260" w:author="Walgren, Patrick" w:date="2024-05-20T20:16:00Z" w16du:dateUtc="2024-05-21T00:16:00Z"/>
        </w:rPr>
      </w:pPr>
    </w:p>
    <w:p w14:paraId="4273DE2F" w14:textId="3C15EACF" w:rsidR="007A7F3B" w:rsidDel="00ED40BE" w:rsidRDefault="007A7F3B" w:rsidP="007A7F3B">
      <w:pPr>
        <w:rPr>
          <w:del w:id="261" w:author="Walgren, Patrick" w:date="2024-05-20T20:16:00Z" w16du:dateUtc="2024-05-21T00:16:00Z"/>
        </w:rPr>
      </w:pPr>
    </w:p>
    <w:p w14:paraId="721F8F68" w14:textId="2E685D54" w:rsidR="007A7F3B" w:rsidRDefault="007A7F3B" w:rsidP="007A7F3B">
      <w:bookmarkStart w:id="262" w:name="_Hlk164062025"/>
      <w:del w:id="263"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62"/>
      <w:del w:id="264" w:author="Walgren, Patrick" w:date="2024-08-28T14:44:00Z" w16du:dateUtc="2024-08-28T20:44:00Z">
        <w:r w:rsidDel="008D5234">
          <w:delText>Following the thermodynamically consistent model derived by Lagoudas</w:delText>
        </w:r>
      </w:del>
      <w:del w:id="265" w:author="Walgren, Patrick" w:date="2024-06-04T20:12:00Z" w16du:dateUtc="2024-06-05T00:12:00Z">
        <w:r w:rsidDel="00764B78">
          <w:delText>,</w:delText>
        </w:r>
      </w:del>
      <w:del w:id="266" w:author="Walgren, Patrick" w:date="2024-08-28T14:44:00Z" w16du:dateUtc="2024-08-28T20:44:00Z">
        <w:r w:rsidDel="008D5234">
          <w:delText xml:space="preserve"> et al., the developed calibration routine </w:delText>
        </w:r>
        <w:commentRangeStart w:id="267"/>
        <w:r w:rsidDel="008D5234">
          <w:delText xml:space="preserve">leverages global optimization strategies to minimize error between model </w:delText>
        </w:r>
        <w:commentRangeEnd w:id="267"/>
        <w:r w:rsidR="009C2BEC" w:rsidDel="008D5234">
          <w:rPr>
            <w:rStyle w:val="CommentReference"/>
          </w:rPr>
          <w:commentReference w:id="267"/>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68" w:author="Walgren, Patrick" w:date="2024-06-04T20:12:00Z" w16du:dateUtc="2024-06-05T00:12:00Z">
        <w:r w:rsidDel="00764B78">
          <w:delText>The tool described herein</w:delText>
        </w:r>
      </w:del>
      <w:del w:id="269"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70"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3C3F5ECA" w:rsidR="007A7F3B" w:rsidRDefault="00C957D0" w:rsidP="007A7F3B">
      <w:ins w:id="271" w:author="Walgren, Patrick" w:date="2024-10-08T08:45:00Z" w16du:dateUtc="2024-10-08T14:45:00Z">
        <w:r w:rsidRPr="00C957D0">
          <w:rPr>
            <w:color w:val="FF0000"/>
            <w:rPrChange w:id="272" w:author="Walgren, Patrick" w:date="2024-10-08T08:45:00Z" w16du:dateUtc="2024-10-08T14:45:00Z">
              <w:rPr/>
            </w:rPrChange>
          </w:rPr>
          <w:t xml:space="preserve">(Add some meta-text of what this section is, and why it’s different than documentation). </w:t>
        </w:r>
      </w:ins>
      <w:commentRangeStart w:id="273"/>
      <w:commentRangeStart w:id="274"/>
      <w:ins w:id="275" w:author="Mingear, Jacob Lee" w:date="2024-10-07T12:52:00Z" w16du:dateUtc="2024-10-07T18:52:00Z">
        <w:r w:rsidR="00A9450B" w:rsidRPr="00C0596E">
          <w:t xml:space="preserve">Full </w:t>
        </w:r>
      </w:ins>
      <w:ins w:id="276" w:author="Walgren, Patrick" w:date="2024-10-08T08:45:00Z" w16du:dateUtc="2024-10-08T14:45:00Z">
        <w:r>
          <w:t xml:space="preserve">code </w:t>
        </w:r>
      </w:ins>
      <w:ins w:id="277" w:author="Mingear, Jacob Lee" w:date="2024-10-07T12:52:00Z" w16du:dateUtc="2024-10-07T18:52:00Z">
        <w:r w:rsidR="00A9450B" w:rsidRPr="00C0596E">
          <w:t>documentation of the</w:t>
        </w:r>
        <w:r w:rsidR="00A9450B">
          <w:t xml:space="preserve"> </w:t>
        </w:r>
        <w:r w:rsidR="00A9450B" w:rsidRPr="00C0596E">
          <w:t>process</w:t>
        </w:r>
        <w:r w:rsidR="00A9450B">
          <w:t>ing module</w:t>
        </w:r>
        <w:r w:rsidR="00A9450B" w:rsidRPr="00C0596E">
          <w:t xml:space="preserve"> can be found </w:t>
        </w:r>
      </w:ins>
      <w:ins w:id="278" w:author="Walgren, Patrick" w:date="2024-10-08T08:45:00Z" w16du:dateUtc="2024-10-08T14:45:00Z">
        <w:r>
          <w:t>online</w:t>
        </w:r>
      </w:ins>
      <w:ins w:id="279" w:author="Mingear, Jacob Lee" w:date="2024-10-07T12:52:00Z" w16du:dateUtc="2024-10-07T18:52:00Z">
        <w:del w:id="280" w:author="Walgren, Patrick" w:date="2024-10-08T08:45:00Z" w16du:dateUtc="2024-10-08T14:45:00Z">
          <w:r w:rsidR="00A9450B" w:rsidRPr="00C0596E" w:rsidDel="00C957D0">
            <w:delText xml:space="preserve">in </w:delText>
          </w:r>
          <w:r w:rsidR="00A9450B" w:rsidDel="00C957D0">
            <w:delText>code</w:delText>
          </w:r>
          <w:r w:rsidR="00A9450B" w:rsidRPr="00C0596E" w:rsidDel="00C957D0">
            <w:delText xml:space="preserve"> </w:delText>
          </w:r>
          <w:r w:rsidR="00A9450B" w:rsidDel="00C957D0">
            <w:delText>wiki</w:delText>
          </w:r>
        </w:del>
        <w:r w:rsidR="00A9450B">
          <w:t xml:space="preserve"> [link to your cool wiki]</w:t>
        </w:r>
        <w:r w:rsidR="00A9450B" w:rsidRPr="00C0596E">
          <w:t>.</w:t>
        </w:r>
      </w:ins>
      <w:commentRangeEnd w:id="273"/>
      <w:r w:rsidR="00C92324">
        <w:rPr>
          <w:rStyle w:val="CommentReference"/>
        </w:rPr>
        <w:commentReference w:id="273"/>
      </w:r>
      <w:commentRangeEnd w:id="274"/>
      <w:r>
        <w:rPr>
          <w:rStyle w:val="CommentReference"/>
        </w:rPr>
        <w:commentReference w:id="274"/>
      </w:r>
    </w:p>
    <w:p w14:paraId="72184E13" w14:textId="23943B56" w:rsidR="007A7F3B" w:rsidRDefault="007A7F3B" w:rsidP="007A7F3B">
      <w:pPr>
        <w:rPr>
          <w:ins w:id="281" w:author="Mingear, Jacob Lee" w:date="2024-06-19T09:41:00Z" w16du:dateUtc="2024-06-19T15:41:00Z"/>
          <w:b/>
          <w:bCs/>
        </w:rPr>
      </w:pPr>
      <w:r w:rsidRPr="007A7F3B">
        <w:rPr>
          <w:b/>
          <w:bCs/>
        </w:rPr>
        <w:t>Data</w:t>
      </w:r>
      <w:r w:rsidR="00AC4E64">
        <w:rPr>
          <w:b/>
          <w:bCs/>
        </w:rPr>
        <w:t xml:space="preserve"> Pro</w:t>
      </w:r>
      <w:r w:rsidRPr="007A7F3B">
        <w:rPr>
          <w:b/>
          <w:bCs/>
        </w:rPr>
        <w:t>cessing</w:t>
      </w:r>
      <w:ins w:id="282" w:author="Mingear, Jacob Lee" w:date="2024-10-07T12:31:00Z" w16du:dateUtc="2024-10-07T18:31:00Z">
        <w:r w:rsidR="00C0596E">
          <w:rPr>
            <w:b/>
            <w:bCs/>
          </w:rPr>
          <w:t xml:space="preserve"> Module</w:t>
        </w:r>
      </w:ins>
    </w:p>
    <w:p w14:paraId="7E77F818" w14:textId="402C1493" w:rsidR="00170137" w:rsidDel="00806E9D" w:rsidRDefault="00AC4E64" w:rsidP="007A7F3B">
      <w:pPr>
        <w:rPr>
          <w:del w:id="283" w:author="Mingear, Jacob Lee" w:date="2024-10-07T12:30:00Z" w16du:dateUtc="2024-10-07T18:30:00Z"/>
          <w:rStyle w:val="CommentReference"/>
        </w:rPr>
      </w:pPr>
      <w:r>
        <w:rPr>
          <w:rStyle w:val="ui-provider"/>
        </w:rPr>
        <w:t>S</w:t>
      </w:r>
      <w:r w:rsidR="00007D3B">
        <w:rPr>
          <w:rStyle w:val="ui-provider"/>
        </w:rPr>
        <w:t>hape memory alloy</w:t>
      </w:r>
      <w:r>
        <w:rPr>
          <w:rStyle w:val="ui-provider"/>
        </w:rPr>
        <w:t xml:space="preserve"> characterization</w:t>
      </w:r>
      <w:r w:rsidR="00007D3B">
        <w:rPr>
          <w:rStyle w:val="ui-provider"/>
        </w:rPr>
        <w:t xml:space="preserve"> require</w:t>
      </w:r>
      <w:r>
        <w:rPr>
          <w:rStyle w:val="ui-provider"/>
        </w:rPr>
        <w:t>s</w:t>
      </w:r>
      <w:r w:rsidR="00B66DF8">
        <w:rPr>
          <w:rStyle w:val="ui-provider"/>
        </w:rPr>
        <w:t xml:space="preserve"> </w:t>
      </w:r>
      <w:r w:rsidR="00007D3B">
        <w:rPr>
          <w:rStyle w:val="ui-provider"/>
        </w:rPr>
        <w:t>acquisition of</w:t>
      </w:r>
      <w:ins w:id="284" w:author="Mingear, Jacob Lee" w:date="2024-10-07T12:22:00Z" w16du:dateUtc="2024-10-07T18:22:00Z">
        <w:r w:rsidR="00C0596E">
          <w:rPr>
            <w:rStyle w:val="ui-provider"/>
          </w:rPr>
          <w:t xml:space="preserve"> at least</w:t>
        </w:r>
      </w:ins>
      <w:r w:rsidR="00007D3B">
        <w:rPr>
          <w:rStyle w:val="ui-provider"/>
        </w:rPr>
        <w:t xml:space="preserve"> stress, strain,</w:t>
      </w:r>
      <w:ins w:id="285" w:author="Mingear, Jacob Lee" w:date="2024-10-07T12:22:00Z" w16du:dateUtc="2024-10-07T18:22:00Z">
        <w:r w:rsidR="00C0596E">
          <w:rPr>
            <w:rStyle w:val="ui-provider"/>
          </w:rPr>
          <w:t xml:space="preserve"> and</w:t>
        </w:r>
      </w:ins>
      <w:r w:rsidR="00007D3B">
        <w:rPr>
          <w:rStyle w:val="ui-provider"/>
        </w:rPr>
        <w:t xml:space="preserve"> temperature</w:t>
      </w:r>
      <w:r w:rsidR="00B66DF8">
        <w:rPr>
          <w:rStyle w:val="ui-provider"/>
        </w:rPr>
        <w:t xml:space="preserve"> histories</w:t>
      </w:r>
      <w:r w:rsidR="00007D3B">
        <w:rPr>
          <w:rStyle w:val="ui-provider"/>
        </w:rPr>
        <w:t>. Sometimes th</w:t>
      </w:r>
      <w:r>
        <w:rPr>
          <w:rStyle w:val="ui-provider"/>
        </w:rPr>
        <w:t>ese histories</w:t>
      </w:r>
      <w:r w:rsidR="00007D3B">
        <w:rPr>
          <w:rStyle w:val="ui-provider"/>
        </w:rPr>
        <w:t xml:space="preserve"> rely on different telemetries and must be synchronized into a single data file.</w:t>
      </w:r>
      <w:r w:rsidR="00C0596E">
        <w:rPr>
          <w:rStyle w:val="ui-provider"/>
        </w:rPr>
        <w:t xml:space="preserve"> </w:t>
      </w:r>
      <w:r w:rsidR="00843709" w:rsidRPr="00C0596E">
        <w:t xml:space="preserve">The SMA REACT </w:t>
      </w:r>
      <w:del w:id="286" w:author="Mingear, Jacob Lee" w:date="2024-10-07T12:25:00Z" w16du:dateUtc="2024-10-07T18:25:00Z">
        <w:r w:rsidR="00843709" w:rsidRPr="00C0596E" w:rsidDel="00C0596E">
          <w:delText>pre-</w:delText>
        </w:r>
      </w:del>
      <w:r w:rsidR="00843709" w:rsidRPr="00C0596E">
        <w:t xml:space="preserve">processing </w:t>
      </w:r>
      <w:del w:id="287" w:author="Mingear, Jacob Lee" w:date="2024-10-07T12:25:00Z" w16du:dateUtc="2024-10-07T18:25:00Z">
        <w:r w:rsidR="00843709" w:rsidRPr="00C0596E" w:rsidDel="00C0596E">
          <w:delText xml:space="preserve">GUI </w:delText>
        </w:r>
      </w:del>
      <w:ins w:id="288" w:author="Mingear, Jacob Lee" w:date="2024-10-07T12:25:00Z" w16du:dateUtc="2024-10-07T18:25:00Z">
        <w:r w:rsidR="00C0596E" w:rsidRPr="00C0596E">
          <w:t xml:space="preserve">module </w:t>
        </w:r>
      </w:ins>
      <w:r w:rsidR="00843709" w:rsidRPr="00C0596E">
        <w:t>extracts data from multiple inputs such as a load frame and external thermocouples and automatically synchronizes them onto the same time series</w:t>
      </w:r>
      <w:del w:id="289" w:author="Mingear, Jacob Lee" w:date="2024-10-07T12:30:00Z" w16du:dateUtc="2024-10-07T18:30:00Z">
        <w:r w:rsidR="00A125A8" w:rsidRPr="00C0596E" w:rsidDel="00C0596E">
          <w:rPr>
            <w:rStyle w:val="FootnoteReference"/>
            <w:rPrChange w:id="290" w:author="Mingear, Jacob Lee" w:date="2024-10-07T12:31:00Z" w16du:dateUtc="2024-10-07T18:31:00Z">
              <w:rPr>
                <w:rStyle w:val="FootnoteReference"/>
                <w:highlight w:val="yellow"/>
              </w:rPr>
            </w:rPrChange>
          </w:rPr>
          <w:footnoteReference w:id="1"/>
        </w:r>
      </w:del>
      <w:r w:rsidR="00843709" w:rsidRPr="00C0596E">
        <w:t>. W</w:t>
      </w:r>
      <w:r w:rsidR="00843709">
        <w:t xml:space="preserve">ith </w:t>
      </w:r>
      <w:r w:rsidR="00202992">
        <w:t>unfiltered</w:t>
      </w:r>
      <w:r w:rsidR="00843709">
        <w:t xml:space="preserve"> </w:t>
      </w:r>
      <w:r w:rsidR="00843709">
        <w:lastRenderedPageBreak/>
        <w:t xml:space="preserve">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 </w:t>
      </w:r>
      <w:r w:rsidR="00843709">
        <w:rPr>
          <w:rStyle w:val="ui-provider"/>
        </w:rPr>
        <w:t xml:space="preserve">Users can export this processed data to the next </w:t>
      </w:r>
      <w:del w:id="292" w:author="Mingear, Jacob Lee" w:date="2024-10-07T12:26:00Z" w16du:dateUtc="2024-10-07T18:26:00Z">
        <w:r w:rsidR="00843709" w:rsidDel="00C0596E">
          <w:rPr>
            <w:rStyle w:val="ui-provider"/>
          </w:rPr>
          <w:delText xml:space="preserve">phase </w:delText>
        </w:r>
      </w:del>
      <w:ins w:id="293" w:author="Mingear, Jacob Lee" w:date="2024-10-07T12:26:00Z" w16du:dateUtc="2024-10-07T18:26:00Z">
        <w:r w:rsidR="00C0596E">
          <w:rPr>
            <w:rStyle w:val="ui-provider"/>
          </w:rPr>
          <w:t xml:space="preserve">module </w:t>
        </w:r>
      </w:ins>
      <w:r w:rsidR="00843709">
        <w:rPr>
          <w:rStyle w:val="ui-provider"/>
        </w:rPr>
        <w:t>of the tool, Model Calibration.</w:t>
      </w:r>
      <w:ins w:id="294" w:author="Mingear, Jacob Lee" w:date="2024-10-07T12:30:00Z" w16du:dateUtc="2024-10-07T18:30:00Z">
        <w:r w:rsidR="00C0596E">
          <w:rPr>
            <w:rStyle w:val="CommentReference"/>
          </w:rPr>
          <w:t xml:space="preserve"> </w:t>
        </w:r>
      </w:ins>
      <w:commentRangeStart w:id="295"/>
      <w:commentRangeStart w:id="296"/>
      <w:commentRangeEnd w:id="295"/>
      <w:r w:rsidR="00843709">
        <w:rPr>
          <w:rStyle w:val="CommentReference"/>
        </w:rPr>
        <w:commentReference w:id="295"/>
      </w:r>
      <w:commentRangeEnd w:id="296"/>
      <w:r w:rsidR="00C0596E">
        <w:rPr>
          <w:rStyle w:val="CommentReference"/>
        </w:rPr>
        <w:commentReference w:id="296"/>
      </w:r>
    </w:p>
    <w:p w14:paraId="23E0D052" w14:textId="77777777" w:rsidR="00806E9D" w:rsidRPr="007A7F3B" w:rsidRDefault="00806E9D" w:rsidP="007A7F3B">
      <w:pPr>
        <w:rPr>
          <w:ins w:id="297" w:author="Walgren, Patrick" w:date="2024-10-08T08:38:00Z" w16du:dateUtc="2024-10-08T14:38:00Z"/>
          <w:b/>
          <w:bCs/>
        </w:rPr>
      </w:pPr>
    </w:p>
    <w:p w14:paraId="29782BA9" w14:textId="68E618BA" w:rsidR="007A7F3B" w:rsidDel="00C0596E" w:rsidRDefault="007A7F3B" w:rsidP="007A7F3B">
      <w:pPr>
        <w:rPr>
          <w:del w:id="298" w:author="Mingear, Jacob Lee" w:date="2024-10-07T12:30:00Z" w16du:dateUtc="2024-10-07T18:30:00Z"/>
        </w:rPr>
      </w:pPr>
    </w:p>
    <w:p w14:paraId="022FB682" w14:textId="6407384F" w:rsidR="007A7F3B" w:rsidRDefault="007A7F3B" w:rsidP="007A7F3B">
      <w:pPr>
        <w:rPr>
          <w:b/>
          <w:bCs/>
        </w:rPr>
      </w:pPr>
      <w:commentRangeStart w:id="299"/>
      <w:r w:rsidRPr="007A7F3B">
        <w:rPr>
          <w:b/>
          <w:bCs/>
        </w:rPr>
        <w:t>Model</w:t>
      </w:r>
      <w:commentRangeEnd w:id="299"/>
      <w:r w:rsidR="00870A17">
        <w:rPr>
          <w:rStyle w:val="CommentReference"/>
        </w:rPr>
        <w:commentReference w:id="299"/>
      </w:r>
      <w:r w:rsidRPr="007A7F3B">
        <w:rPr>
          <w:b/>
          <w:bCs/>
        </w:rPr>
        <w:t xml:space="preserve"> </w:t>
      </w:r>
      <w:ins w:id="300" w:author="Mingear, Jacob Lee" w:date="2024-10-07T12:31:00Z" w16du:dateUtc="2024-10-07T18:31:00Z">
        <w:r w:rsidR="00C0596E">
          <w:rPr>
            <w:b/>
            <w:bCs/>
          </w:rPr>
          <w:t>C</w:t>
        </w:r>
      </w:ins>
      <w:del w:id="301" w:author="Mingear, Jacob Lee" w:date="2024-10-07T12:31:00Z" w16du:dateUtc="2024-10-07T18:31:00Z">
        <w:r w:rsidRPr="007A7F3B" w:rsidDel="00C0596E">
          <w:rPr>
            <w:b/>
            <w:bCs/>
          </w:rPr>
          <w:delText>c</w:delText>
        </w:r>
      </w:del>
      <w:r w:rsidRPr="007A7F3B">
        <w:rPr>
          <w:b/>
          <w:bCs/>
        </w:rPr>
        <w:t>alibration</w:t>
      </w:r>
      <w:ins w:id="302" w:author="Mingear, Jacob Lee" w:date="2024-10-07T12:31:00Z" w16du:dateUtc="2024-10-07T18:31:00Z">
        <w:r w:rsidR="00C0596E">
          <w:rPr>
            <w:b/>
            <w:bCs/>
          </w:rPr>
          <w:t xml:space="preserve"> Module</w:t>
        </w:r>
      </w:ins>
    </w:p>
    <w:p w14:paraId="227B6CDC" w14:textId="23C990BF" w:rsidR="00442DFC" w:rsidRDefault="00442DFC" w:rsidP="00442DFC">
      <w:moveFromRangeStart w:id="303" w:author="Mingear, Jacob Lee" w:date="2024-10-07T12:33:00Z" w:name="move179196855"/>
      <w:commentRangeStart w:id="304"/>
      <w:moveFrom w:id="305" w:author="Mingear, Jacob Lee" w:date="2024-10-07T12:33:00Z" w16du:dateUtc="2024-10-07T18:33:00Z">
        <w:r w:rsidDel="00CB73C0">
          <w:t xml:space="preserve">Constitutive model calibration is a vital link </w:t>
        </w:r>
        <w:r w:rsidR="00263C83" w:rsidDel="00CB73C0">
          <w:t>between understanding</w:t>
        </w:r>
        <w:r w:rsidDel="00CB73C0">
          <w:t xml:space="preserve"> SMA behavior and designing to exploit SMA performance.</w:t>
        </w:r>
        <w:commentRangeEnd w:id="304"/>
        <w:r w:rsidDel="00CB73C0">
          <w:rPr>
            <w:rStyle w:val="CommentReference"/>
          </w:rPr>
          <w:commentReference w:id="304"/>
        </w:r>
        <w:r w:rsidRPr="00442DFC" w:rsidDel="00CB73C0">
          <w:t xml:space="preserve"> </w:t>
        </w:r>
        <w:r w:rsidDel="00CB73C0">
          <w:t xml:space="preserve">The inherent complexity of SMAs is an opportunity for more space- and weight-efficient assemblies, but a challenge from a design perspective. </w:t>
        </w:r>
      </w:moveFrom>
      <w:moveFromRangeEnd w:id="303"/>
      <w:r>
        <w:t xml:space="preserve">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moveToRangeStart w:id="306" w:author="Mingear, Jacob Lee" w:date="2024-10-07T12:33:00Z" w:name="move179196855"/>
      <w:commentRangeStart w:id="307"/>
      <w:moveTo w:id="308" w:author="Mingear, Jacob Lee" w:date="2024-10-07T12:33:00Z" w16du:dateUtc="2024-10-07T18:33:00Z">
        <w:r w:rsidR="00CB73C0">
          <w:t xml:space="preserve">Constitutive model calibration is a vital link between understanding </w:t>
        </w:r>
      </w:moveTo>
      <w:ins w:id="309" w:author="Mingear, Jacob Lee" w:date="2024-10-07T12:34:00Z" w16du:dateUtc="2024-10-07T18:34:00Z">
        <w:r w:rsidR="00CB73C0">
          <w:t xml:space="preserve">this </w:t>
        </w:r>
      </w:ins>
      <w:moveTo w:id="310" w:author="Mingear, Jacob Lee" w:date="2024-10-07T12:33:00Z" w16du:dateUtc="2024-10-07T18:33:00Z">
        <w:r w:rsidR="00CB73C0">
          <w:t xml:space="preserve">SMA behavior and </w:t>
        </w:r>
        <w:del w:id="311" w:author="Mingear, Jacob Lee" w:date="2024-10-07T12:34:00Z" w16du:dateUtc="2024-10-07T18:34:00Z">
          <w:r w:rsidR="00CB73C0" w:rsidDel="00CB73C0">
            <w:delText xml:space="preserve">designing to exploit SMA </w:delText>
          </w:r>
        </w:del>
      </w:moveTo>
      <w:ins w:id="312" w:author="Mingear, Jacob Lee" w:date="2024-10-07T12:34:00Z" w16du:dateUtc="2024-10-07T18:34:00Z">
        <w:r w:rsidR="00CB73C0">
          <w:t xml:space="preserve">intended </w:t>
        </w:r>
      </w:ins>
      <w:moveTo w:id="313" w:author="Mingear, Jacob Lee" w:date="2024-10-07T12:33:00Z" w16du:dateUtc="2024-10-07T18:33:00Z">
        <w:r w:rsidR="00CB73C0">
          <w:t>performance.</w:t>
        </w:r>
        <w:commentRangeEnd w:id="307"/>
        <w:r w:rsidR="00CB73C0">
          <w:rPr>
            <w:rStyle w:val="CommentReference"/>
          </w:rPr>
          <w:commentReference w:id="307"/>
        </w:r>
        <w:r w:rsidR="00CB73C0" w:rsidRPr="00442DFC">
          <w:t xml:space="preserve"> </w:t>
        </w:r>
        <w:del w:id="314" w:author="Mingear, Jacob Lee" w:date="2024-10-07T12:34:00Z" w16du:dateUtc="2024-10-07T18:34:00Z">
          <w:r w:rsidR="00CB73C0" w:rsidDel="00CB73C0">
            <w:delText xml:space="preserve">The inherent complexity of SMAs is an opportunity for more space- and weight-efficient assemblies, but a </w:delText>
          </w:r>
          <w:commentRangeStart w:id="315"/>
          <w:r w:rsidR="00CB73C0" w:rsidDel="00CB73C0">
            <w:delText>challenge</w:delText>
          </w:r>
        </w:del>
      </w:moveTo>
      <w:commentRangeEnd w:id="315"/>
      <w:r w:rsidR="00CB73C0">
        <w:rPr>
          <w:rStyle w:val="CommentReference"/>
        </w:rPr>
        <w:commentReference w:id="315"/>
      </w:r>
      <w:moveTo w:id="316" w:author="Mingear, Jacob Lee" w:date="2024-10-07T12:33:00Z" w16du:dateUtc="2024-10-07T18:33:00Z">
        <w:del w:id="317" w:author="Mingear, Jacob Lee" w:date="2024-10-07T12:34:00Z" w16du:dateUtc="2024-10-07T18:34:00Z">
          <w:r w:rsidR="00CB73C0" w:rsidDel="00CB73C0">
            <w:delText xml:space="preserve"> from a design perspective.</w:delText>
          </w:r>
        </w:del>
      </w:moveTo>
      <w:moveToRangeEnd w:id="306"/>
    </w:p>
    <w:p w14:paraId="66D2DBC5" w14:textId="4D0F30B4" w:rsidR="00A267DB" w:rsidRDefault="007A7F3B" w:rsidP="00A267DB">
      <w:bookmarkStart w:id="318" w:name="_Hlk164062335"/>
      <w:del w:id="319" w:author="Mingear, Jacob Lee" w:date="2024-10-07T12:45:00Z" w16du:dateUtc="2024-10-07T18:45:00Z">
        <w:r w:rsidRPr="00A56739" w:rsidDel="00A56739">
          <w:rPr>
            <w:rPrChange w:id="320" w:author="Mingear, Jacob Lee" w:date="2024-10-07T12:51:00Z" w16du:dateUtc="2024-10-07T18:51:00Z">
              <w:rPr>
                <w:highlight w:val="yellow"/>
              </w:rPr>
            </w:rPrChange>
          </w:rPr>
          <w:delText>In the past, designers have calibrated SMA models analytically, relied on their</w:delText>
        </w:r>
      </w:del>
      <w:ins w:id="321" w:author="Walgren, Patrick" w:date="2024-06-04T20:19:00Z" w16du:dateUtc="2024-06-05T00:19:00Z">
        <w:del w:id="322" w:author="Mingear, Jacob Lee" w:date="2024-10-07T12:45:00Z" w16du:dateUtc="2024-10-07T18:45:00Z">
          <w:r w:rsidR="000C2720" w:rsidRPr="00A56739" w:rsidDel="00A56739">
            <w:rPr>
              <w:rPrChange w:id="323" w:author="Mingear, Jacob Lee" w:date="2024-10-07T12:51:00Z" w16du:dateUtc="2024-10-07T18:51:00Z">
                <w:rPr>
                  <w:highlight w:val="yellow"/>
                </w:rPr>
              </w:rPrChange>
            </w:rPr>
            <w:delText xml:space="preserve"> intuition</w:delText>
          </w:r>
        </w:del>
      </w:ins>
      <w:del w:id="324" w:author="Mingear, Jacob Lee" w:date="2024-10-07T12:45:00Z" w16du:dateUtc="2024-10-07T18:45:00Z">
        <w:r w:rsidRPr="00A56739" w:rsidDel="00A56739">
          <w:rPr>
            <w:rPrChange w:id="325" w:author="Mingear, Jacob Lee" w:date="2024-10-07T12:51:00Z" w16du:dateUtc="2024-10-07T18:51:00Z">
              <w:rPr>
                <w:highlight w:val="yellow"/>
              </w:rPr>
            </w:rPrChange>
          </w:rPr>
          <w:delText>s’ best-guesses of appropriate properties, or e</w:delText>
        </w:r>
      </w:del>
      <w:del w:id="326" w:author="Mingear, Jacob Lee" w:date="2024-10-07T12:54:00Z" w16du:dateUtc="2024-10-07T18:54:00Z">
        <w:r w:rsidRPr="00A56739" w:rsidDel="00A9450B">
          <w:rPr>
            <w:rPrChange w:id="327" w:author="Mingear, Jacob Lee" w:date="2024-10-07T12:51:00Z" w16du:dateUtc="2024-10-07T18:51:00Z">
              <w:rPr>
                <w:highlight w:val="yellow"/>
              </w:rPr>
            </w:rPrChange>
          </w:rPr>
          <w:delText>mploy</w:delText>
        </w:r>
      </w:del>
      <w:del w:id="328" w:author="Mingear, Jacob Lee" w:date="2024-10-07T12:46:00Z" w16du:dateUtc="2024-10-07T18:46:00Z">
        <w:r w:rsidRPr="00A56739" w:rsidDel="00A56739">
          <w:rPr>
            <w:rPrChange w:id="329" w:author="Mingear, Jacob Lee" w:date="2024-10-07T12:51:00Z" w16du:dateUtc="2024-10-07T18:51:00Z">
              <w:rPr>
                <w:highlight w:val="yellow"/>
              </w:rPr>
            </w:rPrChange>
          </w:rPr>
          <w:delText>ed</w:delText>
        </w:r>
      </w:del>
      <w:del w:id="330" w:author="Mingear, Jacob Lee" w:date="2024-10-07T12:54:00Z" w16du:dateUtc="2024-10-07T18:54:00Z">
        <w:r w:rsidRPr="00A56739" w:rsidDel="00A9450B">
          <w:rPr>
            <w:rPrChange w:id="331" w:author="Mingear, Jacob Lee" w:date="2024-10-07T12:51:00Z" w16du:dateUtc="2024-10-07T18:51:00Z">
              <w:rPr>
                <w:highlight w:val="yellow"/>
              </w:rPr>
            </w:rPrChange>
          </w:rPr>
          <w:delText xml:space="preserve"> numerical optimization</w:delText>
        </w:r>
      </w:del>
      <w:del w:id="332" w:author="Mingear, Jacob Lee" w:date="2024-10-07T12:45:00Z" w16du:dateUtc="2024-10-07T18:45:00Z">
        <w:r w:rsidRPr="00A56739" w:rsidDel="00A56739">
          <w:rPr>
            <w:rPrChange w:id="333" w:author="Mingear, Jacob Lee" w:date="2024-10-07T12:51:00Z" w16du:dateUtc="2024-10-07T18:51:00Z">
              <w:rPr>
                <w:highlight w:val="yellow"/>
              </w:rPr>
            </w:rPrChange>
          </w:rPr>
          <w:delText>.</w:delText>
        </w:r>
        <w:r w:rsidR="00560D22" w:rsidDel="00A56739">
          <w:delText xml:space="preserve"> </w:delText>
        </w:r>
        <w:bookmarkEnd w:id="318"/>
        <w:r w:rsidDel="00A56739">
          <w:delText>When</w:delText>
        </w:r>
      </w:del>
      <w:r>
        <w:t xml:space="preserve"> </w:t>
      </w:r>
      <w:commentRangeStart w:id="334"/>
      <w:ins w:id="335" w:author="Mingear, Jacob Lee" w:date="2024-10-07T12:55:00Z" w16du:dateUtc="2024-10-07T18:55:00Z">
        <w:r w:rsidR="00A9450B">
          <w:t>A</w:t>
        </w:r>
      </w:ins>
      <w:del w:id="336" w:author="Mingear, Jacob Lee" w:date="2024-10-07T12:55:00Z" w16du:dateUtc="2024-10-07T18:55:00Z">
        <w:r w:rsidDel="00A9450B">
          <w:delText>a</w:delText>
        </w:r>
      </w:del>
      <w:r>
        <w:t xml:space="preserve"> deterministic amount of data </w:t>
      </w:r>
      <w:del w:id="337" w:author="Mingear, Jacob Lee" w:date="2024-10-07T12:46:00Z" w16du:dateUtc="2024-10-07T18:46:00Z">
        <w:r w:rsidDel="00A56739">
          <w:delText>is available</w:delText>
        </w:r>
      </w:del>
      <w:del w:id="338" w:author="Walgren, Patrick" w:date="2024-10-08T08:38:00Z" w16du:dateUtc="2024-10-08T14:38:00Z">
        <w:r w:rsidDel="00806E9D">
          <w:delText>,</w:delText>
        </w:r>
      </w:del>
      <w:del w:id="339" w:author="Walgren, Patrick" w:date="2024-10-08T08:39:00Z" w16du:dateUtc="2024-10-08T14:39:00Z">
        <w:r w:rsidDel="00806E9D">
          <w:delText xml:space="preserve"> </w:delText>
        </w:r>
      </w:del>
      <w:del w:id="340" w:author="Mingear, Jacob Lee" w:date="2024-10-07T12:51:00Z" w16du:dateUtc="2024-10-07T18:51:00Z">
        <w:r w:rsidDel="00A56739">
          <w:delText xml:space="preserve">analysts </w:delText>
        </w:r>
      </w:del>
      <w:del w:id="341" w:author="Mingear, Jacob Lee" w:date="2024-10-07T12:52:00Z" w16du:dateUtc="2024-10-07T18:52:00Z">
        <w:r w:rsidDel="00A56739">
          <w:delText xml:space="preserve">can </w:delText>
        </w:r>
      </w:del>
      <w:ins w:id="342" w:author="Mingear, Jacob Lee" w:date="2024-10-07T13:03:00Z" w16du:dateUtc="2024-10-07T19:03:00Z">
        <w:del w:id="343" w:author="Walgren, Patrick" w:date="2024-10-08T08:39:00Z" w16du:dateUtc="2024-10-08T14:39:00Z">
          <w:r w:rsidR="00886C26" w:rsidDel="00806E9D">
            <w:delText xml:space="preserve"> </w:delText>
          </w:r>
        </w:del>
        <w:r w:rsidR="00886C26">
          <w:t xml:space="preserve">can </w:t>
        </w:r>
      </w:ins>
      <w:ins w:id="344" w:author="Mingear, Jacob Lee" w:date="2024-10-07T12:52:00Z" w16du:dateUtc="2024-10-07T18:52:00Z">
        <w:r w:rsidR="00A56739">
          <w:t xml:space="preserve">allow for </w:t>
        </w:r>
      </w:ins>
      <w:r>
        <w:t>derive</w:t>
      </w:r>
      <w:ins w:id="345" w:author="Mingear, Jacob Lee" w:date="2024-10-07T12:52:00Z" w16du:dateUtc="2024-10-07T18:52:00Z">
        <w:r w:rsidR="00A56739">
          <w:t>d</w:t>
        </w:r>
      </w:ins>
      <w:r>
        <w:t xml:space="preserve"> closed-form analytical expressions for simple models</w:t>
      </w:r>
      <w:r w:rsidR="009C2BEC">
        <w:t xml:space="preserve"> </w:t>
      </w:r>
      <w:commentRangeEnd w:id="334"/>
      <w:r w:rsidR="00806E9D">
        <w:rPr>
          <w:rStyle w:val="CommentReference"/>
        </w:rPr>
        <w:commentReference w:id="334"/>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r w:rsidR="00263C83">
        <w:t xml:space="preserve">stress regime </w:t>
      </w:r>
      <w:r>
        <w:t xml:space="preserve">of the SMA spans many stress regions and requires </w:t>
      </w:r>
      <w:del w:id="346" w:author="Mingear, Jacob Lee" w:date="2024-10-07T12:52:00Z" w16du:dateUtc="2024-10-07T18:52:00Z">
        <w:r w:rsidDel="00A56739">
          <w:delText xml:space="preserve">many </w:delText>
        </w:r>
      </w:del>
      <w:ins w:id="347" w:author="Mingear, Jacob Lee" w:date="2024-10-07T12:52:00Z" w16du:dateUtc="2024-10-07T18:52:00Z">
        <w:r w:rsidR="00A56739">
          <w:t xml:space="preserve">multiple </w:t>
        </w:r>
      </w:ins>
      <w:r>
        <w:t>(&gt;</w:t>
      </w:r>
      <w:ins w:id="348" w:author="Mingear, Jacob Lee" w:date="2024-10-07T13:03:00Z" w16du:dateUtc="2024-10-07T19:03:00Z">
        <w:r w:rsidR="00886C26">
          <w:t xml:space="preserve"> </w:t>
        </w:r>
      </w:ins>
      <w:r>
        <w:t>3) experimental tests, these analytical methods become overdetermined</w:t>
      </w:r>
      <w:ins w:id="349" w:author="Mingear, Jacob Lee" w:date="2024-10-07T13:04:00Z" w16du:dateUtc="2024-10-07T19:04:00Z">
        <w:r w:rsidR="00886C26">
          <w:t>. N</w:t>
        </w:r>
      </w:ins>
      <w:ins w:id="350" w:author="Mingear, Jacob Lee" w:date="2024-10-07T12:56:00Z" w16du:dateUtc="2024-10-07T18:56:00Z">
        <w:r w:rsidR="00A9450B">
          <w:t>umerical optimization must be employed</w:t>
        </w:r>
      </w:ins>
      <w:del w:id="351" w:author="Mingear, Jacob Lee" w:date="2024-10-07T13:04:00Z" w16du:dateUtc="2024-10-07T19:04:00Z">
        <w:r w:rsidDel="00886C26">
          <w:delText>.</w:delText>
        </w:r>
        <w:r w:rsidR="00560D22" w:rsidDel="00886C26">
          <w:delText xml:space="preserve"> </w:delText>
        </w:r>
        <w:r w:rsidDel="00886C26">
          <w:delText>More recently, many groups have adopted numerical optimization</w:delText>
        </w:r>
      </w:del>
      <w:r>
        <w:t xml:space="preserve"> to find the combination of model parameters that best fit experimental data</w:t>
      </w:r>
      <w:ins w:id="352" w:author="Mingear, Jacob Lee" w:date="2024-10-07T13:05:00Z" w16du:dateUtc="2024-10-07T19:05:00Z">
        <w:r w:rsidR="00886C26">
          <w:t>, demonstrated within</w:t>
        </w:r>
      </w:ins>
      <w:r w:rsidR="009C2BEC">
        <w:t xml:space="preserve"> </w:t>
      </w:r>
      <w:r w:rsidR="009C2BEC">
        <w:fldChar w:fldCharType="begin"/>
      </w:r>
      <w:r w:rsidR="00036BA7">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36BA7" w:rsidRPr="00036BA7">
        <w:rPr>
          <w:rFonts w:ascii="Calibri" w:hAnsi="Calibri" w:cs="Calibri"/>
        </w:rPr>
        <w:t>[19], [21], [22], [23]</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385A3C21" w14:textId="47293ACB" w:rsidR="0001175F" w:rsidRDefault="008D5234" w:rsidP="00A267DB">
      <w:pPr>
        <w:rPr>
          <w:ins w:id="353" w:author="Mingear, Jacob Lee" w:date="2024-10-07T13:16:00Z" w16du:dateUtc="2024-10-07T19:16:00Z"/>
        </w:rPr>
      </w:pPr>
      <w:r w:rsidRPr="008F54E3">
        <w:t>Given filtered and synchronized experimental data</w:t>
      </w:r>
      <w:ins w:id="354" w:author="Mingear, Jacob Lee" w:date="2024-10-07T13:42:00Z" w16du:dateUtc="2024-10-07T19:42:00Z">
        <w:r w:rsidR="00B858B8">
          <w:t xml:space="preserve"> from the processing module</w:t>
        </w:r>
      </w:ins>
      <w:r w:rsidRPr="008F54E3">
        <w:t>, the</w:t>
      </w:r>
      <w:ins w:id="355" w:author="Mingear, Jacob Lee" w:date="2024-10-07T13:42:00Z" w16du:dateUtc="2024-10-07T19:42:00Z">
        <w:del w:id="356" w:author="Walgren, Patrick" w:date="2024-10-08T08:40:00Z" w16du:dateUtc="2024-10-08T14:40:00Z">
          <w:r w:rsidR="00B858B8" w:rsidDel="00EC4296">
            <w:delText xml:space="preserve"> subsequent</w:delText>
          </w:r>
        </w:del>
      </w:ins>
      <w:r w:rsidRPr="008F54E3">
        <w:t xml:space="preserve"> </w:t>
      </w:r>
      <w:del w:id="357" w:author="Mingear, Jacob Lee" w:date="2024-10-07T13:42:00Z" w16du:dateUtc="2024-10-07T19:42:00Z">
        <w:r w:rsidRPr="008F54E3" w:rsidDel="00B858B8">
          <w:delText>SMA REACT</w:delText>
        </w:r>
      </w:del>
      <w:ins w:id="358" w:author="Mingear, Jacob Lee" w:date="2024-10-07T13:42:00Z" w16du:dateUtc="2024-10-07T19:42:00Z">
        <w:r w:rsidR="00B858B8">
          <w:t>model</w:t>
        </w:r>
      </w:ins>
      <w:r w:rsidRPr="008F54E3">
        <w:t xml:space="preserve"> calibration </w:t>
      </w:r>
      <w:del w:id="359" w:author="Mingear, Jacob Lee" w:date="2024-10-07T13:08:00Z" w16du:dateUtc="2024-10-07T19:08:00Z">
        <w:r w:rsidRPr="008F54E3" w:rsidDel="008F54E3">
          <w:delText xml:space="preserve">GUI </w:delText>
        </w:r>
      </w:del>
      <w:ins w:id="360" w:author="Mingear, Jacob Lee" w:date="2024-10-07T13:08:00Z" w16du:dateUtc="2024-10-07T19:08:00Z">
        <w:r w:rsidR="008F54E3" w:rsidRPr="008F54E3">
          <w:t xml:space="preserve">module </w:t>
        </w:r>
      </w:ins>
      <w:r w:rsidRPr="008F54E3">
        <w:t>finds the best fit of constitutive model parameters (martensitic elastic modulus, austenite start temperature, etc.)</w:t>
      </w:r>
      <w:ins w:id="361" w:author="Mingear, Jacob Lee" w:date="2024-10-07T13:15:00Z" w16du:dateUtc="2024-10-07T19:15:00Z">
        <w:r w:rsidR="0001175F">
          <w:t xml:space="preserve"> based on the Lagoudas one-dimensional constitutive model</w:t>
        </w:r>
      </w:ins>
      <w:r w:rsidRPr="008F54E3">
        <w:t>.</w:t>
      </w:r>
      <w:r>
        <w:t xml:space="preserve"> </w:t>
      </w:r>
      <w:del w:id="362" w:author="Mingear, Jacob Lee" w:date="2024-10-07T13:15:00Z" w16du:dateUtc="2024-10-07T19:15:00Z">
        <w:r w:rsidDel="0001175F">
          <w:delText>Following the thermodynamically consistent model derived by Lagoudas et al., t</w:delText>
        </w:r>
      </w:del>
      <w:ins w:id="363" w:author="Mingear, Jacob Lee" w:date="2024-10-07T13:15:00Z" w16du:dateUtc="2024-10-07T19:15:00Z">
        <w:r w:rsidR="0001175F">
          <w:t>T</w:t>
        </w:r>
      </w:ins>
      <w:r>
        <w:t xml:space="preserve">he developed calibration routine leverages </w:t>
      </w:r>
      <w:r w:rsidR="00D925B3">
        <w:t>hybrid</w:t>
      </w:r>
      <w:r>
        <w:t xml:space="preserve"> optimization</w:t>
      </w:r>
      <w:del w:id="364" w:author="Mingear, Jacob Lee" w:date="2024-10-07T13:29:00Z" w16du:dateUtc="2024-10-07T19:29:00Z">
        <w:r w:rsidR="00F30A0C" w:rsidDel="00855B77">
          <w:rPr>
            <w:rStyle w:val="FootnoteReference"/>
          </w:rPr>
          <w:footnoteReference w:id="2"/>
        </w:r>
      </w:del>
      <w:r>
        <w:t xml:space="preserve"> to minimize error between model prediction and experimental data. </w:t>
      </w:r>
      <w:commentRangeStart w:id="373"/>
      <w:ins w:id="374" w:author="Mingear, Jacob Lee" w:date="2024-10-07T13:29:00Z" w16du:dateUtc="2024-10-07T19:29:00Z">
        <w:r w:rsidR="00855B77">
          <w:t>Hybrid optimization comprises</w:t>
        </w:r>
      </w:ins>
      <w:ins w:id="375" w:author="Walgren, Patrick" w:date="2024-10-08T08:41:00Z" w16du:dateUtc="2024-10-08T14:41:00Z">
        <w:r w:rsidR="009101C0">
          <w:t xml:space="preserve"> a</w:t>
        </w:r>
      </w:ins>
      <w:ins w:id="376" w:author="Walgren, Patrick" w:date="2024-10-08T08:42:00Z" w16du:dateUtc="2024-10-08T14:42:00Z">
        <w:r w:rsidR="009101C0">
          <w:t xml:space="preserve"> </w:t>
        </w:r>
      </w:ins>
      <w:ins w:id="377" w:author="Mingear, Jacob Lee" w:date="2024-10-07T13:29:00Z" w16du:dateUtc="2024-10-07T19:29:00Z">
        <w:del w:id="378" w:author="Walgren, Patrick" w:date="2024-10-08T08:41:00Z" w16du:dateUtc="2024-10-08T14:41:00Z">
          <w:r w:rsidR="00855B77" w:rsidDel="009101C0">
            <w:delText xml:space="preserve"> of </w:delText>
          </w:r>
        </w:del>
        <w:r w:rsidR="00855B77">
          <w:t>global optimization</w:t>
        </w:r>
      </w:ins>
      <w:ins w:id="379" w:author="Walgren, Patrick" w:date="2024-10-08T08:41:00Z" w16du:dateUtc="2024-10-08T14:41:00Z">
        <w:r w:rsidR="009101C0">
          <w:t xml:space="preserve"> (i.e., a </w:t>
        </w:r>
      </w:ins>
      <w:ins w:id="380" w:author="Walgren, Patrick" w:date="2024-10-08T08:42:00Z" w16du:dateUtc="2024-10-08T14:42:00Z">
        <w:r w:rsidR="009101C0">
          <w:t>genetic algorithm)</w:t>
        </w:r>
      </w:ins>
      <w:ins w:id="381" w:author="Mingear, Jacob Lee" w:date="2024-10-07T13:29:00Z" w16du:dateUtc="2024-10-07T19:29:00Z">
        <w:r w:rsidR="00855B77">
          <w:t xml:space="preserve"> </w:t>
        </w:r>
      </w:ins>
      <w:ins w:id="382" w:author="Mingear, Jacob Lee" w:date="2024-10-07T13:30:00Z" w16du:dateUtc="2024-10-07T19:30:00Z">
        <w:r w:rsidR="00855B77">
          <w:t xml:space="preserve">to identify a starting point </w:t>
        </w:r>
      </w:ins>
      <w:ins w:id="383" w:author="Walgren, Patrick" w:date="2024-10-08T08:42:00Z" w16du:dateUtc="2024-10-08T14:42:00Z">
        <w:r w:rsidR="009101C0">
          <w:t xml:space="preserve">for </w:t>
        </w:r>
      </w:ins>
      <w:ins w:id="384" w:author="Mingear, Jacob Lee" w:date="2024-10-07T13:29:00Z" w16du:dateUtc="2024-10-07T19:29:00Z">
        <w:del w:id="385" w:author="Walgren, Patrick" w:date="2024-10-08T08:42:00Z" w16du:dateUtc="2024-10-08T14:42:00Z">
          <w:r w:rsidR="00855B77" w:rsidDel="009101C0">
            <w:delText xml:space="preserve">followed by </w:delText>
          </w:r>
        </w:del>
        <w:r w:rsidR="00855B77">
          <w:t xml:space="preserve">a local </w:t>
        </w:r>
      </w:ins>
      <w:ins w:id="386" w:author="Mingear, Jacob Lee" w:date="2024-10-07T13:31:00Z" w16du:dateUtc="2024-10-07T19:31:00Z">
        <w:r w:rsidR="00855B77">
          <w:t>gradient-based optimization (i.e., SLSQP</w:t>
        </w:r>
      </w:ins>
      <w:ins w:id="387" w:author="Walgren, Patrick" w:date="2024-10-08T08:42:00Z" w16du:dateUtc="2024-10-08T14:42:00Z">
        <w:r w:rsidR="009101C0">
          <w:t>)</w:t>
        </w:r>
      </w:ins>
      <w:ins w:id="388" w:author="Mingear, Jacob Lee" w:date="2024-10-07T13:31:00Z" w16du:dateUtc="2024-10-07T19:31:00Z">
        <w:del w:id="389" w:author="Walgren, Patrick" w:date="2024-10-08T08:42:00Z" w16du:dateUtc="2024-10-08T14:42:00Z">
          <w:r w:rsidR="00855B77" w:rsidDel="009101C0">
            <w:delText xml:space="preserve">) </w:delText>
          </w:r>
        </w:del>
      </w:ins>
      <w:ins w:id="390" w:author="Mingear, Jacob Lee" w:date="2024-10-07T13:29:00Z" w16du:dateUtc="2024-10-07T19:29:00Z">
        <w:del w:id="391" w:author="Walgren, Patrick" w:date="2024-10-08T08:42:00Z" w16du:dateUtc="2024-10-08T14:42:00Z">
          <w:r w:rsidR="00855B77" w:rsidDel="009101C0">
            <w:delText>on the best set of design variables</w:delText>
          </w:r>
        </w:del>
      </w:ins>
      <w:ins w:id="392" w:author="Mingear, Jacob Lee" w:date="2024-10-07T13:31:00Z" w16du:dateUtc="2024-10-07T19:31:00Z">
        <w:r w:rsidR="00855B77">
          <w:t>.</w:t>
        </w:r>
      </w:ins>
      <w:ins w:id="393" w:author="Mingear, Jacob Lee" w:date="2024-10-07T13:29:00Z" w16du:dateUtc="2024-10-07T19:29:00Z">
        <w:r w:rsidR="00855B77">
          <w:t xml:space="preserve"> </w:t>
        </w:r>
      </w:ins>
      <w:commentRangeEnd w:id="373"/>
      <w:ins w:id="394" w:author="Mingear, Jacob Lee" w:date="2024-10-07T13:31:00Z" w16du:dateUtc="2024-10-07T19:31:00Z">
        <w:r w:rsidR="00855B77">
          <w:rPr>
            <w:rStyle w:val="CommentReference"/>
          </w:rPr>
          <w:commentReference w:id="373"/>
        </w:r>
      </w:ins>
      <w:r w:rsidR="00842597">
        <w:t>Our tool</w:t>
      </w:r>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94687A" w:rsidDel="0001175F" w:rsidRDefault="008D5234" w:rsidP="00A267DB">
      <w:pPr>
        <w:rPr>
          <w:del w:id="395" w:author="Mingear, Jacob Lee" w:date="2024-10-07T13:17:00Z" w16du:dateUtc="2024-10-07T19:17:00Z"/>
          <w:b/>
          <w:bCs/>
        </w:rPr>
      </w:pPr>
      <w:del w:id="396" w:author="Mingear, Jacob Lee" w:date="2024-10-07T13:16:00Z" w16du:dateUtc="2024-10-07T19:16:00Z">
        <w:r w:rsidDel="0001175F">
          <w:delText>We focus on</w:delText>
        </w:r>
      </w:del>
      <w:del w:id="397" w:author="Mingear, Jacob Lee" w:date="2024-10-07T13:17:00Z" w16du:dateUtc="2024-10-07T19:17:00Z">
        <w:r w:rsidDel="0001175F">
          <w:delText xml:space="preserve"> the Lagoudas</w:delText>
        </w:r>
        <w:r w:rsidR="00310D0C" w:rsidDel="0001175F">
          <w:delText xml:space="preserve"> one-dimensional</w:delText>
        </w:r>
        <w:r w:rsidDel="0001175F">
          <w:delText xml:space="preserve"> constitutive model, </w:delText>
        </w:r>
      </w:del>
      <w:del w:id="398" w:author="Mingear, Jacob Lee" w:date="2024-10-07T13:16:00Z" w16du:dateUtc="2024-10-07T19:16:00Z">
        <w:r w:rsidDel="0001175F">
          <w:delText xml:space="preserve">but </w:delText>
        </w:r>
      </w:del>
      <w:del w:id="399" w:author="Mingear, Jacob Lee" w:date="2024-10-07T13:17:00Z" w16du:dateUtc="2024-10-07T19:17:00Z">
        <w:r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Del="0001175F" w:rsidRDefault="00A267DB" w:rsidP="00A267DB">
      <w:pPr>
        <w:rPr>
          <w:del w:id="400" w:author="Walgren, Patrick" w:date="2024-08-29T13:16:00Z" w16du:dateUtc="2024-08-29T19:16:00Z"/>
        </w:rPr>
      </w:pPr>
      <w:bookmarkStart w:id="401" w:name="_Hlk164063250"/>
      <w:del w:id="402" w:author="Mingear, Jacob Lee" w:date="2024-10-07T13:18:00Z" w16du:dateUtc="2024-10-07T19:18:00Z">
        <w:r w:rsidRPr="00A267DB" w:rsidDel="0001175F">
          <w:rPr>
            <w:highlight w:val="yellow"/>
          </w:rPr>
          <w:delText>For this work, due to the inherent</w:delText>
        </w:r>
      </w:del>
      <w:ins w:id="403" w:author="Walgren, Patrick" w:date="2024-08-30T09:14:00Z" w16du:dateUtc="2024-08-30T15:14:00Z">
        <w:del w:id="404" w:author="Mingear, Jacob Lee" w:date="2024-10-07T13:18:00Z" w16du:dateUtc="2024-10-07T19:18:00Z">
          <w:r w:rsidR="00BA7E95" w:rsidDel="0001175F">
            <w:rPr>
              <w:highlight w:val="yellow"/>
            </w:rPr>
            <w:delText xml:space="preserve"> material property</w:delText>
          </w:r>
        </w:del>
      </w:ins>
      <w:del w:id="405" w:author="Mingear, Jacob Lee" w:date="2024-10-07T13:18:00Z" w16du:dateUtc="2024-10-07T19:18:00Z">
        <w:r w:rsidRPr="00A267DB" w:rsidDel="0001175F">
          <w:rPr>
            <w:highlight w:val="yellow"/>
          </w:rPr>
          <w:delText xml:space="preserve"> </w:delText>
        </w:r>
      </w:del>
      <w:del w:id="406" w:author="Mingear, Jacob Lee" w:date="2024-10-07T13:23:00Z" w16du:dateUtc="2024-10-07T19:23:00Z">
        <w:r w:rsidRPr="00A267DB" w:rsidDel="0001175F">
          <w:rPr>
            <w:highlight w:val="yellow"/>
          </w:rPr>
          <w:delText>interdependence of so many material properties</w:delText>
        </w:r>
      </w:del>
      <w:ins w:id="407" w:author="Walgren, Patrick" w:date="2024-08-30T09:14:00Z" w16du:dateUtc="2024-08-30T15:14:00Z">
        <w:del w:id="408" w:author="Mingear, Jacob Lee" w:date="2024-10-07T13:23:00Z" w16du:dateUtc="2024-10-07T19:23:00Z">
          <w:r w:rsidR="00BA7E95" w:rsidDel="0001175F">
            <w:rPr>
              <w:highlight w:val="yellow"/>
            </w:rPr>
            <w:delText xml:space="preserve">interdependence of </w:delText>
          </w:r>
        </w:del>
        <w:del w:id="409" w:author="Mingear, Jacob Lee" w:date="2024-10-07T13:19:00Z" w16du:dateUtc="2024-10-07T19:19:00Z">
          <w:r w:rsidR="00BA7E95" w:rsidDel="0001175F">
            <w:rPr>
              <w:highlight w:val="yellow"/>
            </w:rPr>
            <w:delText xml:space="preserve">the Lagoudas </w:delText>
          </w:r>
        </w:del>
      </w:ins>
      <w:ins w:id="410" w:author="Walgren, Patrick" w:date="2024-08-30T09:15:00Z" w16du:dateUtc="2024-08-30T15:15:00Z">
        <w:del w:id="411" w:author="Mingear, Jacob Lee" w:date="2024-10-07T13:19:00Z" w16du:dateUtc="2024-10-07T19:19:00Z">
          <w:r w:rsidR="00BA7E95" w:rsidDel="0001175F">
            <w:rPr>
              <w:highlight w:val="yellow"/>
            </w:rPr>
            <w:delText>constitutive model</w:delText>
          </w:r>
        </w:del>
      </w:ins>
      <w:del w:id="412" w:author="Mingear, Jacob Lee" w:date="2024-10-07T13:19:00Z" w16du:dateUtc="2024-10-07T19:19:00Z">
        <w:r w:rsidRPr="00A267DB" w:rsidDel="0001175F">
          <w:rPr>
            <w:highlight w:val="yellow"/>
          </w:rPr>
          <w:delText>, and assuming that the driving facto</w:delText>
        </w:r>
        <w:r w:rsidR="00AC4E64" w:rsidDel="0001175F">
          <w:rPr>
            <w:highlight w:val="yellow"/>
          </w:rPr>
          <w:fldChar w:fldCharType="begin"/>
        </w:r>
        <w:r w:rsidR="00AC4E64" w:rsidDel="0001175F">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01175F">
          <w:rPr>
            <w:highlight w:val="yellow"/>
          </w:rPr>
          <w:fldChar w:fldCharType="separate"/>
        </w:r>
        <w:r w:rsidR="00AC4E64" w:rsidRPr="00AC4E64" w:rsidDel="0001175F">
          <w:rPr>
            <w:rFonts w:ascii="Calibri" w:hAnsi="Calibri" w:cs="Calibri"/>
            <w:highlight w:val="yellow"/>
          </w:rPr>
          <w:delText>[9]</w:delText>
        </w:r>
        <w:r w:rsidR="00AC4E64" w:rsidDel="0001175F">
          <w:rPr>
            <w:highlight w:val="yellow"/>
          </w:rPr>
          <w:fldChar w:fldCharType="end"/>
        </w:r>
        <w:r w:rsidRPr="00A267DB" w:rsidDel="0001175F">
          <w:rPr>
            <w:highlight w:val="yellow"/>
          </w:rPr>
          <w:delText>r for calibration is</w:delText>
        </w:r>
      </w:del>
      <w:del w:id="413" w:author="Mingear, Jacob Lee" w:date="2024-10-07T13:23:00Z" w16du:dateUtc="2024-10-07T19:23:00Z">
        <w:r w:rsidRPr="00A267DB" w:rsidDel="0001175F">
          <w:rPr>
            <w:highlight w:val="yellow"/>
          </w:rPr>
          <w:delText xml:space="preserve"> proper fit of experimental data</w:delText>
        </w:r>
      </w:del>
      <w:del w:id="414" w:author="Mingear, Jacob Lee" w:date="2024-10-07T13:20:00Z" w16du:dateUtc="2024-10-07T19:20:00Z">
        <w:r w:rsidRPr="00A267DB" w:rsidDel="0001175F">
          <w:rPr>
            <w:highlight w:val="yellow"/>
          </w:rPr>
          <w:delText xml:space="preserve">, we can approach the calibration problem as a </w:delText>
        </w:r>
      </w:del>
      <w:del w:id="415" w:author="Mingear, Jacob Lee" w:date="2024-10-07T13:23:00Z" w16du:dateUtc="2024-10-07T19:23:00Z">
        <w:r w:rsidRPr="00A267DB" w:rsidDel="0001175F">
          <w:rPr>
            <w:highlight w:val="yellow"/>
          </w:rPr>
          <w:delText xml:space="preserve">numerical </w:delText>
        </w:r>
      </w:del>
      <w:ins w:id="416" w:author="Walgren, Patrick" w:date="2024-08-29T13:02:00Z" w16du:dateUtc="2024-08-29T19:02:00Z">
        <w:del w:id="417" w:author="Mingear, Jacob Lee" w:date="2024-10-07T13:23:00Z" w16du:dateUtc="2024-10-07T19:23:00Z">
          <w:r w:rsidR="00D925B3" w:rsidDel="0001175F">
            <w:rPr>
              <w:highlight w:val="yellow"/>
            </w:rPr>
            <w:delText>hybrid</w:delText>
          </w:r>
          <w:r w:rsidR="00D925B3" w:rsidRPr="00A267DB" w:rsidDel="0001175F">
            <w:rPr>
              <w:highlight w:val="yellow"/>
            </w:rPr>
            <w:delText xml:space="preserve"> </w:delText>
          </w:r>
        </w:del>
      </w:ins>
      <w:del w:id="418" w:author="Mingear, Jacob Lee" w:date="2024-10-07T13:23:00Z" w16du:dateUtc="2024-10-07T19:23:00Z">
        <w:r w:rsidRPr="00A267DB" w:rsidDel="0001175F">
          <w:rPr>
            <w:highlight w:val="yellow"/>
          </w:rPr>
          <w:delText>optimization</w:delText>
        </w:r>
      </w:del>
      <w:del w:id="419" w:author="Mingear, Jacob Lee" w:date="2024-10-07T13:20:00Z" w16du:dateUtc="2024-10-07T19:20:00Z">
        <w:r w:rsidRPr="00A267DB" w:rsidDel="0001175F">
          <w:rPr>
            <w:highlight w:val="yellow"/>
          </w:rPr>
          <w:delText xml:space="preserve"> problem</w:delText>
        </w:r>
      </w:del>
      <w:del w:id="420" w:author="Mingear, Jacob Lee" w:date="2024-10-07T13:23:00Z" w16du:dateUtc="2024-10-07T19:23:00Z">
        <w:r w:rsidRPr="00A267DB" w:rsidDel="0001175F">
          <w:rPr>
            <w:highlight w:val="yellow"/>
          </w:rPr>
          <w:delText>.</w:delText>
        </w:r>
        <w:r w:rsidDel="0001175F">
          <w:delText xml:space="preserve"> </w:delText>
        </w:r>
      </w:del>
      <w:bookmarkEnd w:id="401"/>
      <w:del w:id="421" w:author="Mingear, Jacob Lee" w:date="2024-10-07T13:21:00Z" w16du:dateUtc="2024-10-07T19:21:00Z">
        <w:r w:rsidDel="0001175F">
          <w:delText>For c</w:delText>
        </w:r>
      </w:del>
      <w:del w:id="422" w:author="Mingear, Jacob Lee" w:date="2024-10-07T13:23:00Z" w16du:dateUtc="2024-10-07T19:23:00Z">
        <w:r w:rsidDel="0001175F">
          <w:delText>onstant force thermal cycle experiments</w:delText>
        </w:r>
      </w:del>
      <w:ins w:id="423" w:author="Walgren, Patrick" w:date="2024-08-29T13:03:00Z" w16du:dateUtc="2024-08-29T19:03:00Z">
        <w:del w:id="424" w:author="Mingear, Jacob Lee" w:date="2024-10-07T13:23:00Z" w16du:dateUtc="2024-10-07T19:23:00Z">
          <w:r w:rsidR="00D925B3" w:rsidDel="0001175F">
            <w:delText xml:space="preserve"> </w:delText>
          </w:r>
        </w:del>
      </w:ins>
      <w:ins w:id="425" w:author="Walgren, Patrick" w:date="2024-09-18T10:02:00Z">
        <w:del w:id="426" w:author="Mingear, Jacob Lee" w:date="2024-10-07T13:23:00Z" w16du:dateUtc="2024-10-07T19:23:00Z">
          <w:r w:rsidR="00AC4E64" w:rsidRPr="00AC4E64" w:rsidDel="0001175F">
            <w:fldChar w:fldCharType="begin"/>
          </w:r>
          <w:r w:rsidR="00AC4E64" w:rsidRPr="00AC4E64"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C4E64" w:rsidDel="0001175F">
            <w:fldChar w:fldCharType="separate"/>
          </w:r>
          <w:r w:rsidR="00AC4E64" w:rsidRPr="00AC4E64" w:rsidDel="0001175F">
            <w:delText>[9]</w:delText>
          </w:r>
        </w:del>
      </w:ins>
      <w:ins w:id="427" w:author="Walgren, Patrick" w:date="2024-09-18T10:02:00Z" w16du:dateUtc="2024-09-18T16:02:00Z">
        <w:del w:id="428" w:author="Mingear, Jacob Lee" w:date="2024-10-07T13:23:00Z" w16du:dateUtc="2024-10-07T19:23:00Z">
          <w:r w:rsidR="00AC4E64" w:rsidRPr="00AC4E64" w:rsidDel="0001175F">
            <w:fldChar w:fldCharType="end"/>
          </w:r>
        </w:del>
      </w:ins>
      <w:del w:id="429" w:author="Mingear, Jacob Lee" w:date="2024-10-07T13:21:00Z" w16du:dateUtc="2024-10-07T19:21:00Z">
        <w:r w:rsidDel="0001175F">
          <w:delText>,</w:delText>
        </w:r>
      </w:del>
      <w:del w:id="430" w:author="Mingear, Jacob Lee" w:date="2024-10-07T13:23:00Z" w16du:dateUtc="2024-10-07T19:23:00Z">
        <w:r w:rsidDel="0001175F">
          <w:delText xml:space="preserve"> strain is measured as a function of temperature at certain stress levels. </w:delText>
        </w:r>
      </w:del>
      <w:del w:id="431" w:author="Mingear, Jacob Lee" w:date="2024-10-07T13:22:00Z" w16du:dateUtc="2024-10-07T19:22:00Z">
        <w:r w:rsidDel="0001175F">
          <w:delText>We seek a set of material properties</w:delText>
        </w:r>
      </w:del>
      <w:ins w:id="432" w:author="Walgren, Patrick" w:date="2024-06-04T20:20:00Z" w16du:dateUtc="2024-06-05T00:20:00Z">
        <w:del w:id="433" w:author="Mingear, Jacob Lee" w:date="2024-10-07T13:22:00Z" w16du:dateUtc="2024-10-07T19:22:00Z">
          <w:r w:rsidR="000C2720" w:rsidDel="0001175F">
            <w:delText xml:space="preserve"> such</w:delText>
          </w:r>
        </w:del>
      </w:ins>
      <w:del w:id="434" w:author="Mingear, Jacob Lee" w:date="2024-10-07T13:22:00Z" w16du:dateUtc="2024-10-07T19:22:00Z">
        <w:r w:rsidDel="0001175F">
          <w:delText xml:space="preserve"> that</w:delText>
        </w:r>
      </w:del>
      <w:ins w:id="435" w:author="Walgren, Patrick" w:date="2024-06-04T20:20:00Z" w16du:dateUtc="2024-06-05T00:20:00Z">
        <w:del w:id="436" w:author="Mingear, Jacob Lee" w:date="2024-10-07T13:22:00Z" w16du:dateUtc="2024-10-07T19:22:00Z">
          <w:r w:rsidR="000C2720" w:rsidDel="0001175F">
            <w:delText xml:space="preserve"> the calibrated constitutive model</w:delText>
          </w:r>
        </w:del>
      </w:ins>
      <w:del w:id="437" w:author="Mingear, Jacob Lee" w:date="2024-10-07T13:22:00Z" w16du:dateUtc="2024-10-07T19:22:00Z">
        <w:r w:rsidDel="0001175F">
          <w:delText xml:space="preserve"> best matches the experimental data over this set of experiments. This can be represented as a mathematical optimization problem.  </w:delText>
        </w:r>
      </w:del>
    </w:p>
    <w:p w14:paraId="37E4771A" w14:textId="3FEEA847" w:rsidR="0001175F" w:rsidRPr="0094687A" w:rsidRDefault="0001175F" w:rsidP="0001175F">
      <w:pPr>
        <w:rPr>
          <w:ins w:id="438" w:author="Mingear, Jacob Lee" w:date="2024-10-07T13:22:00Z" w16du:dateUtc="2024-10-07T19:22:00Z"/>
          <w:b/>
          <w:bCs/>
        </w:rPr>
      </w:pPr>
      <w:ins w:id="439" w:author="Mingear, Jacob Lee" w:date="2024-10-07T13:22:00Z" w16du:dateUtc="2024-10-07T19:22:00Z">
        <w:r w:rsidRPr="00A267DB">
          <w:rPr>
            <w:highlight w:val="yellow"/>
          </w:rPr>
          <w:t>Our tool leverages the genetic algorithm NSGA-II</w:t>
        </w:r>
        <w:r>
          <w:rPr>
            <w:highlight w:val="yellow"/>
          </w:rPr>
          <w:t xml:space="preserve"> </w:t>
        </w:r>
        <w:r>
          <w:rPr>
            <w:highlight w:val="yellow"/>
          </w:rPr>
          <w:fldChar w:fldCharType="begin"/>
        </w:r>
      </w:ins>
      <w:r w:rsidR="00036BA7">
        <w:rPr>
          <w:highlight w:val="yellow"/>
        </w:rPr>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ins w:id="440" w:author="Mingear, Jacob Lee" w:date="2024-10-07T13:22:00Z" w16du:dateUtc="2024-10-07T19:22:00Z">
        <w:r>
          <w:rPr>
            <w:highlight w:val="yellow"/>
          </w:rPr>
          <w:fldChar w:fldCharType="separate"/>
        </w:r>
      </w:ins>
      <w:r w:rsidR="00036BA7" w:rsidRPr="00036BA7">
        <w:rPr>
          <w:rFonts w:ascii="Calibri" w:hAnsi="Calibri" w:cs="Calibri"/>
          <w:highlight w:val="yellow"/>
        </w:rPr>
        <w:t>[24], [25]</w:t>
      </w:r>
      <w:ins w:id="441" w:author="Mingear, Jacob Lee" w:date="2024-10-07T13:22:00Z" w16du:dateUtc="2024-10-07T19:22:00Z">
        <w:r>
          <w:rPr>
            <w:highlight w:val="yellow"/>
          </w:rPr>
          <w:fldChar w:fldCharType="end"/>
        </w:r>
        <w:r w:rsidRPr="00A267DB">
          <w:rPr>
            <w:highlight w:val="yellow"/>
          </w:rPr>
          <w:t xml:space="preserve"> for the global search and then SLSQP implemented in SciPy</w:t>
        </w:r>
        <w:r>
          <w:rPr>
            <w:highlight w:val="yellow"/>
          </w:rPr>
          <w:t xml:space="preserve"> </w:t>
        </w:r>
        <w:r>
          <w:rPr>
            <w:highlight w:val="yellow"/>
          </w:rPr>
          <w:fldChar w:fldCharType="begin"/>
        </w:r>
      </w:ins>
      <w:r w:rsidR="00036BA7">
        <w:rPr>
          <w:highlight w:val="yellow"/>
        </w:rPr>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ins w:id="442" w:author="Mingear, Jacob Lee" w:date="2024-10-07T13:22:00Z" w16du:dateUtc="2024-10-07T19:22:00Z">
        <w:r>
          <w:rPr>
            <w:highlight w:val="yellow"/>
          </w:rPr>
          <w:fldChar w:fldCharType="separate"/>
        </w:r>
      </w:ins>
      <w:r w:rsidR="00036BA7" w:rsidRPr="00036BA7">
        <w:rPr>
          <w:rFonts w:ascii="Calibri" w:hAnsi="Calibri" w:cs="Calibri"/>
          <w:highlight w:val="yellow"/>
        </w:rPr>
        <w:t>[26]</w:t>
      </w:r>
      <w:ins w:id="443" w:author="Mingear, Jacob Lee" w:date="2024-10-07T13:22:00Z" w16du:dateUtc="2024-10-07T19:22:00Z">
        <w:r>
          <w:rPr>
            <w:highlight w:val="yellow"/>
          </w:rPr>
          <w:fldChar w:fldCharType="end"/>
        </w:r>
        <w:r w:rsidRPr="00A267DB">
          <w:rPr>
            <w:highlight w:val="yellow"/>
          </w:rPr>
          <w:t xml:space="preserve"> for the local search, although the tool is modular and can be modified to use other optimization algorithms.</w:t>
        </w:r>
        <w:r>
          <w:t xml:space="preserve"> </w:t>
        </w:r>
      </w:ins>
      <w:commentRangeStart w:id="444"/>
      <w:ins w:id="445" w:author="Mingear, Jacob Lee" w:date="2024-10-07T13:26:00Z" w16du:dateUtc="2024-10-07T19:26:00Z">
        <w:del w:id="446" w:author="Walgren, Patrick" w:date="2024-10-08T08:49:00Z" w16du:dateUtc="2024-10-08T14:49:00Z">
          <w:r w:rsidR="00855B77" w:rsidDel="00E765E3">
            <w:delText xml:space="preserve">This algorithm </w:delText>
          </w:r>
        </w:del>
      </w:ins>
      <w:ins w:id="447" w:author="Mingear, Jacob Lee" w:date="2024-10-07T13:27:00Z" w16du:dateUtc="2024-10-07T19:27:00Z">
        <w:del w:id="448" w:author="Walgren, Patrick" w:date="2024-10-08T08:49:00Z" w16du:dateUtc="2024-10-08T14:49:00Z">
          <w:r w:rsidR="00855B77" w:rsidDel="00E765E3">
            <w:delText>solves</w:delText>
          </w:r>
        </w:del>
      </w:ins>
      <w:ins w:id="449" w:author="Mingear, Jacob Lee" w:date="2024-10-07T13:26:00Z" w16du:dateUtc="2024-10-07T19:26:00Z">
        <w:del w:id="450" w:author="Walgren, Patrick" w:date="2024-10-08T08:49:00Z" w16du:dateUtc="2024-10-08T14:49:00Z">
          <w:r w:rsidR="00855B77" w:rsidDel="00E765E3">
            <w:delText xml:space="preserve"> the </w:delText>
          </w:r>
        </w:del>
      </w:ins>
      <w:ins w:id="451" w:author="Mingear, Jacob Lee" w:date="2024-10-07T13:28:00Z" w16du:dateUtc="2024-10-07T19:28:00Z">
        <w:del w:id="452" w:author="Walgren, Patrick" w:date="2024-10-08T08:49:00Z" w16du:dateUtc="2024-10-08T14:49:00Z">
          <w:r w:rsidR="00855B77" w:rsidDel="00E765E3">
            <w:delText>Lagoudas one-dimensional constitutive model</w:delText>
          </w:r>
        </w:del>
      </w:ins>
      <w:ins w:id="453" w:author="Mingear, Jacob Lee" w:date="2024-10-07T13:23:00Z" w16du:dateUtc="2024-10-07T19:23:00Z">
        <w:del w:id="454" w:author="Walgren, Patrick" w:date="2024-10-08T08:49:00Z" w16du:dateUtc="2024-10-08T14:49:00Z">
          <w:r w:rsidDel="00E765E3">
            <w:rPr>
              <w:highlight w:val="yellow"/>
            </w:rPr>
            <w:delText xml:space="preserve"> </w:delText>
          </w:r>
        </w:del>
      </w:ins>
      <w:ins w:id="455" w:author="Mingear, Jacob Lee" w:date="2024-10-07T13:27:00Z" w16du:dateUtc="2024-10-07T19:27:00Z">
        <w:del w:id="456" w:author="Walgren, Patrick" w:date="2024-10-08T08:49:00Z" w16du:dateUtc="2024-10-08T14:49:00Z">
          <w:r w:rsidR="00855B77" w:rsidDel="00E765E3">
            <w:rPr>
              <w:highlight w:val="yellow"/>
            </w:rPr>
            <w:delText xml:space="preserve">well as it </w:delText>
          </w:r>
        </w:del>
      </w:ins>
      <w:ins w:id="457" w:author="Mingear, Jacob Lee" w:date="2024-10-07T13:23:00Z" w16du:dateUtc="2024-10-07T19:23:00Z">
        <w:del w:id="458" w:author="Walgren, Patrick" w:date="2024-10-08T08:49:00Z" w16du:dateUtc="2024-10-08T14:49:00Z">
          <w:r w:rsidDel="00E765E3">
            <w:rPr>
              <w:highlight w:val="yellow"/>
            </w:rPr>
            <w:delText>has a high interdependence of material properties,</w:delText>
          </w:r>
        </w:del>
      </w:ins>
      <w:ins w:id="459" w:author="Mingear, Jacob Lee" w:date="2024-10-07T13:27:00Z" w16du:dateUtc="2024-10-07T19:27:00Z">
        <w:del w:id="460" w:author="Walgren, Patrick" w:date="2024-10-08T08:49:00Z" w16du:dateUtc="2024-10-08T14:49:00Z">
          <w:r w:rsidR="00855B77" w:rsidDel="00E765E3">
            <w:delText xml:space="preserve"> due to </w:delText>
          </w:r>
        </w:del>
      </w:ins>
      <w:ins w:id="461" w:author="Mingear, Jacob Lee" w:date="2024-10-07T13:23:00Z" w16du:dateUtc="2024-10-07T19:23:00Z">
        <w:del w:id="462" w:author="Walgren, Patrick" w:date="2024-10-08T08:49:00Z" w16du:dateUtc="2024-10-08T14:49:00Z">
          <w:r w:rsidDel="00E765E3">
            <w:delText xml:space="preserve">strain </w:delText>
          </w:r>
        </w:del>
      </w:ins>
      <w:ins w:id="463" w:author="Mingear, Jacob Lee" w:date="2024-10-07T13:27:00Z" w16du:dateUtc="2024-10-07T19:27:00Z">
        <w:del w:id="464" w:author="Walgren, Patrick" w:date="2024-10-08T08:49:00Z" w16du:dateUtc="2024-10-08T14:49:00Z">
          <w:r w:rsidR="00855B77" w:rsidDel="00E765E3">
            <w:delText>being</w:delText>
          </w:r>
        </w:del>
      </w:ins>
      <w:ins w:id="465" w:author="Mingear, Jacob Lee" w:date="2024-10-07T13:23:00Z" w16du:dateUtc="2024-10-07T19:23:00Z">
        <w:del w:id="466" w:author="Walgren, Patrick" w:date="2024-10-08T08:49:00Z" w16du:dateUtc="2024-10-08T14:49:00Z">
          <w:r w:rsidDel="00E765E3">
            <w:delText xml:space="preserve"> measured as a function of temperature at certain stress levels. </w:delText>
          </w:r>
        </w:del>
      </w:ins>
      <w:commentRangeEnd w:id="444"/>
      <w:del w:id="467" w:author="Walgren, Patrick" w:date="2024-10-08T08:49:00Z" w16du:dateUtc="2024-10-08T14:49:00Z">
        <w:r w:rsidR="00E765E3" w:rsidDel="00E765E3">
          <w:rPr>
            <w:rStyle w:val="CommentReference"/>
          </w:rPr>
          <w:commentReference w:id="444"/>
        </w:r>
      </w:del>
      <w:ins w:id="468" w:author="Mingear, Jacob Lee" w:date="2024-10-07T13:22:00Z" w16du:dateUtc="2024-10-07T19:22:00Z">
        <w:r>
          <w:t xml:space="preserve">For all example calibrations in this text, we specify the population size and number of generations to be 100 and at least 10, respectively for NSGA-II. We restrict SLSQP to 100 maximum iterations. Though REACT calibrates for </w:t>
        </w:r>
      </w:ins>
      <w:ins w:id="469" w:author="Mingear, Jacob Lee" w:date="2024-10-07T13:28:00Z" w16du:dateUtc="2024-10-07T19:28:00Z">
        <w:r w:rsidR="00855B77">
          <w:t>only one SMA model</w:t>
        </w:r>
      </w:ins>
      <w:ins w:id="470" w:author="Mingear, Jacob Lee" w:date="2024-10-07T13:22:00Z" w16du:dateUtc="2024-10-07T19:22:00Z">
        <w:r>
          <w:t xml:space="preserve"> at the moment, the developed framework in REACT can be expanded to consider other constitutive models, higher dimensional models (e.g., 3D models with anisotropic effects), and different loading modes (e.g., superelasticity).</w:t>
        </w:r>
      </w:ins>
    </w:p>
    <w:p w14:paraId="7472D3DC" w14:textId="0664D5BD" w:rsidR="0001175F" w:rsidDel="00E765E3" w:rsidRDefault="0001175F" w:rsidP="00A267DB">
      <w:pPr>
        <w:rPr>
          <w:ins w:id="471" w:author="Mingear, Jacob Lee" w:date="2024-10-07T13:22:00Z" w16du:dateUtc="2024-10-07T19:22:00Z"/>
          <w:del w:id="472" w:author="Walgren, Patrick" w:date="2024-10-08T08:49:00Z" w16du:dateUtc="2024-10-08T14:49:00Z"/>
        </w:rPr>
      </w:pPr>
    </w:p>
    <w:p w14:paraId="50AF47FB" w14:textId="4A7D241F" w:rsidR="00A267DB" w:rsidDel="0001175F" w:rsidRDefault="00A267DB" w:rsidP="00A267DB">
      <w:pPr>
        <w:rPr>
          <w:del w:id="473" w:author="Mingear, Jacob Lee" w:date="2024-10-07T13:22:00Z" w16du:dateUtc="2024-10-07T19:22:00Z"/>
        </w:rPr>
      </w:pPr>
      <w:bookmarkStart w:id="474" w:name="_Hlk164063272"/>
      <w:del w:id="475" w:author="Mingear, Jacob Lee" w:date="2024-10-07T13:22:00Z" w16du:dateUtc="2024-10-07T19:22:00Z">
        <w:r w:rsidRPr="00A267DB" w:rsidDel="0001175F">
          <w:rPr>
            <w:highlight w:val="yellow"/>
          </w:rPr>
          <w:delText>Our tool leverages the genetic algorithm NSGA-II</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[23], [24]</w:delText>
        </w:r>
        <w:r w:rsidR="007755B3" w:rsidDel="0001175F">
          <w:rPr>
            <w:highlight w:val="yellow"/>
          </w:rPr>
          <w:fldChar w:fldCharType="end"/>
        </w:r>
        <w:r w:rsidRPr="00A267DB" w:rsidDel="0001175F">
          <w:rPr>
            <w:highlight w:val="yellow"/>
          </w:rPr>
          <w:delText xml:space="preserve"> for the global search and then SLSQP implemented in SciPy</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[25]</w:delText>
        </w:r>
        <w:r w:rsidR="007755B3" w:rsidDel="0001175F">
          <w:rPr>
            <w:highlight w:val="yellow"/>
          </w:rPr>
          <w:fldChar w:fldCharType="end"/>
        </w:r>
        <w:r w:rsidRPr="00A267DB" w:rsidDel="0001175F">
          <w:rPr>
            <w:highlight w:val="yellow"/>
          </w:rPr>
          <w:delText xml:space="preserve"> for the local search, although the tool is modular and can be modified to use other optimization algorithms easily.</w:delText>
        </w:r>
        <w:r w:rsidDel="0001175F">
          <w:delText xml:space="preserve"> </w:delText>
        </w:r>
      </w:del>
      <w:bookmarkEnd w:id="474"/>
      <w:ins w:id="476" w:author="Walgren, Patrick" w:date="2024-06-04T20:26:00Z" w16du:dateUtc="2024-06-05T00:26:00Z">
        <w:del w:id="477" w:author="Mingear, Jacob Lee" w:date="2024-10-07T13:22:00Z" w16du:dateUtc="2024-10-07T19:22:00Z">
          <w:r w:rsidR="002F5A8B" w:rsidDel="0001175F">
            <w:delText>For all example calibrations in this</w:delText>
          </w:r>
        </w:del>
      </w:ins>
      <w:ins w:id="478" w:author="Walgren, Patrick" w:date="2024-06-04T20:27:00Z" w16du:dateUtc="2024-06-05T00:27:00Z">
        <w:del w:id="479" w:author="Mingear, Jacob Lee" w:date="2024-10-07T13:22:00Z" w16du:dateUtc="2024-10-07T19:22:00Z">
          <w:r w:rsidR="002F5A8B" w:rsidDel="0001175F">
            <w:delText xml:space="preserve"> </w:delText>
          </w:r>
        </w:del>
      </w:ins>
      <w:del w:id="480" w:author="Mingear, Jacob Lee" w:date="2024-10-07T13:22:00Z" w16du:dateUtc="2024-10-07T19:22:00Z">
        <w:r w:rsidDel="0001175F">
          <w:delText>T</w:delText>
        </w:r>
      </w:del>
      <w:ins w:id="481" w:author="Walgren, Patrick" w:date="2024-06-04T20:27:00Z" w16du:dateUtc="2024-06-05T00:27:00Z">
        <w:del w:id="482" w:author="Mingear, Jacob Lee" w:date="2024-10-07T13:22:00Z" w16du:dateUtc="2024-10-07T19:22:00Z">
          <w:r w:rsidR="002F5A8B" w:rsidDel="0001175F">
            <w:delText>t</w:delText>
          </w:r>
        </w:del>
      </w:ins>
      <w:del w:id="483" w:author="Mingear, Jacob Lee" w:date="2024-10-07T13:22:00Z" w16du:dateUtc="2024-10-07T19:22:00Z">
        <w:r w:rsidDel="0001175F">
          <w:delText xml:space="preserve">ext, </w:delText>
        </w:r>
      </w:del>
      <w:ins w:id="484" w:author="Walgren, Patrick" w:date="2024-06-04T20:27:00Z" w16du:dateUtc="2024-06-05T00:27:00Z">
        <w:del w:id="485" w:author="Mingear, Jacob Lee" w:date="2024-10-07T13:22:00Z" w16du:dateUtc="2024-10-07T19:22:00Z">
          <w:r w:rsidR="002F5A8B" w:rsidDel="0001175F">
            <w:delText xml:space="preserve">we specify the </w:delText>
          </w:r>
        </w:del>
      </w:ins>
      <w:del w:id="486" w:author="Mingear, Jacob Lee" w:date="2024-10-07T13:22:00Z" w16du:dateUtc="2024-10-07T19:22:00Z">
        <w:r w:rsidDel="0001175F">
          <w:delText>population size</w:delText>
        </w:r>
      </w:del>
      <w:ins w:id="487" w:author="Walgren, Patrick" w:date="2024-06-04T20:27:00Z" w16du:dateUtc="2024-06-05T00:27:00Z">
        <w:del w:id="488" w:author="Mingear, Jacob Lee" w:date="2024-10-07T13:22:00Z" w16du:dateUtc="2024-10-07T19:22:00Z">
          <w:r w:rsidR="002F5A8B" w:rsidDel="0001175F">
            <w:delText xml:space="preserve"> and number of generations to be 100 and at least 10, respectively for NSG</w:delText>
          </w:r>
        </w:del>
      </w:ins>
      <w:ins w:id="489" w:author="Walgren, Patrick" w:date="2024-06-04T20:28:00Z" w16du:dateUtc="2024-06-05T00:28:00Z">
        <w:del w:id="490" w:author="Mingear, Jacob Lee" w:date="2024-10-07T13:22:00Z" w16du:dateUtc="2024-10-07T19:22:00Z">
          <w:r w:rsidR="002F5A8B" w:rsidDel="0001175F">
            <w:delText>A-II</w:delText>
          </w:r>
        </w:del>
      </w:ins>
      <w:ins w:id="491" w:author="Walgren, Patrick" w:date="2024-06-04T20:27:00Z" w16du:dateUtc="2024-06-05T00:27:00Z">
        <w:del w:id="492" w:author="Mingear, Jacob Lee" w:date="2024-10-07T13:22:00Z" w16du:dateUtc="2024-10-07T19:22:00Z">
          <w:r w:rsidR="002F5A8B" w:rsidDel="0001175F">
            <w:delText>.</w:delText>
          </w:r>
        </w:del>
      </w:ins>
      <w:del w:id="493" w:author="Mingear, Jacob Lee" w:date="2024-10-07T13:22:00Z" w16du:dateUtc="2024-10-07T19:22:00Z">
        <w:r w:rsidDel="0001175F">
          <w:delText xml:space="preserve"> for NSGA-II is commonly set to 100 and the genetic algorithm is typically run for at least 10 generations, while is set to run for approximately</w:delText>
        </w:r>
      </w:del>
      <w:ins w:id="494" w:author="Walgren, Patrick" w:date="2024-06-04T20:28:00Z" w16du:dateUtc="2024-06-05T00:28:00Z">
        <w:del w:id="495" w:author="Mingear, Jacob Lee" w:date="2024-10-07T13:22:00Z" w16du:dateUtc="2024-10-07T19:22:00Z">
          <w:r w:rsidR="002F5A8B" w:rsidDel="0001175F">
            <w:delText xml:space="preserve">We </w:delText>
          </w:r>
        </w:del>
      </w:ins>
      <w:ins w:id="496" w:author="Walgren, Patrick" w:date="2024-09-18T10:02:00Z" w16du:dateUtc="2024-09-18T16:02:00Z">
        <w:del w:id="497" w:author="Mingear, Jacob Lee" w:date="2024-10-07T13:22:00Z" w16du:dateUtc="2024-10-07T19:22:00Z">
          <w:r w:rsidR="00E96C6C" w:rsidDel="0001175F">
            <w:delText>restrict</w:delText>
          </w:r>
        </w:del>
      </w:ins>
      <w:ins w:id="498" w:author="Walgren, Patrick" w:date="2024-06-04T20:28:00Z" w16du:dateUtc="2024-06-05T00:28:00Z">
        <w:del w:id="499" w:author="Mingear, Jacob Lee" w:date="2024-10-07T13:22:00Z" w16du:dateUtc="2024-10-07T19:22:00Z">
          <w:r w:rsidR="002F5A8B" w:rsidDel="0001175F">
            <w:delText xml:space="preserve"> SLSQP to</w:delText>
          </w:r>
        </w:del>
      </w:ins>
      <w:del w:id="500" w:author="Mingear, Jacob Lee" w:date="2024-10-07T13:22:00Z" w16du:dateUtc="2024-10-07T19:22:00Z">
        <w:r w:rsidDel="0001175F">
          <w:delText xml:space="preserve"> 100 maximum iterations. All optimization parameters are modifiable in the GUI. </w:delText>
        </w:r>
      </w:del>
    </w:p>
    <w:p w14:paraId="49BBEF88" w14:textId="47A2301D" w:rsidR="0001175F" w:rsidDel="00E765E3" w:rsidRDefault="0001175F" w:rsidP="00A267DB">
      <w:pPr>
        <w:rPr>
          <w:ins w:id="501" w:author="Mingear, Jacob Lee" w:date="2024-10-07T13:17:00Z" w16du:dateUtc="2024-10-07T19:17:00Z"/>
          <w:del w:id="502" w:author="Walgren, Patrick" w:date="2024-10-08T08:49:00Z" w16du:dateUtc="2024-10-08T14:49:00Z"/>
        </w:rPr>
      </w:pPr>
    </w:p>
    <w:p w14:paraId="6F13D4AD" w14:textId="77777777" w:rsidR="00A267DB" w:rsidRDefault="00A267DB" w:rsidP="007A7F3B"/>
    <w:p w14:paraId="073F18C4" w14:textId="32929DD6" w:rsidR="007A7F3B" w:rsidRPr="007A7F3B" w:rsidRDefault="009122B4" w:rsidP="007A7F3B">
      <w:pPr>
        <w:rPr>
          <w:b/>
          <w:bCs/>
        </w:rPr>
      </w:pPr>
      <w:commentRangeStart w:id="503"/>
      <w:ins w:id="504" w:author="Mingear, Jacob Lee" w:date="2024-10-07T13:36:00Z" w16du:dateUtc="2024-10-07T19:36:00Z">
        <w:del w:id="505" w:author="Walgren, Patrick" w:date="2024-10-08T08:50:00Z" w16du:dateUtc="2024-10-08T14:50:00Z">
          <w:r w:rsidDel="00E765E3">
            <w:rPr>
              <w:b/>
              <w:bCs/>
            </w:rPr>
            <w:delText>Brief of</w:delText>
          </w:r>
        </w:del>
      </w:ins>
      <w:ins w:id="506" w:author="Walgren, Patrick" w:date="2024-10-08T08:50:00Z" w16du:dateUtc="2024-10-08T14:50:00Z">
        <w:r w:rsidR="00E765E3">
          <w:rPr>
            <w:b/>
            <w:bCs/>
          </w:rPr>
          <w:t>The</w:t>
        </w:r>
      </w:ins>
      <w:ins w:id="507" w:author="Mingear, Jacob Lee" w:date="2024-10-07T13:33:00Z" w16du:dateUtc="2024-10-07T19:33:00Z">
        <w:r w:rsidR="00772F21">
          <w:rPr>
            <w:b/>
            <w:bCs/>
          </w:rPr>
          <w:t xml:space="preserve"> </w:t>
        </w:r>
      </w:ins>
      <w:commentRangeStart w:id="508"/>
      <w:r w:rsidR="007A7F3B" w:rsidRPr="007A7F3B">
        <w:rPr>
          <w:b/>
          <w:bCs/>
        </w:rPr>
        <w:t>One-dimensional Lagoudas SMA Constitutive Model</w:t>
      </w:r>
      <w:commentRangeEnd w:id="508"/>
      <w:r w:rsidR="006F4BB1">
        <w:rPr>
          <w:rStyle w:val="CommentReference"/>
        </w:rPr>
        <w:commentReference w:id="508"/>
      </w:r>
      <w:commentRangeEnd w:id="503"/>
      <w:r w:rsidR="00E765E3">
        <w:rPr>
          <w:rStyle w:val="CommentReference"/>
        </w:rPr>
        <w:commentReference w:id="503"/>
      </w:r>
      <w:ins w:id="509" w:author="Walgren, Patrick" w:date="2024-10-08T08:50:00Z" w16du:dateUtc="2024-10-08T14:50:00Z">
        <w:r w:rsidR="00E765E3">
          <w:rPr>
            <w:b/>
            <w:bCs/>
          </w:rPr>
          <w:t>: A brief primer</w:t>
        </w:r>
      </w:ins>
    </w:p>
    <w:p w14:paraId="28791284" w14:textId="3A9FA2C1" w:rsidR="001B2481" w:rsidRDefault="001B2481" w:rsidP="001B2481">
      <w:bookmarkStart w:id="510" w:name="_Hlk164063389"/>
      <w:bookmarkStart w:id="511" w:name="_Hlk175831488"/>
      <w:commentRangeStart w:id="512"/>
      <w:commentRangeStart w:id="513"/>
      <w:commentRangeStart w:id="514"/>
      <w:r w:rsidRPr="00A267DB">
        <w:rPr>
          <w:highlight w:val="yellow"/>
        </w:rPr>
        <w:t>The Lagoudas shape memory alloy constitutive model uses the Gibbs' free energy to derive a thermodynamically consistent relationship between stress and strain.</w:t>
      </w:r>
      <w:r>
        <w:t xml:space="preserve"> In this</w:t>
      </w:r>
      <w:commentRangeEnd w:id="512"/>
      <w:r>
        <w:rPr>
          <w:rStyle w:val="CommentReference"/>
        </w:rPr>
        <w:commentReference w:id="512"/>
      </w:r>
      <w:commentRangeEnd w:id="513"/>
      <w:r>
        <w:rPr>
          <w:rStyle w:val="CommentReference"/>
        </w:rPr>
        <w:commentReference w:id="513"/>
      </w:r>
      <w:commentRangeEnd w:id="514"/>
      <w:r>
        <w:rPr>
          <w:rStyle w:val="CommentReference"/>
        </w:rPr>
        <w:commentReference w:id="514"/>
      </w:r>
      <w:r>
        <w:t xml:space="preserve"> work, we leverage the temperature- and strain-driven implementation of this model for wider applicability in standard finite element suites. In this section, we will omit a full model derivation</w:t>
      </w:r>
      <w:r w:rsidR="006C5A35">
        <w:t xml:space="preserve"> (see Lagoudas et al. </w:t>
      </w:r>
      <w:r w:rsidR="006C5A35">
        <w:fldChar w:fldCharType="begin"/>
      </w:r>
      <w:r w:rsidR="003B6D4B">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3B6D4B" w:rsidRPr="003B6D4B">
        <w:rPr>
          <w:rFonts w:ascii="Calibri" w:hAnsi="Calibri" w:cs="Calibri"/>
        </w:rPr>
        <w:t>[5]</w:t>
      </w:r>
      <w:r w:rsidR="006C5A35">
        <w:fldChar w:fldCharType="end"/>
      </w:r>
      <w:r w:rsidR="006C5A35">
        <w:t xml:space="preserve"> for more </w:t>
      </w:r>
      <w:r w:rsidR="006C5A35">
        <w:lastRenderedPageBreak/>
        <w:t xml:space="preserve">information) </w:t>
      </w:r>
      <w:r>
        <w:t>, but rather highlight the seventeen</w:t>
      </w:r>
      <w:r w:rsidR="006C5A35">
        <w:t xml:space="preserve"> unique but dependent</w:t>
      </w:r>
      <w:r>
        <w:t xml:space="preserve"> model parameters that need calibrated and their effects on constitutive behavior. </w:t>
      </w:r>
    </w:p>
    <w:p w14:paraId="47C82772" w14:textId="40DC8654" w:rsidR="001B2481" w:rsidRDefault="001B2481" w:rsidP="001B2481">
      <w:pPr>
        <w:pStyle w:val="Caption"/>
        <w:keepNext/>
      </w:pPr>
      <w:r>
        <w:t xml:space="preserve">Table </w:t>
      </w:r>
      <w:fldSimple w:instr=" SEQ Table \* ARABIC ">
        <w:r w:rsidR="00204FB2">
          <w:rPr>
            <w:noProof/>
          </w:rPr>
          <w:t>1</w:t>
        </w:r>
      </w:fldSimple>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c>
          <w:tcPr>
            <w:tcW w:w="5184" w:type="dxa"/>
          </w:tcPr>
          <w:p w14:paraId="649E23EB" w14:textId="77777777" w:rsidR="001B2481" w:rsidRPr="001A0D06" w:rsidRDefault="001B2481" w:rsidP="00CA769D">
            <w:pPr>
              <w:rPr>
                <w:b/>
                <w:bCs/>
              </w:rPr>
            </w:pPr>
            <w:commentRangeStart w:id="515"/>
            <w:r>
              <w:rPr>
                <w:b/>
                <w:bCs/>
              </w:rPr>
              <w:t>Parameter</w:t>
            </w:r>
            <w:commentRangeEnd w:id="515"/>
            <w:r>
              <w:rPr>
                <w:rStyle w:val="CommentReference"/>
              </w:rPr>
              <w:commentReference w:id="515"/>
            </w:r>
          </w:p>
        </w:tc>
        <w:tc>
          <w:tcPr>
            <w:tcW w:w="2304" w:type="dxa"/>
            <w:vAlign w:val="center"/>
          </w:tcPr>
          <w:p w14:paraId="21D4D09B" w14:textId="77777777" w:rsidR="001B2481" w:rsidRPr="001A0D06" w:rsidRDefault="001B2481" w:rsidP="00CA769D">
            <w:pPr>
              <w:jc w:val="center"/>
              <w:rPr>
                <w:b/>
                <w:bCs/>
              </w:rPr>
            </w:pPr>
            <w:r>
              <w:rPr>
                <w:b/>
                <w:bCs/>
              </w:rPr>
              <w:t>Mathematical Symbol</w:t>
            </w:r>
          </w:p>
        </w:tc>
        <w:tc>
          <w:tcPr>
            <w:tcW w:w="1152" w:type="dxa"/>
            <w:vAlign w:val="center"/>
          </w:tcPr>
          <w:p w14:paraId="7C5382CD" w14:textId="77777777" w:rsidR="001B2481" w:rsidRPr="001A0D06" w:rsidRDefault="001B2481" w:rsidP="00CA769D">
            <w:pPr>
              <w:jc w:val="center"/>
              <w:rPr>
                <w:b/>
                <w:bCs/>
              </w:rPr>
            </w:pPr>
            <w:r>
              <w:rPr>
                <w:b/>
                <w:bCs/>
              </w:rPr>
              <w:t>Units (SI)</w:t>
            </w:r>
          </w:p>
        </w:tc>
      </w:tr>
      <w:tr w:rsidR="001B2481" w14:paraId="44B4D719" w14:textId="77777777" w:rsidTr="00CA769D">
        <w:tc>
          <w:tcPr>
            <w:tcW w:w="5184" w:type="dxa"/>
            <w:tcBorders>
              <w:bottom w:val="single" w:sz="4" w:space="0" w:color="auto"/>
            </w:tcBorders>
          </w:tcPr>
          <w:p w14:paraId="39A46B71" w14:textId="77777777" w:rsidR="001B2481" w:rsidRPr="001A0D06" w:rsidRDefault="001B2481" w:rsidP="00CA769D">
            <w:pPr>
              <w:rPr>
                <w:b/>
                <w:bCs/>
              </w:rPr>
            </w:pPr>
            <w:r>
              <w:rPr>
                <w:b/>
                <w:bCs/>
              </w:rPr>
              <w:t>Thermoelastic properties</w:t>
            </w:r>
          </w:p>
        </w:tc>
        <w:tc>
          <w:tcPr>
            <w:tcW w:w="2304" w:type="dxa"/>
            <w:tcBorders>
              <w:bottom w:val="single" w:sz="4" w:space="0" w:color="auto"/>
            </w:tcBorders>
            <w:vAlign w:val="center"/>
          </w:tcPr>
          <w:p w14:paraId="73BA95FB" w14:textId="77777777" w:rsidR="001B2481" w:rsidRDefault="001B2481" w:rsidP="00CA769D">
            <w:pPr>
              <w:jc w:val="center"/>
            </w:pPr>
          </w:p>
        </w:tc>
        <w:tc>
          <w:tcPr>
            <w:tcW w:w="1152" w:type="dxa"/>
            <w:tcBorders>
              <w:bottom w:val="single" w:sz="4" w:space="0" w:color="auto"/>
            </w:tcBorders>
            <w:vAlign w:val="center"/>
          </w:tcPr>
          <w:p w14:paraId="5818A668" w14:textId="77777777" w:rsidR="001B2481" w:rsidRDefault="001B2481" w:rsidP="00CA769D">
            <w:pPr>
              <w:jc w:val="center"/>
            </w:pPr>
          </w:p>
        </w:tc>
      </w:tr>
      <w:tr w:rsidR="001B2481" w14:paraId="292C1FF7" w14:textId="77777777" w:rsidTr="00CA769D">
        <w:tc>
          <w:tcPr>
            <w:tcW w:w="5184" w:type="dxa"/>
            <w:tcBorders>
              <w:top w:val="single" w:sz="4" w:space="0" w:color="auto"/>
            </w:tcBorders>
          </w:tcPr>
          <w:p w14:paraId="68ACA276" w14:textId="77777777" w:rsidR="001B2481" w:rsidRDefault="001B2481" w:rsidP="00CA769D">
            <w:r>
              <w:t>Elastic moduli</w:t>
            </w:r>
          </w:p>
        </w:tc>
        <w:tc>
          <w:tcPr>
            <w:tcW w:w="2304" w:type="dxa"/>
            <w:tcBorders>
              <w:top w:val="single" w:sz="4" w:space="0" w:color="auto"/>
            </w:tcBorders>
            <w:vAlign w:val="center"/>
          </w:tcPr>
          <w:p w14:paraId="41E1748A" w14:textId="77777777" w:rsidR="001B2481" w:rsidRDefault="00000000"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Default="001B2481" w:rsidP="00CA769D">
            <w:pPr>
              <w:jc w:val="center"/>
            </w:pPr>
            <w:r>
              <w:t>Pa</w:t>
            </w:r>
          </w:p>
        </w:tc>
      </w:tr>
      <w:tr w:rsidR="001B2481" w14:paraId="4B94DEDC" w14:textId="77777777" w:rsidTr="00CA769D">
        <w:tc>
          <w:tcPr>
            <w:tcW w:w="5184" w:type="dxa"/>
          </w:tcPr>
          <w:p w14:paraId="1CD32166" w14:textId="77777777" w:rsidR="001B2481" w:rsidRDefault="001B2481" w:rsidP="00CA769D">
            <w:r>
              <w:t>Coefficient of thermal expansion</w:t>
            </w:r>
          </w:p>
        </w:tc>
        <w:tc>
          <w:tcPr>
            <w:tcW w:w="2304" w:type="dxa"/>
            <w:vAlign w:val="center"/>
          </w:tcPr>
          <w:p w14:paraId="6AB4FCCA" w14:textId="77777777" w:rsidR="001B2481"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Default="001B2481" w:rsidP="00CA769D">
            <w:pPr>
              <w:jc w:val="center"/>
            </w:pPr>
            <w:r>
              <w:t>1/K</w:t>
            </w:r>
          </w:p>
        </w:tc>
      </w:tr>
      <w:tr w:rsidR="001B2481" w14:paraId="0C9C2191" w14:textId="77777777" w:rsidTr="00CA769D">
        <w:tc>
          <w:tcPr>
            <w:tcW w:w="5184" w:type="dxa"/>
            <w:tcBorders>
              <w:bottom w:val="single" w:sz="4" w:space="0" w:color="auto"/>
            </w:tcBorders>
          </w:tcPr>
          <w:p w14:paraId="29368C25" w14:textId="77777777" w:rsidR="001B2481" w:rsidRPr="001A0D06" w:rsidRDefault="001B2481" w:rsidP="00CA769D">
            <w:pPr>
              <w:rPr>
                <w:b/>
                <w:bCs/>
              </w:rPr>
            </w:pPr>
            <w:r>
              <w:rPr>
                <w:b/>
                <w:bCs/>
              </w:rPr>
              <w:t>Transformation properties</w:t>
            </w:r>
          </w:p>
        </w:tc>
        <w:tc>
          <w:tcPr>
            <w:tcW w:w="2304" w:type="dxa"/>
            <w:tcBorders>
              <w:bottom w:val="single" w:sz="4" w:space="0" w:color="auto"/>
            </w:tcBorders>
            <w:vAlign w:val="center"/>
          </w:tcPr>
          <w:p w14:paraId="2CAB2256"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pPr>
          </w:p>
        </w:tc>
      </w:tr>
      <w:tr w:rsidR="001B2481" w14:paraId="6784E87C" w14:textId="77777777" w:rsidTr="00CA769D">
        <w:tc>
          <w:tcPr>
            <w:tcW w:w="5184" w:type="dxa"/>
            <w:tcBorders>
              <w:top w:val="single" w:sz="4" w:space="0" w:color="auto"/>
            </w:tcBorders>
          </w:tcPr>
          <w:p w14:paraId="5CC05E43" w14:textId="534E75B4" w:rsidR="001B2481" w:rsidRPr="001A0D06" w:rsidRDefault="001B2481" w:rsidP="00CA769D">
            <w:r>
              <w:t>Transformation temperatures</w:t>
            </w:r>
            <w:ins w:id="516" w:author="Mingear, Jacob Lee" w:date="2024-10-07T16:28:00Z" w16du:dateUtc="2024-10-07T22:28:00Z">
              <w:r w:rsidR="008C6794">
                <w:t xml:space="preserve"> (at zero-stress)</w:t>
              </w:r>
            </w:ins>
          </w:p>
        </w:tc>
        <w:tc>
          <w:tcPr>
            <w:tcW w:w="2304" w:type="dxa"/>
            <w:tcBorders>
              <w:top w:val="single" w:sz="4" w:space="0" w:color="auto"/>
            </w:tcBorders>
            <w:vAlign w:val="center"/>
          </w:tcPr>
          <w:p w14:paraId="5AED1F15"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Default="001B2481" w:rsidP="00CA769D">
            <w:pPr>
              <w:jc w:val="center"/>
            </w:pPr>
            <w:r>
              <w:t>K</w:t>
            </w:r>
          </w:p>
        </w:tc>
      </w:tr>
      <w:tr w:rsidR="001B2481" w14:paraId="3AC79193" w14:textId="77777777" w:rsidTr="00CA769D">
        <w:tc>
          <w:tcPr>
            <w:tcW w:w="5184" w:type="dxa"/>
          </w:tcPr>
          <w:p w14:paraId="70D7C711" w14:textId="77777777" w:rsidR="001B2481" w:rsidRDefault="001B2481" w:rsidP="00CA769D">
            <w:r>
              <w:t>Stress-influence coefficients</w:t>
            </w:r>
          </w:p>
        </w:tc>
        <w:tc>
          <w:tcPr>
            <w:tcW w:w="2304" w:type="dxa"/>
            <w:vAlign w:val="center"/>
          </w:tcPr>
          <w:p w14:paraId="20FCD834" w14:textId="77777777" w:rsidR="001B2481" w:rsidRDefault="00000000"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Default="001B2481" w:rsidP="00CA769D">
            <w:pPr>
              <w:jc w:val="center"/>
            </w:pPr>
            <w:r>
              <w:t>Pa/K</w:t>
            </w:r>
          </w:p>
        </w:tc>
      </w:tr>
      <w:tr w:rsidR="001B2481" w14:paraId="5F98A83B" w14:textId="77777777" w:rsidTr="00CA769D">
        <w:tc>
          <w:tcPr>
            <w:tcW w:w="5184" w:type="dxa"/>
            <w:tcBorders>
              <w:bottom w:val="single" w:sz="4" w:space="0" w:color="auto"/>
            </w:tcBorders>
          </w:tcPr>
          <w:p w14:paraId="15287E82" w14:textId="77777777" w:rsidR="001B2481" w:rsidRPr="001A0D06" w:rsidRDefault="001B2481" w:rsidP="00CA769D">
            <w:pPr>
              <w:rPr>
                <w:b/>
                <w:bCs/>
              </w:rPr>
            </w:pPr>
            <w:r>
              <w:rPr>
                <w:b/>
                <w:bCs/>
              </w:rPr>
              <w:t>Transformation strain properties</w:t>
            </w:r>
          </w:p>
        </w:tc>
        <w:tc>
          <w:tcPr>
            <w:tcW w:w="2304" w:type="dxa"/>
            <w:tcBorders>
              <w:bottom w:val="single" w:sz="4" w:space="0" w:color="auto"/>
            </w:tcBorders>
            <w:vAlign w:val="center"/>
          </w:tcPr>
          <w:p w14:paraId="4D8A0D5A"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pPr>
          </w:p>
        </w:tc>
      </w:tr>
      <w:tr w:rsidR="001B2481" w14:paraId="144D20A5" w14:textId="77777777" w:rsidTr="00CA769D">
        <w:tc>
          <w:tcPr>
            <w:tcW w:w="5184" w:type="dxa"/>
            <w:tcBorders>
              <w:top w:val="single" w:sz="4" w:space="0" w:color="auto"/>
            </w:tcBorders>
          </w:tcPr>
          <w:p w14:paraId="7E7AB5D3" w14:textId="77777777" w:rsidR="001B2481" w:rsidRPr="001A0D06" w:rsidRDefault="001B2481" w:rsidP="00CA769D">
            <w:r>
              <w:t>Minimum transformation strain</w:t>
            </w:r>
          </w:p>
        </w:tc>
        <w:tc>
          <w:tcPr>
            <w:tcW w:w="2304" w:type="dxa"/>
            <w:tcBorders>
              <w:top w:val="single" w:sz="4" w:space="0" w:color="auto"/>
            </w:tcBorders>
            <w:vAlign w:val="center"/>
          </w:tcPr>
          <w:p w14:paraId="449E4A0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77777777" w:rsidR="001B2481" w:rsidRDefault="001B2481" w:rsidP="00CA769D">
            <w:pPr>
              <w:jc w:val="center"/>
            </w:pPr>
            <w:r>
              <w:t>mm/mm</w:t>
            </w:r>
          </w:p>
        </w:tc>
      </w:tr>
      <w:tr w:rsidR="001B2481" w14:paraId="755CE7AF" w14:textId="77777777" w:rsidTr="00CA769D">
        <w:tc>
          <w:tcPr>
            <w:tcW w:w="5184" w:type="dxa"/>
          </w:tcPr>
          <w:p w14:paraId="6DEA07DF" w14:textId="77777777" w:rsidR="001B2481" w:rsidRDefault="001B2481" w:rsidP="00CA769D">
            <w:r>
              <w:t>Maximum transformation strain</w:t>
            </w:r>
          </w:p>
        </w:tc>
        <w:tc>
          <w:tcPr>
            <w:tcW w:w="2304" w:type="dxa"/>
            <w:vAlign w:val="center"/>
          </w:tcPr>
          <w:p w14:paraId="463CDD1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Default="001B2481" w:rsidP="00CA769D">
            <w:pPr>
              <w:jc w:val="center"/>
            </w:pPr>
            <w:r>
              <w:t>mm/mm</w:t>
            </w:r>
          </w:p>
        </w:tc>
      </w:tr>
      <w:tr w:rsidR="001B2481" w14:paraId="2C85B9C4" w14:textId="77777777" w:rsidTr="00CA769D">
        <w:tc>
          <w:tcPr>
            <w:tcW w:w="5184" w:type="dxa"/>
          </w:tcPr>
          <w:p w14:paraId="08310EC0" w14:textId="77777777" w:rsidR="001B2481" w:rsidRDefault="001B2481" w:rsidP="00CA769D">
            <w:r>
              <w:t>Critical stress at which transformation strain manifests</w:t>
            </w:r>
          </w:p>
        </w:tc>
        <w:tc>
          <w:tcPr>
            <w:tcW w:w="2304" w:type="dxa"/>
            <w:vAlign w:val="center"/>
          </w:tcPr>
          <w:p w14:paraId="5D0F9E0F" w14:textId="77777777" w:rsidR="001B2481" w:rsidRPr="001A0D06"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Default="001B2481" w:rsidP="00CA769D">
            <w:pPr>
              <w:jc w:val="center"/>
            </w:pPr>
            <w:r>
              <w:t>Pa</w:t>
            </w:r>
          </w:p>
        </w:tc>
      </w:tr>
      <w:tr w:rsidR="001B2481" w14:paraId="39E5C37E" w14:textId="77777777" w:rsidTr="00CA769D">
        <w:tc>
          <w:tcPr>
            <w:tcW w:w="5184" w:type="dxa"/>
          </w:tcPr>
          <w:p w14:paraId="21345FE2" w14:textId="77777777" w:rsidR="001B2481" w:rsidRDefault="001B2481" w:rsidP="00CA769D">
            <w:r>
              <w:t>Transformation strain rise time</w:t>
            </w:r>
          </w:p>
        </w:tc>
        <w:tc>
          <w:tcPr>
            <w:tcW w:w="2304" w:type="dxa"/>
            <w:vAlign w:val="center"/>
          </w:tcPr>
          <w:p w14:paraId="714F261C" w14:textId="77777777" w:rsidR="001B2481"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Default="001B2481" w:rsidP="00CA769D">
            <w:pPr>
              <w:jc w:val="center"/>
            </w:pPr>
            <w:r>
              <w:t>1/Pa</w:t>
            </w:r>
          </w:p>
        </w:tc>
      </w:tr>
      <w:tr w:rsidR="001B2481" w14:paraId="1F1FEED8" w14:textId="77777777" w:rsidTr="00CA769D">
        <w:tc>
          <w:tcPr>
            <w:tcW w:w="5184" w:type="dxa"/>
            <w:tcBorders>
              <w:bottom w:val="single" w:sz="4" w:space="0" w:color="auto"/>
            </w:tcBorders>
          </w:tcPr>
          <w:p w14:paraId="3E8991F0" w14:textId="77777777" w:rsidR="001B2481" w:rsidRPr="001123FD" w:rsidRDefault="001B2481" w:rsidP="00CA769D">
            <w:pPr>
              <w:rPr>
                <w:b/>
                <w:bCs/>
              </w:rPr>
            </w:pPr>
            <w:r>
              <w:rPr>
                <w:b/>
                <w:bCs/>
              </w:rPr>
              <w:t>Smooth hardening properties</w:t>
            </w:r>
          </w:p>
        </w:tc>
        <w:tc>
          <w:tcPr>
            <w:tcW w:w="2304" w:type="dxa"/>
            <w:tcBorders>
              <w:bottom w:val="single" w:sz="4" w:space="0" w:color="auto"/>
            </w:tcBorders>
            <w:vAlign w:val="center"/>
          </w:tcPr>
          <w:p w14:paraId="3EB083DF" w14:textId="77777777" w:rsidR="001B2481"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pPr>
          </w:p>
        </w:tc>
      </w:tr>
      <w:tr w:rsidR="001B2481" w14:paraId="3F6A92FA" w14:textId="77777777" w:rsidTr="00CA769D">
        <w:tc>
          <w:tcPr>
            <w:tcW w:w="5184" w:type="dxa"/>
            <w:tcBorders>
              <w:top w:val="single" w:sz="4" w:space="0" w:color="auto"/>
            </w:tcBorders>
          </w:tcPr>
          <w:p w14:paraId="271A998E" w14:textId="77777777" w:rsidR="001B2481" w:rsidRPr="001123FD" w:rsidRDefault="001B2481" w:rsidP="00CA769D">
            <w:r>
              <w:t>Smooth hardening coefficients</w:t>
            </w:r>
          </w:p>
        </w:tc>
        <w:tc>
          <w:tcPr>
            <w:tcW w:w="2304" w:type="dxa"/>
            <w:tcBorders>
              <w:top w:val="single" w:sz="4" w:space="0" w:color="auto"/>
            </w:tcBorders>
            <w:vAlign w:val="center"/>
          </w:tcPr>
          <w:p w14:paraId="4281A232" w14:textId="77777777" w:rsidR="001B2481"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Default="001B2481" w:rsidP="00CA769D">
            <w:pPr>
              <w:jc w:val="center"/>
            </w:pPr>
            <w:r>
              <w:t>-</w:t>
            </w:r>
          </w:p>
        </w:tc>
      </w:tr>
    </w:tbl>
    <w:p w14:paraId="76955CFB" w14:textId="77777777" w:rsidR="001B2481" w:rsidRDefault="001B2481" w:rsidP="001B2481"/>
    <w:p w14:paraId="5B1D0A0F" w14:textId="77777777" w:rsidR="001B2481" w:rsidRPr="00156251" w:rsidRDefault="001B2481" w:rsidP="001B2481">
      <w:r w:rsidRPr="00156251">
        <w:t>The Lagoudas one-dimensional constitutive model comprises four interdependent parameter groups.</w:t>
      </w:r>
    </w:p>
    <w:p w14:paraId="0417CB7A" w14:textId="0DF1E35A" w:rsidR="001B2481" w:rsidRPr="00156251" w:rsidRDefault="001B2481" w:rsidP="001B2481">
      <w:pPr>
        <w:pStyle w:val="ListParagraph"/>
        <w:numPr>
          <w:ilvl w:val="0"/>
          <w:numId w:val="6"/>
        </w:numPr>
      </w:pPr>
      <w:r>
        <w:rPr>
          <w:b/>
          <w:bCs/>
        </w:rPr>
        <w:t xml:space="preserve">Thermoelastic properties </w:t>
      </w:r>
      <w:r>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Pr>
          <w:rFonts w:eastAsiaTheme="minorEastAsia"/>
        </w:rPr>
        <w:t xml:space="preserve"> for austenite and martensite, respectively) and the coefficient of thermal expansion </w:t>
      </w:r>
      <m:oMath>
        <m:r>
          <w:rPr>
            <w:rFonts w:ascii="Cambria Math" w:eastAsiaTheme="minorEastAsia" w:hAnsi="Cambria Math"/>
          </w:rPr>
          <m:t>α</m:t>
        </m:r>
      </m:oMath>
      <w:r>
        <w:rPr>
          <w:rFonts w:eastAsiaTheme="minorEastAsia"/>
        </w:rPr>
        <w:t>. Note this model formulation assumes the coefficient of thermal expansion is constant with respect to material phase; this allows the use of simpler nonlinear solution methods (i.e., Convex Cutting Plane</w:t>
      </w:r>
      <w:r w:rsidR="00067A4C">
        <w:rPr>
          <w:rFonts w:eastAsiaTheme="minorEastAsia"/>
        </w:rPr>
        <w:t xml:space="preserve"> </w:t>
      </w:r>
      <w:r w:rsidR="00067A4C">
        <w:rPr>
          <w:rFonts w:eastAsiaTheme="minorEastAsia"/>
        </w:rPr>
        <w:fldChar w:fldCharType="begin"/>
      </w:r>
      <w:r w:rsidR="00036BA7">
        <w:rPr>
          <w:rFonts w:eastAsiaTheme="minorEastAsia"/>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36BA7" w:rsidRPr="00036BA7">
        <w:rPr>
          <w:rFonts w:ascii="Calibri" w:hAnsi="Calibri" w:cs="Calibri"/>
        </w:rPr>
        <w:t>[27]</w:t>
      </w:r>
      <w:r w:rsidR="00067A4C">
        <w:rPr>
          <w:rFonts w:eastAsiaTheme="minorEastAsia"/>
        </w:rPr>
        <w:fldChar w:fldCharType="end"/>
      </w:r>
      <w:r>
        <w:rPr>
          <w:rFonts w:eastAsiaTheme="minorEastAsia"/>
        </w:rPr>
        <w:t>).</w:t>
      </w:r>
    </w:p>
    <w:p w14:paraId="1FE5BB9F" w14:textId="77777777" w:rsidR="001B2481" w:rsidRPr="00A15DC6" w:rsidRDefault="001B2481" w:rsidP="001B2481">
      <w:pPr>
        <w:pStyle w:val="ListParagraph"/>
        <w:numPr>
          <w:ilvl w:val="0"/>
          <w:numId w:val="6"/>
        </w:numPr>
      </w:pPr>
      <w:r>
        <w:rPr>
          <w:b/>
          <w:bCs/>
        </w:rPr>
        <w:t>Transformation properties</w:t>
      </w:r>
      <w:r>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w:r>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Pr>
          <w:rFonts w:eastAsiaTheme="minorEastAsia"/>
        </w:rPr>
        <w:t xml:space="preserve"> gives these two values. </w:t>
      </w:r>
    </w:p>
    <w:p w14:paraId="4B5B945C" w14:textId="77777777" w:rsidR="001B2481" w:rsidRPr="00B6396C" w:rsidRDefault="001B2481" w:rsidP="001B2481">
      <w:pPr>
        <w:pStyle w:val="ListParagraph"/>
        <w:numPr>
          <w:ilvl w:val="0"/>
          <w:numId w:val="6"/>
        </w:numPr>
      </w:pPr>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Pr>
          <w:rFonts w:eastAsiaTheme="minorEastAsia"/>
        </w:rPr>
        <w:t xml:space="preserve"> defines the critical stress at which transformation strain manifests, and </w:t>
      </w:r>
      <m:oMath>
        <m:r>
          <w:rPr>
            <w:rFonts w:ascii="Cambria Math" w:eastAsiaTheme="minorEastAsia" w:hAnsi="Cambria Math"/>
          </w:rPr>
          <m:t>k</m:t>
        </m:r>
      </m:oMath>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Pr>
          <w:rFonts w:eastAsiaTheme="minorEastAsia"/>
        </w:rPr>
        <w:t xml:space="preserve">. </w:t>
      </w:r>
    </w:p>
    <w:p w14:paraId="13575FD9" w14:textId="2F75F3BA" w:rsidR="001B2481" w:rsidRPr="00156251" w:rsidRDefault="001B2481" w:rsidP="001B2481">
      <w:pPr>
        <w:pStyle w:val="ListParagraph"/>
        <w:numPr>
          <w:ilvl w:val="0"/>
          <w:numId w:val="6"/>
        </w:numPr>
      </w:pPr>
      <w:r>
        <w:rPr>
          <w:b/>
          <w:bCs/>
        </w:rPr>
        <w:lastRenderedPageBreak/>
        <w:t>Smooth hardening properties</w:t>
      </w:r>
      <w:r>
        <w:t xml:space="preserve"> define the smoothness of the transition between elastic response and transformation, or vice versa. They are numerical values bounded between 0 and 1</w:t>
      </w:r>
      <w:r w:rsidR="00550CA1">
        <w:t xml:space="preserve"> and are ordered from one to four, corresponding to a hot-to-cold actuation loop (i.e.,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Pr>
          <w:rFonts w:eastAsiaTheme="minorEastAsia"/>
        </w:rPr>
        <w:t>).</w:t>
      </w:r>
      <w:r>
        <w:t xml:space="preserve"> </w:t>
      </w:r>
    </w:p>
    <w:p w14:paraId="1A04B3D1" w14:textId="1BD31483" w:rsidR="001B2481" w:rsidRPr="00711EAD" w:rsidRDefault="001B2481" w:rsidP="001B2481">
      <w:pPr>
        <w:rPr>
          <w:color w:val="FF0000"/>
        </w:rPr>
      </w:pPr>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525"/>
      <w:commentRangeStart w:id="526"/>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525"/>
      <w:r>
        <w:rPr>
          <w:rStyle w:val="CommentReference"/>
        </w:rPr>
        <w:commentReference w:id="525"/>
      </w:r>
      <w:commentRangeEnd w:id="526"/>
      <w:r>
        <w:rPr>
          <w:rStyle w:val="CommentReference"/>
        </w:rPr>
        <w:commentReference w:id="526"/>
      </w:r>
      <w:r>
        <w:t xml:space="preserve">) </w:t>
      </w:r>
      <w:r>
        <w:fldChar w:fldCharType="begin"/>
      </w:r>
      <w:r w:rsidR="003B6D4B">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003B6D4B" w:rsidRPr="003B6D4B">
        <w:rPr>
          <w:rFonts w:ascii="Calibri" w:hAnsi="Calibri" w:cs="Calibri"/>
        </w:rPr>
        <w:t>[11]</w:t>
      </w:r>
      <w:r>
        <w:fldChar w:fldCharType="end"/>
      </w:r>
      <w:r>
        <w:t xml:space="preserve">. </w:t>
      </w:r>
    </w:p>
    <w:p w14:paraId="4173244E" w14:textId="26697757" w:rsidR="001B2481" w:rsidRDefault="001B2481" w:rsidP="001B2481">
      <w:commentRangeStart w:id="527"/>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527"/>
      <w:r>
        <w:rPr>
          <w:rStyle w:val="CommentReference"/>
        </w:rPr>
        <w:commentReference w:id="527"/>
      </w:r>
      <w:r w:rsidRPr="00A267DB">
        <w:rPr>
          <w:highlight w:val="yellow"/>
        </w:rPr>
        <w:t>.</w:t>
      </w:r>
      <w:r>
        <w:t xml:space="preserve"> While the stress-influence coefficients are single numbers for each phase, they are only one part of the </w:t>
      </w:r>
      <w:commentRangeStart w:id="528"/>
      <w:r>
        <w:t>mathematical expression to define the transformation surface in stress-temperature space</w:t>
      </w:r>
      <w:commentRangeEnd w:id="528"/>
      <w:r>
        <w:rPr>
          <w:rStyle w:val="CommentReference"/>
        </w:rPr>
        <w:commentReference w:id="528"/>
      </w:r>
      <w:r w:rsidR="00A64E12">
        <w:t xml:space="preserve"> (see Lagoudas et al. for more information </w:t>
      </w:r>
      <w:r w:rsidR="00A64E12">
        <w:fldChar w:fldCharType="begin"/>
      </w:r>
      <w:r w:rsidR="003B6D4B">
        <w:instrText xml:space="preserve"> ADDIN ZOTERO_ITEM CSL_CITATION {"citationID":"ruNJgxBb","properties":{"formattedCitation":"[5]","plainCitation":"[5]","noteIndex":0},"citationItems":[{"id":1124,"uris":["http://zotero.org/users/4607708/items/76LE7B32"],"itemData":{"id":1124,"type":"article-journal","container-title":"International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3B6D4B" w:rsidRPr="003B6D4B">
        <w:rPr>
          <w:rFonts w:ascii="Calibri" w:hAnsi="Calibri" w:cs="Calibri"/>
        </w:rPr>
        <w:t>[5]</w:t>
      </w:r>
      <w:r w:rsidR="00A64E12">
        <w:fldChar w:fldCharType="end"/>
      </w:r>
      <w:r w:rsidR="00A64E12">
        <w:t>)</w:t>
      </w:r>
      <w:r>
        <w:t xml:space="preserve">. </w:t>
      </w:r>
      <w:r w:rsidRPr="00CB0A86">
        <w:t>For these reasons, calibration must leverage numerical optimization to ensure a robust fit of experimental data.</w:t>
      </w:r>
    </w:p>
    <w:bookmarkEnd w:id="510"/>
    <w:bookmarkEnd w:id="511"/>
    <w:p w14:paraId="659F63E8" w14:textId="77777777" w:rsidR="007A7F3B" w:rsidDel="00912DFD" w:rsidRDefault="007A7F3B" w:rsidP="007A7F3B">
      <w:pPr>
        <w:rPr>
          <w:del w:id="529" w:author="Walgren, Patrick" w:date="2024-08-29T15:45:00Z" w16du:dateUtc="2024-08-29T21:45:00Z"/>
          <w:b/>
          <w:bCs/>
        </w:rPr>
      </w:pPr>
      <w:r w:rsidRPr="007A7F3B">
        <w:rPr>
          <w:b/>
          <w:bCs/>
        </w:rPr>
        <w:t>Calibration via numerical optimization</w:t>
      </w:r>
    </w:p>
    <w:p w14:paraId="03062572" w14:textId="77777777" w:rsidR="00912DFD" w:rsidRPr="007A7F3B" w:rsidRDefault="00912DFD" w:rsidP="007A7F3B">
      <w:pPr>
        <w:rPr>
          <w:ins w:id="530" w:author="Walgren, Patrick" w:date="2024-10-08T08:51:00Z" w16du:dateUtc="2024-10-08T14:51:00Z"/>
          <w:b/>
          <w:bCs/>
        </w:rPr>
      </w:pPr>
    </w:p>
    <w:p w14:paraId="377D5178" w14:textId="36335A0A" w:rsidR="007A7F3B" w:rsidDel="001B2481" w:rsidRDefault="00705800" w:rsidP="007A7F3B">
      <w:pPr>
        <w:rPr>
          <w:del w:id="531" w:author="Walgren, Patrick" w:date="2024-08-29T15:45:00Z" w16du:dateUtc="2024-08-29T21:45:00Z"/>
        </w:rPr>
      </w:pPr>
      <w:moveToRangeStart w:id="532" w:author="Mingear, Jacob Lee" w:date="2024-10-07T13:46:00Z" w:name="move179201189"/>
      <w:commentRangeStart w:id="533"/>
      <w:commentRangeStart w:id="534"/>
      <w:moveTo w:id="535" w:author="Mingear, Jacob Lee" w:date="2024-10-07T13:46:00Z" w16du:dateUtc="2024-10-07T19:46:00Z">
        <w:del w:id="536" w:author="Mingear, Jacob Lee" w:date="2024-10-07T13:46:00Z" w16du:dateUtc="2024-10-07T19:46:00Z">
          <w:r w:rsidDel="00705800">
            <w:delText>In past work, m</w:delText>
          </w:r>
        </w:del>
      </w:moveTo>
      <w:ins w:id="537" w:author="Mingear, Jacob Lee" w:date="2024-10-07T13:46:00Z" w16du:dateUtc="2024-10-07T19:46:00Z">
        <w:r>
          <w:t>M</w:t>
        </w:r>
      </w:ins>
      <w:moveTo w:id="538" w:author="Mingear, Jacob Lee" w:date="2024-10-07T13:46:00Z" w16du:dateUtc="2024-10-07T19:46:00Z">
        <w:r>
          <w:t xml:space="preserve">anually </w:t>
        </w:r>
        <w:del w:id="539" w:author="Mingear, Jacob Lee" w:date="2024-10-07T13:46:00Z" w16du:dateUtc="2024-10-07T19:46:00Z">
          <w:r w:rsidDel="00705800">
            <w:delText>updating</w:delText>
          </w:r>
        </w:del>
      </w:moveTo>
      <w:ins w:id="540" w:author="Mingear, Jacob Lee" w:date="2024-10-07T13:46:00Z" w16du:dateUtc="2024-10-07T19:46:00Z">
        <w:del w:id="541" w:author="Walgren, Patrick" w:date="2024-10-08T08:53:00Z" w16du:dateUtc="2024-10-08T14:53:00Z">
          <w:r w:rsidDel="00311362">
            <w:delText>tweaking</w:delText>
          </w:r>
        </w:del>
      </w:ins>
      <w:ins w:id="542" w:author="Walgren, Patrick" w:date="2024-10-08T08:53:00Z" w16du:dateUtc="2024-10-08T14:53:00Z">
        <w:r w:rsidR="00311362">
          <w:t>updating</w:t>
        </w:r>
      </w:ins>
      <w:moveTo w:id="543" w:author="Mingear, Jacob Lee" w:date="2024-10-07T13:46:00Z" w16du:dateUtc="2024-10-07T19:46:00Z">
        <w:r>
          <w:t xml:space="preserve"> </w:t>
        </w:r>
      </w:moveTo>
      <w:ins w:id="544" w:author="Mingear, Jacob Lee" w:date="2024-10-07T13:47:00Z" w16du:dateUtc="2024-10-07T19:47:00Z">
        <w:r>
          <w:t>the</w:t>
        </w:r>
        <w:del w:id="545" w:author="Walgren, Patrick" w:date="2024-10-08T08:55:00Z" w16du:dateUtc="2024-10-08T14:55:00Z">
          <w:r w:rsidDel="00311362">
            <w:delText xml:space="preserve"> above</w:delText>
          </w:r>
        </w:del>
        <w:r>
          <w:t xml:space="preserve"> 17</w:t>
        </w:r>
      </w:ins>
      <w:ins w:id="546" w:author="Walgren, Patrick" w:date="2024-10-08T08:55:00Z" w16du:dateUtc="2024-10-08T14:55:00Z">
        <w:r w:rsidR="00311362">
          <w:t xml:space="preserve"> model</w:t>
        </w:r>
      </w:ins>
      <w:ins w:id="547" w:author="Mingear, Jacob Lee" w:date="2024-10-07T13:47:00Z" w16du:dateUtc="2024-10-07T19:47:00Z">
        <w:r>
          <w:t xml:space="preserve"> parameters to find a best fit </w:t>
        </w:r>
      </w:ins>
      <w:ins w:id="548" w:author="Mingear, Jacob Lee" w:date="2024-10-07T13:48:00Z" w16du:dateUtc="2024-10-07T19:48:00Z">
        <w:r>
          <w:t xml:space="preserve">to experimental data </w:t>
        </w:r>
      </w:ins>
      <w:moveTo w:id="549" w:author="Mingear, Jacob Lee" w:date="2024-10-07T13:46:00Z" w16du:dateUtc="2024-10-07T19:46:00Z">
        <w:del w:id="550" w:author="Walgren, Patrick" w:date="2024-10-08T08:53:00Z" w16du:dateUtc="2024-10-08T14:53:00Z">
          <w:r w:rsidDel="00311362">
            <w:delText>s</w:delText>
          </w:r>
        </w:del>
        <w:del w:id="551" w:author="Mingear, Jacob Lee" w:date="2024-10-07T13:47:00Z" w16du:dateUtc="2024-10-07T19:47:00Z">
          <w:r w:rsidDel="00705800">
            <w:delText xml:space="preserve">mooth hardness coefficients, transformation temperatures, and stress-influence temperatures to best fit experimental data has been the most </w:delText>
          </w:r>
        </w:del>
      </w:moveTo>
      <w:ins w:id="552" w:author="Mingear, Jacob Lee" w:date="2024-10-07T13:47:00Z" w16du:dateUtc="2024-10-07T19:47:00Z">
        <w:r>
          <w:t xml:space="preserve">is a </w:t>
        </w:r>
      </w:ins>
      <w:ins w:id="553" w:author="Mingear, Jacob Lee" w:date="2024-10-07T13:48:00Z" w16du:dateUtc="2024-10-07T19:48:00Z">
        <w:r>
          <w:t xml:space="preserve">tedious and </w:t>
        </w:r>
      </w:ins>
      <w:moveTo w:id="554" w:author="Mingear, Jacob Lee" w:date="2024-10-07T13:46:00Z" w16du:dateUtc="2024-10-07T19:46:00Z">
        <w:r>
          <w:t>time-intensive</w:t>
        </w:r>
      </w:moveTo>
      <w:ins w:id="555" w:author="Mingear, Jacob Lee" w:date="2024-10-07T13:48:00Z" w16du:dateUtc="2024-10-07T19:48:00Z">
        <w:r>
          <w:t xml:space="preserve"> process.</w:t>
        </w:r>
        <w:del w:id="556" w:author="Walgren, Patrick" w:date="2024-10-08T08:53:00Z" w16du:dateUtc="2024-10-08T14:53:00Z">
          <w:r w:rsidDel="00311362">
            <w:delText xml:space="preserve"> </w:delText>
          </w:r>
        </w:del>
      </w:ins>
      <w:moveTo w:id="557" w:author="Mingear, Jacob Lee" w:date="2024-10-07T13:46:00Z" w16du:dateUtc="2024-10-07T19:46:00Z">
        <w:r>
          <w:t xml:space="preserve"> </w:t>
        </w:r>
        <w:commentRangeStart w:id="558"/>
        <w:del w:id="559" w:author="Mingear, Jacob Lee" w:date="2024-10-07T13:47:00Z" w16du:dateUtc="2024-10-07T19:47:00Z">
          <w:r w:rsidDel="00705800">
            <w:delText>part of calibrat</w:delText>
          </w:r>
        </w:del>
      </w:moveTo>
      <w:ins w:id="560" w:author="Walgren, Patrick" w:date="2024-10-08T08:53:00Z" w16du:dateUtc="2024-10-08T14:53:00Z">
        <w:r w:rsidR="00311362">
          <w:t>T</w:t>
        </w:r>
      </w:ins>
      <w:moveTo w:id="561" w:author="Mingear, Jacob Lee" w:date="2024-10-07T13:46:00Z" w16du:dateUtc="2024-10-07T19:46:00Z">
        <w:del w:id="562" w:author="Mingear, Jacob Lee" w:date="2024-10-07T13:47:00Z" w16du:dateUtc="2024-10-07T19:47:00Z">
          <w:r w:rsidDel="00705800">
            <w:delText>ion</w:delText>
          </w:r>
        </w:del>
        <w:del w:id="563" w:author="Walgren, Patrick" w:date="2024-10-08T08:53:00Z" w16du:dateUtc="2024-10-08T14:53:00Z">
          <w:r w:rsidDel="00311362">
            <w:delText>.</w:delText>
          </w:r>
          <w:commentRangeEnd w:id="533"/>
          <w:r w:rsidDel="00311362">
            <w:rPr>
              <w:rStyle w:val="CommentReference"/>
            </w:rPr>
            <w:commentReference w:id="533"/>
          </w:r>
          <w:commentRangeEnd w:id="534"/>
          <w:r w:rsidDel="00311362">
            <w:rPr>
              <w:rStyle w:val="CommentReference"/>
            </w:rPr>
            <w:commentReference w:id="534"/>
          </w:r>
        </w:del>
      </w:moveTo>
      <w:moveToRangeEnd w:id="532"/>
      <w:del w:id="564" w:author="Walgren, Patrick" w:date="2024-10-08T08:53:00Z" w16du:dateUtc="2024-10-08T14:53:00Z">
        <w:r w:rsidDel="00311362">
          <w:delText xml:space="preserve"> </w:delText>
        </w:r>
      </w:del>
      <w:ins w:id="565" w:author="Mingear, Jacob Lee" w:date="2024-10-07T13:49:00Z" w16du:dateUtc="2024-10-07T19:49:00Z">
        <w:del w:id="566" w:author="Walgren, Patrick" w:date="2024-10-08T08:53:00Z" w16du:dateUtc="2024-10-08T14:53:00Z">
          <w:r w:rsidDel="00311362">
            <w:delText>T</w:delText>
          </w:r>
        </w:del>
        <w:r>
          <w:t xml:space="preserve">he REACT </w:t>
        </w:r>
      </w:ins>
      <w:del w:id="567" w:author="Mingear, Jacob Lee" w:date="2024-10-07T13:49:00Z" w16du:dateUtc="2024-10-07T19:49:00Z">
        <w:r w:rsidR="007A7F3B" w:rsidRPr="00870A17" w:rsidDel="00705800">
          <w:rPr>
            <w:highlight w:val="yellow"/>
          </w:rPr>
          <w:delText xml:space="preserve">The current implementation of the </w:delText>
        </w:r>
      </w:del>
      <w:del w:id="568" w:author="Mingear, Jacob Lee" w:date="2024-10-07T13:39:00Z" w16du:dateUtc="2024-10-07T19:39:00Z">
        <w:r w:rsidR="007A7F3B" w:rsidRPr="00870A17" w:rsidDel="009122B4">
          <w:rPr>
            <w:highlight w:val="yellow"/>
          </w:rPr>
          <w:delText>tool</w:delText>
        </w:r>
      </w:del>
      <w:ins w:id="569" w:author="Mingear, Jacob Lee" w:date="2024-10-07T13:39:00Z" w16du:dateUtc="2024-10-07T19:39:00Z">
        <w:r w:rsidR="009122B4">
          <w:rPr>
            <w:highlight w:val="yellow"/>
          </w:rPr>
          <w:t>model calibration module</w:t>
        </w:r>
      </w:ins>
      <w:del w:id="570" w:author="Walgren, Patrick" w:date="2024-10-08T08:54:00Z" w16du:dateUtc="2024-10-08T14:54:00Z">
        <w:r w:rsidR="007A7F3B" w:rsidRPr="00870A17" w:rsidDel="00311362">
          <w:rPr>
            <w:highlight w:val="yellow"/>
          </w:rPr>
          <w:delText xml:space="preserve">, </w:delText>
        </w:r>
      </w:del>
      <w:del w:id="571" w:author="Mingear, Jacob Lee" w:date="2024-10-07T13:40:00Z" w16du:dateUtc="2024-10-07T19:40:00Z">
        <w:r w:rsidR="007A7F3B" w:rsidRPr="00870A17" w:rsidDel="00B858B8">
          <w:rPr>
            <w:highlight w:val="yellow"/>
          </w:rPr>
          <w:delText xml:space="preserve">in a GUI-based format, </w:delText>
        </w:r>
      </w:del>
      <w:ins w:id="572" w:author="Mingear, Jacob Lee" w:date="2024-10-07T13:49:00Z" w16du:dateUtc="2024-10-07T19:49:00Z">
        <w:r>
          <w:rPr>
            <w:highlight w:val="yellow"/>
          </w:rPr>
          <w:t xml:space="preserve"> instead </w:t>
        </w:r>
      </w:ins>
      <w:del w:id="573" w:author="Mingear, Jacob Lee" w:date="2024-10-07T13:49:00Z" w16du:dateUtc="2024-10-07T19:49:00Z">
        <w:r w:rsidR="007A7F3B" w:rsidRPr="00870A17" w:rsidDel="00705800">
          <w:rPr>
            <w:highlight w:val="yellow"/>
          </w:rPr>
          <w:delText xml:space="preserve">allows </w:delText>
        </w:r>
      </w:del>
      <w:ins w:id="574" w:author="Mingear, Jacob Lee" w:date="2024-10-07T13:49:00Z" w16du:dateUtc="2024-10-07T19:49:00Z">
        <w:r>
          <w:rPr>
            <w:highlight w:val="yellow"/>
          </w:rPr>
          <w:t>uses numerical optimization to find the be</w:t>
        </w:r>
      </w:ins>
      <w:ins w:id="575" w:author="Mingear, Jacob Lee" w:date="2024-10-07T13:50:00Z" w16du:dateUtc="2024-10-07T19:50:00Z">
        <w:r>
          <w:rPr>
            <w:highlight w:val="yellow"/>
          </w:rPr>
          <w:t>st fit. Further,</w:t>
        </w:r>
      </w:ins>
      <w:ins w:id="576" w:author="Mingear, Jacob Lee" w:date="2024-10-07T13:49:00Z" w16du:dateUtc="2024-10-07T19:49:00Z">
        <w:r w:rsidRPr="00870A17">
          <w:rPr>
            <w:highlight w:val="yellow"/>
          </w:rPr>
          <w:t xml:space="preserve"> </w:t>
        </w:r>
      </w:ins>
      <w:r w:rsidR="007A7F3B" w:rsidRPr="00870A17">
        <w:rPr>
          <w:highlight w:val="yellow"/>
        </w:rPr>
        <w:t xml:space="preserve">the </w:t>
      </w:r>
      <w:del w:id="577" w:author="Mingear, Jacob Lee" w:date="2024-10-07T13:50:00Z" w16du:dateUtc="2024-10-07T19:50:00Z">
        <w:r w:rsidR="007A7F3B" w:rsidRPr="00870A17" w:rsidDel="00705800">
          <w:rPr>
            <w:highlight w:val="yellow"/>
          </w:rPr>
          <w:delText>SMA designer</w:delText>
        </w:r>
      </w:del>
      <w:ins w:id="578" w:author="Mingear, Jacob Lee" w:date="2024-10-07T13:50:00Z" w16du:dateUtc="2024-10-07T19:50:00Z">
        <w:r>
          <w:rPr>
            <w:highlight w:val="yellow"/>
          </w:rPr>
          <w:t>user</w:t>
        </w:r>
      </w:ins>
      <w:del w:id="579" w:author="Walgren, Patrick" w:date="2024-10-08T08:56:00Z" w16du:dateUtc="2024-10-08T14:56:00Z">
        <w:r w:rsidR="007A7F3B" w:rsidRPr="00870A17" w:rsidDel="00311362">
          <w:rPr>
            <w:highlight w:val="yellow"/>
          </w:rPr>
          <w:delText xml:space="preserve"> </w:delText>
        </w:r>
      </w:del>
      <w:del w:id="580" w:author="Mingear, Jacob Lee" w:date="2024-10-07T13:50:00Z" w16du:dateUtc="2024-10-07T19:50:00Z">
        <w:r w:rsidR="007A7F3B" w:rsidRPr="00870A17" w:rsidDel="00705800">
          <w:rPr>
            <w:highlight w:val="yellow"/>
          </w:rPr>
          <w:delText xml:space="preserve">to </w:delText>
        </w:r>
      </w:del>
      <w:ins w:id="581" w:author="Mingear, Jacob Lee" w:date="2024-10-07T13:50:00Z" w16du:dateUtc="2024-10-07T19:50:00Z">
        <w:r>
          <w:rPr>
            <w:highlight w:val="yellow"/>
          </w:rPr>
          <w:t xml:space="preserve"> can </w:t>
        </w:r>
        <w:del w:id="582" w:author="Walgren, Patrick" w:date="2024-10-08T08:56:00Z" w16du:dateUtc="2024-10-08T14:56:00Z">
          <w:r w:rsidDel="00311362">
            <w:rPr>
              <w:highlight w:val="yellow"/>
            </w:rPr>
            <w:delText xml:space="preserve">additionally </w:delText>
          </w:r>
        </w:del>
      </w:ins>
      <w:r w:rsidR="007A7F3B" w:rsidRPr="00870A17">
        <w:rPr>
          <w:highlight w:val="yellow"/>
        </w:rPr>
        <w:t xml:space="preserve">specify </w:t>
      </w:r>
      <w:del w:id="583" w:author="Mingear, Jacob Lee" w:date="2024-10-07T13:50:00Z" w16du:dateUtc="2024-10-07T19:50:00Z">
        <w:r w:rsidR="007A7F3B" w:rsidRPr="00870A17" w:rsidDel="00705800">
          <w:rPr>
            <w:highlight w:val="yellow"/>
          </w:rPr>
          <w:delText xml:space="preserve">both optimization parameters and </w:delText>
        </w:r>
      </w:del>
      <w:r w:rsidR="007A7F3B" w:rsidRPr="00870A17">
        <w:rPr>
          <w:highlight w:val="yellow"/>
        </w:rPr>
        <w:t>material property bounds</w:t>
      </w:r>
      <w:ins w:id="584" w:author="Walgren, Patrick" w:date="2024-10-08T08:56:00Z" w16du:dateUtc="2024-10-08T14:56:00Z">
        <w:r w:rsidR="00311362">
          <w:rPr>
            <w:highlight w:val="yellow"/>
          </w:rPr>
          <w:t xml:space="preserve"> or </w:t>
        </w:r>
      </w:ins>
      <w:ins w:id="585" w:author="Mingear, Jacob Lee" w:date="2024-10-07T13:51:00Z" w16du:dateUtc="2024-10-07T19:51:00Z">
        <w:del w:id="586" w:author="Walgren, Patrick" w:date="2024-10-08T08:56:00Z" w16du:dateUtc="2024-10-08T14:56:00Z">
          <w:r w:rsidDel="00311362">
            <w:rPr>
              <w:highlight w:val="yellow"/>
            </w:rPr>
            <w:delText xml:space="preserve">, </w:delText>
          </w:r>
        </w:del>
      </w:ins>
      <w:del w:id="587" w:author="Walgren, Patrick" w:date="2024-10-08T08:56:00Z" w16du:dateUtc="2024-10-08T14:56:00Z">
        <w:r w:rsidR="007A7F3B" w:rsidRPr="00870A17" w:rsidDel="00311362">
          <w:rPr>
            <w:highlight w:val="yellow"/>
          </w:rPr>
          <w:delText xml:space="preserve"> and </w:delText>
        </w:r>
      </w:del>
      <w:ins w:id="588" w:author="Mingear, Jacob Lee" w:date="2024-10-07T13:51:00Z" w16du:dateUtc="2024-10-07T19:51:00Z">
        <w:del w:id="589" w:author="Walgren, Patrick" w:date="2024-10-08T08:56:00Z" w16du:dateUtc="2024-10-08T14:56:00Z">
          <w:r w:rsidDel="00311362">
            <w:rPr>
              <w:highlight w:val="yellow"/>
            </w:rPr>
            <w:delText xml:space="preserve">lock-in known </w:delText>
          </w:r>
        </w:del>
      </w:ins>
      <w:del w:id="590" w:author="Walgren, Patrick" w:date="2024-10-08T08:56:00Z" w16du:dateUtc="2024-10-08T14:56:00Z">
        <w:r w:rsidR="007A7F3B" w:rsidRPr="00870A17" w:rsidDel="00311362">
          <w:rPr>
            <w:highlight w:val="yellow"/>
          </w:rPr>
          <w:delText>values</w:delText>
        </w:r>
      </w:del>
      <w:ins w:id="591" w:author="Walgren, Patrick" w:date="2024-10-08T08:56:00Z" w16du:dateUtc="2024-10-08T14:56:00Z">
        <w:r w:rsidR="00311362">
          <w:rPr>
            <w:highlight w:val="yellow"/>
          </w:rPr>
          <w:t>property values</w:t>
        </w:r>
      </w:ins>
      <w:ins w:id="592" w:author="Mingear, Jacob Lee" w:date="2024-10-07T13:51:00Z" w16du:dateUtc="2024-10-07T19:51:00Z">
        <w:del w:id="593" w:author="Walgren, Patrick" w:date="2024-10-08T08:56:00Z" w16du:dateUtc="2024-10-08T14:56:00Z">
          <w:r w:rsidDel="00311362">
            <w:rPr>
              <w:highlight w:val="yellow"/>
            </w:rPr>
            <w:delText>, and even tweak the</w:delText>
          </w:r>
        </w:del>
      </w:ins>
      <w:ins w:id="594" w:author="Mingear, Jacob Lee" w:date="2024-10-07T13:50:00Z" w16du:dateUtc="2024-10-07T19:50:00Z">
        <w:del w:id="595" w:author="Walgren, Patrick" w:date="2024-10-08T08:56:00Z" w16du:dateUtc="2024-10-08T14:56:00Z">
          <w:r w:rsidRPr="00705800" w:rsidDel="00311362">
            <w:rPr>
              <w:highlight w:val="yellow"/>
            </w:rPr>
            <w:delText xml:space="preserve"> </w:delText>
          </w:r>
          <w:r w:rsidRPr="00870A17" w:rsidDel="00311362">
            <w:rPr>
              <w:highlight w:val="yellow"/>
            </w:rPr>
            <w:delText xml:space="preserve">optimization parameters </w:delText>
          </w:r>
        </w:del>
      </w:ins>
      <w:ins w:id="596" w:author="Mingear, Jacob Lee" w:date="2024-10-07T13:51:00Z" w16du:dateUtc="2024-10-07T19:51:00Z">
        <w:del w:id="597" w:author="Walgren, Patrick" w:date="2024-10-08T08:56:00Z" w16du:dateUtc="2024-10-08T14:56:00Z">
          <w:r w:rsidDel="00311362">
            <w:rPr>
              <w:highlight w:val="yellow"/>
            </w:rPr>
            <w:delText>themselves</w:delText>
          </w:r>
        </w:del>
      </w:ins>
      <w:commentRangeEnd w:id="558"/>
      <w:del w:id="598" w:author="Walgren, Patrick" w:date="2024-10-08T08:56:00Z" w16du:dateUtc="2024-10-08T14:56:00Z">
        <w:r w:rsidR="00311362" w:rsidDel="00311362">
          <w:rPr>
            <w:rStyle w:val="CommentReference"/>
          </w:rPr>
          <w:commentReference w:id="558"/>
        </w:r>
      </w:del>
      <w:r w:rsidR="007A7F3B" w:rsidRPr="00870A17">
        <w:rPr>
          <w:highlight w:val="yellow"/>
        </w:rPr>
        <w:t>.</w:t>
      </w:r>
      <w:r w:rsidR="00B33422">
        <w:t xml:space="preserve"> </w:t>
      </w:r>
      <w:commentRangeStart w:id="599"/>
      <w:commentRangeStart w:id="600"/>
      <w:del w:id="601" w:author="Mingear, Jacob Lee" w:date="2024-10-07T13:51:00Z" w16du:dateUtc="2024-10-07T19:51:00Z">
        <w:r w:rsidR="00CB0A86" w:rsidRPr="00CB0A86" w:rsidDel="00705800">
          <w:delText xml:space="preserve">If </w:delText>
        </w:r>
        <w:commentRangeStart w:id="602"/>
        <w:r w:rsidR="00CB0A86" w:rsidRPr="00CB0A86" w:rsidDel="00705800">
          <w:delText>the SMA designer</w:delText>
        </w:r>
        <w:commentRangeEnd w:id="602"/>
        <w:r w:rsidR="00CB0A86" w:rsidDel="00705800">
          <w:rPr>
            <w:rStyle w:val="CommentReference"/>
          </w:rPr>
          <w:commentReference w:id="602"/>
        </w:r>
        <w:r w:rsidR="00CB0A86" w:rsidRPr="00CB0A86" w:rsidDel="00705800">
          <w:delText xml:space="preserve"> has p</w:delText>
        </w:r>
      </w:del>
      <w:ins w:id="603" w:author="Mingear, Jacob Lee" w:date="2024-10-07T13:51:00Z" w16du:dateUtc="2024-10-07T19:51:00Z">
        <w:r>
          <w:t>P</w:t>
        </w:r>
      </w:ins>
      <w:r w:rsidR="00CB0A86" w:rsidRPr="00CB0A86">
        <w:t xml:space="preserve">rior knowledge of certain properties (e.g., Young’s moduli from tensile tests), </w:t>
      </w:r>
      <w:del w:id="604" w:author="Mingear, Jacob Lee" w:date="2024-10-07T13:51:00Z" w16du:dateUtc="2024-10-07T19:51:00Z">
        <w:r w:rsidR="00CB0A86" w:rsidRPr="00CB0A86" w:rsidDel="00705800">
          <w:delText xml:space="preserve">they can define these properties and the optimization </w:delText>
        </w:r>
      </w:del>
      <w:r w:rsidR="00CB0A86" w:rsidRPr="00CB0A86">
        <w:t xml:space="preserve">will </w:t>
      </w:r>
      <w:ins w:id="605" w:author="Mingear, Jacob Lee" w:date="2024-10-07T13:51:00Z" w16du:dateUtc="2024-10-07T19:51:00Z">
        <w:r>
          <w:t xml:space="preserve">greatly </w:t>
        </w:r>
      </w:ins>
      <w:r w:rsidR="00CB0A86" w:rsidRPr="00CB0A86">
        <w:t>minimize error between model prediction and experiment by varying all other material properties</w:t>
      </w:r>
      <w:commentRangeEnd w:id="599"/>
      <w:r w:rsidR="00311362">
        <w:rPr>
          <w:rStyle w:val="CommentReference"/>
        </w:rPr>
        <w:commentReference w:id="599"/>
      </w:r>
      <w:commentRangeEnd w:id="600"/>
      <w:r w:rsidR="00311362">
        <w:rPr>
          <w:rStyle w:val="CommentReference"/>
        </w:rPr>
        <w:commentReference w:id="600"/>
      </w:r>
      <w:r w:rsidR="00CB0A86" w:rsidRPr="00CB0A86">
        <w:t>.</w:t>
      </w:r>
      <w:moveFromRangeStart w:id="606" w:author="Mingear, Jacob Lee" w:date="2024-10-07T13:46:00Z" w:name="move179201189"/>
      <w:moveFrom w:id="607" w:author="Mingear, Jacob Lee" w:date="2024-10-07T13:46:00Z" w16du:dateUtc="2024-10-07T19:46:00Z">
        <w:r w:rsidR="006F4465" w:rsidDel="00705800">
          <w:t xml:space="preserve"> </w:t>
        </w:r>
        <w:commentRangeStart w:id="608"/>
        <w:commentRangeStart w:id="609"/>
        <w:r w:rsidR="006F4465" w:rsidDel="00705800">
          <w:t>In past work, manually updating smooth hardness coefficients, transformation temperatures, and stress-influence temperatures to best fit experimental data has been the most time-intensive part of calibration.</w:t>
        </w:r>
        <w:commentRangeEnd w:id="608"/>
        <w:r w:rsidR="006F4465" w:rsidDel="00705800">
          <w:rPr>
            <w:rStyle w:val="CommentReference"/>
          </w:rPr>
          <w:commentReference w:id="608"/>
        </w:r>
        <w:commentRangeEnd w:id="609"/>
        <w:r w:rsidR="006F4465" w:rsidDel="00705800">
          <w:rPr>
            <w:rStyle w:val="CommentReference"/>
          </w:rPr>
          <w:commentReference w:id="609"/>
        </w:r>
      </w:moveFrom>
      <w:moveFromRangeEnd w:id="606"/>
      <w:r w:rsidR="006F4465">
        <w:rPr>
          <w:color w:val="FF0000"/>
        </w:rPr>
        <w:t xml:space="preserve"> </w:t>
      </w:r>
      <w:del w:id="610" w:author="Mingear, Jacob Lee" w:date="2024-10-07T13:52:00Z" w16du:dateUtc="2024-10-07T19:52:00Z">
        <w:r w:rsidR="006F4465" w:rsidDel="00705800">
          <w:delText>O</w:delText>
        </w:r>
        <w:r w:rsidR="007A7F3B" w:rsidDel="00705800">
          <w:delText xml:space="preserve">ur GUI allows the designer greater flexibility than previous methods </w:delText>
        </w:r>
        <w:commentRangeStart w:id="611"/>
        <w:r w:rsidR="007A7F3B" w:rsidDel="00705800">
          <w:delText>and</w:delText>
        </w:r>
        <w:commentRangeEnd w:id="611"/>
        <w:r w:rsidR="00CB0A86" w:rsidDel="00705800">
          <w:rPr>
            <w:rStyle w:val="CommentReference"/>
          </w:rPr>
          <w:commentReference w:id="611"/>
        </w:r>
        <w:r w:rsidR="00B33422" w:rsidDel="00705800">
          <w:delText xml:space="preserve"> </w:delText>
        </w:r>
        <w:r w:rsidR="007A7F3B" w:rsidDel="00705800">
          <w:delText>helps speed the iterative calibration process.</w:delText>
        </w:r>
      </w:del>
      <w:bookmarkStart w:id="612" w:name="_Hlk164063918"/>
      <w:r>
        <w:t xml:space="preserve"> </w:t>
      </w:r>
      <w:ins w:id="613" w:author="Walgren, Patrick" w:date="2024-06-08T08:00:00Z" w16du:dateUtc="2024-06-08T12:00:00Z">
        <w:r w:rsidR="00871254" w:rsidRPr="00871254">
          <w:t xml:space="preserve">Depending on the size of the </w:t>
        </w:r>
        <w:del w:id="614" w:author="Mingear, Jacob Lee" w:date="2024-10-07T13:57:00Z" w16du:dateUtc="2024-10-07T19:57:00Z">
          <w:r w:rsidR="00871254" w:rsidRPr="00871254" w:rsidDel="00705800">
            <w:delText>optimization</w:delText>
          </w:r>
        </w:del>
      </w:ins>
      <w:ins w:id="615" w:author="Mingear, Jacob Lee" w:date="2024-10-07T13:57:00Z" w16du:dateUtc="2024-10-07T19:57:00Z">
        <w:r>
          <w:t>dataset</w:t>
        </w:r>
      </w:ins>
      <w:ins w:id="616" w:author="Walgren, Patrick" w:date="2024-06-08T08:00:00Z" w16du:dateUtc="2024-06-08T12:00:00Z">
        <w:r w:rsidR="00871254" w:rsidRPr="00871254">
          <w:t xml:space="preserve">, each calibration </w:t>
        </w:r>
      </w:ins>
      <w:ins w:id="617" w:author="Walgren, Patrick" w:date="2024-10-08T08:54:00Z" w16du:dateUtc="2024-10-08T14:54:00Z">
        <w:r w:rsidR="00311362">
          <w:t>process</w:t>
        </w:r>
      </w:ins>
      <w:ins w:id="618" w:author="Walgren, Patrick" w:date="2024-06-08T08:00:00Z" w16du:dateUtc="2024-06-08T12:00:00Z">
        <w:r w:rsidR="00871254" w:rsidRPr="00871254">
          <w:t xml:space="preserve"> can execute in less than 10 minutes, and</w:t>
        </w:r>
      </w:ins>
      <w:ins w:id="619" w:author="Mingear, Jacob Lee" w:date="2024-10-07T13:57:00Z" w16du:dateUtc="2024-10-07T19:57:00Z">
        <w:r>
          <w:t xml:space="preserve"> even</w:t>
        </w:r>
      </w:ins>
      <w:ins w:id="620" w:author="Walgren, Patrick" w:date="2024-06-08T08:00:00Z" w16du:dateUtc="2024-06-08T12:00:00Z">
        <w:r w:rsidR="00871254" w:rsidRPr="00871254">
          <w:t xml:space="preserve"> those who are not innately familiar with the Lagoudas SMA constitutive model can easily digest the results.</w:t>
        </w:r>
        <w:r w:rsidR="00871254">
          <w:t xml:space="preserve"> </w:t>
        </w:r>
      </w:ins>
      <w:del w:id="621"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612"/>
      <w:r w:rsidR="007A7F3B">
        <w:t xml:space="preserve">In this way, our tool provides a high-throughput, low-barrier-to-entry calibration method that </w:t>
      </w:r>
      <w:del w:id="622" w:author="Mingear, Jacob Lee" w:date="2024-10-07T13:58:00Z" w16du:dateUtc="2024-10-07T19:58:00Z">
        <w:r w:rsidR="007A7F3B" w:rsidDel="000F0D84">
          <w:delText xml:space="preserve">we </w:delText>
        </w:r>
      </w:del>
      <w:r w:rsidR="007A7F3B">
        <w:t>hope to increase</w:t>
      </w:r>
      <w:ins w:id="623" w:author="Mingear, Jacob Lee" w:date="2024-10-07T13:58:00Z" w16du:dateUtc="2024-10-07T19:58:00Z">
        <w:r w:rsidR="000F0D84">
          <w:t xml:space="preserve"> the</w:t>
        </w:r>
      </w:ins>
      <w:r w:rsidR="007A7F3B">
        <w:t xml:space="preserve"> </w:t>
      </w:r>
      <w:del w:id="624" w:author="Mingear, Jacob Lee" w:date="2024-10-07T13:58:00Z" w16du:dateUtc="2024-10-07T19:58:00Z">
        <w:r w:rsidR="007A7F3B" w:rsidDel="000F0D84">
          <w:delText xml:space="preserve">use </w:delText>
        </w:r>
      </w:del>
      <w:ins w:id="625" w:author="Mingear, Jacob Lee" w:date="2024-10-07T13:58:00Z" w16du:dateUtc="2024-10-07T19:58:00Z">
        <w:r w:rsidR="000F0D84">
          <w:t xml:space="preserve">adoption </w:t>
        </w:r>
      </w:ins>
      <w:r w:rsidR="007A7F3B">
        <w:t>of SMA</w:t>
      </w:r>
      <w:del w:id="626" w:author="Mingear, Jacob Lee" w:date="2024-10-07T13:58:00Z" w16du:dateUtc="2024-10-07T19:58:00Z">
        <w:r w:rsidR="007A7F3B" w:rsidDel="000F0D84">
          <w:delText>s</w:delText>
        </w:r>
      </w:del>
      <w:ins w:id="627" w:author="Mingear, Jacob Lee" w:date="2024-10-07T13:58:00Z" w16du:dateUtc="2024-10-07T19:58:00Z">
        <w:r w:rsidR="000F0D84">
          <w:t xml:space="preserve"> solutions</w:t>
        </w:r>
      </w:ins>
      <w:del w:id="628" w:author="Mingear, Jacob Lee" w:date="2024-10-07T13:58:00Z" w16du:dateUtc="2024-10-07T19:58:00Z">
        <w:r w:rsidR="007A7F3B" w:rsidDel="000F0D84">
          <w:delText xml:space="preserve"> in practice</w:delText>
        </w:r>
      </w:del>
      <w:r w:rsidR="007A7F3B">
        <w:t xml:space="preserve">. </w:t>
      </w:r>
    </w:p>
    <w:p w14:paraId="5DAB4BA6" w14:textId="4E823D0C" w:rsidR="007A7F3B" w:rsidDel="000F0D84" w:rsidRDefault="007A7F3B" w:rsidP="007A7F3B">
      <w:pPr>
        <w:rPr>
          <w:del w:id="629" w:author="Mingear, Jacob Lee" w:date="2024-10-07T13:58:00Z" w16du:dateUtc="2024-10-07T19:58:00Z"/>
        </w:rPr>
      </w:pPr>
    </w:p>
    <w:p w14:paraId="5DD3EA05" w14:textId="77777777" w:rsidR="007A7F3B" w:rsidRDefault="007A7F3B" w:rsidP="007A7F3B"/>
    <w:p w14:paraId="04C35B07" w14:textId="77777777" w:rsidR="007A7F3B" w:rsidRDefault="007A7F3B" w:rsidP="007A7F3B">
      <w:r w:rsidRPr="007A7F3B">
        <w:rPr>
          <w:b/>
          <w:bCs/>
        </w:rPr>
        <w:t>Implementation example</w:t>
      </w:r>
    </w:p>
    <w:p w14:paraId="5587DBAE" w14:textId="59D97218" w:rsidR="007A7F3B" w:rsidRDefault="00C16F3B" w:rsidP="007A7F3B">
      <w:r>
        <w:t>To show the utility of SMA-REACT, we discuss a sample dataset and calibrate the Lagoudas SMA constitutive model both analytically and numerically using the GUI. We detail an iterative tuning process to refine the calibration, demonstrating the ease of the GUI.</w:t>
      </w:r>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50AA0768" w:rsidR="0078218E" w:rsidRPr="007A7F3B" w:rsidRDefault="0078218E" w:rsidP="0078218E">
      <w:pPr>
        <w:pStyle w:val="Caption"/>
        <w:rPr>
          <w:b/>
          <w:bCs/>
        </w:rPr>
      </w:pPr>
      <w:r>
        <w:t xml:space="preserve">Figure </w:t>
      </w:r>
      <w:fldSimple w:instr=" SEQ Figure \* ARABIC ">
        <w:ins w:id="630" w:author="Mingear, Jacob Lee" w:date="2024-10-07T17:03:00Z" w16du:dateUtc="2024-10-07T23:03:00Z">
          <w:r w:rsidR="00204FB2">
            <w:rPr>
              <w:noProof/>
            </w:rPr>
            <w:t>3</w:t>
          </w:r>
        </w:ins>
        <w:del w:id="631" w:author="Mingear, Jacob Lee" w:date="2024-10-07T17:03:00Z" w16du:dateUtc="2024-10-07T23:03:00Z">
          <w:r w:rsidR="00A96E3A" w:rsidDel="00204FB2">
            <w:rPr>
              <w:noProof/>
            </w:rPr>
            <w:delText>4</w:delText>
          </w:r>
        </w:del>
      </w:fldSimple>
      <w:r>
        <w:t xml:space="preserve">: To demonstrate the utility of SMA-REACT, we will calibrate a constitutive model to fit published experimental data </w:t>
      </w:r>
      <w:r>
        <w:fldChar w:fldCharType="begin"/>
      </w:r>
      <w:r w:rsidR="00036BA7">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36BA7" w:rsidRPr="00036BA7">
        <w:rPr>
          <w:rFonts w:ascii="Calibri" w:hAnsi="Calibri" w:cs="Calibri"/>
        </w:rPr>
        <w:t>[28]</w:t>
      </w:r>
      <w:r>
        <w:fldChar w:fldCharType="end"/>
      </w:r>
      <w:r>
        <w:t>.</w:t>
      </w:r>
    </w:p>
    <w:p w14:paraId="79CD63A1" w14:textId="6423997A" w:rsidR="00920C7C" w:rsidDel="00C16F3B" w:rsidRDefault="00476B8C" w:rsidP="00920C7C">
      <w:pPr>
        <w:rPr>
          <w:del w:id="632" w:author="Walgren, Patrick" w:date="2024-08-29T15:56:00Z" w16du:dateUtc="2024-08-29T21:56:00Z"/>
        </w:rPr>
      </w:pPr>
      <w:bookmarkStart w:id="633" w:name="_Hlk164411725"/>
      <w:r w:rsidRPr="00A81DBD">
        <w:rPr>
          <w:highlight w:val="yellow"/>
        </w:rPr>
        <w:t xml:space="preserve">To calibrate an accurate SMA constitutive model to capture actuator </w:t>
      </w:r>
      <w:commentRangeStart w:id="634"/>
      <w:r w:rsidRPr="00A81DBD">
        <w:rPr>
          <w:highlight w:val="yellow"/>
        </w:rPr>
        <w:t>behavior,</w:t>
      </w:r>
      <w:ins w:id="635" w:author="Mingear, Jacob Lee" w:date="2024-10-07T15:52:00Z" w16du:dateUtc="2024-10-07T21:52:00Z">
        <w:del w:id="636" w:author="Walgren, Patrick" w:date="2024-10-08T09:03:00Z" w16du:dateUtc="2024-10-08T15:03:00Z">
          <w:r w:rsidR="00C96A73" w:rsidDel="007D3023">
            <w:rPr>
              <w:highlight w:val="yellow"/>
            </w:rPr>
            <w:delText xml:space="preserve"> an</w:delText>
          </w:r>
        </w:del>
      </w:ins>
      <w:r w:rsidRPr="00A81DBD">
        <w:rPr>
          <w:highlight w:val="yellow"/>
        </w:rPr>
        <w:t xml:space="preserve"> </w:t>
      </w:r>
      <w:proofErr w:type="spellStart"/>
      <w:r w:rsidRPr="00A81DBD">
        <w:rPr>
          <w:i/>
          <w:iCs/>
          <w:highlight w:val="yellow"/>
        </w:rPr>
        <w:t>n</w:t>
      </w:r>
      <w:proofErr w:type="spellEnd"/>
      <w:r w:rsidRPr="00A81DBD">
        <w:rPr>
          <w:highlight w:val="yellow"/>
        </w:rPr>
        <w:t xml:space="preserve"> </w:t>
      </w:r>
      <w:ins w:id="637" w:author="Mingear, Jacob Lee" w:date="2024-10-07T15:52:00Z" w16du:dateUtc="2024-10-07T21:52:00Z">
        <w:del w:id="638" w:author="Walgren, Patrick" w:date="2024-10-08T09:03:00Z" w16du:dateUtc="2024-10-08T15:03:00Z">
          <w:r w:rsidR="00C96A73" w:rsidDel="007D3023">
            <w:rPr>
              <w:highlight w:val="yellow"/>
            </w:rPr>
            <w:delText xml:space="preserve">number of </w:delText>
          </w:r>
        </w:del>
      </w:ins>
      <w:del w:id="639" w:author="Mingear, Jacob Lee" w:date="2024-10-07T15:52:00Z" w16du:dateUtc="2024-10-07T21:52:00Z">
        <w:r w:rsidRPr="00A81DBD" w:rsidDel="00C96A73">
          <w:rPr>
            <w:highlight w:val="yellow"/>
          </w:rPr>
          <w:delText>isobaric (</w:delText>
        </w:r>
      </w:del>
      <w:r w:rsidRPr="00A81DBD">
        <w:rPr>
          <w:highlight w:val="yellow"/>
        </w:rPr>
        <w:t>constant force thermal cycling</w:t>
      </w:r>
      <w:del w:id="640" w:author="Mingear, Jacob Lee" w:date="2024-10-07T15:52:00Z" w16du:dateUtc="2024-10-07T21:52:00Z">
        <w:r w:rsidRPr="00A81DBD" w:rsidDel="00C96A73">
          <w:rPr>
            <w:highlight w:val="yellow"/>
          </w:rPr>
          <w:delText>)</w:delText>
        </w:r>
      </w:del>
      <w:r w:rsidRPr="00A81DBD">
        <w:rPr>
          <w:highlight w:val="yellow"/>
        </w:rPr>
        <w:t xml:space="preserve"> tests</w:t>
      </w:r>
      <w:ins w:id="641" w:author="Mingear, Jacob Lee" w:date="2024-10-07T15:52:00Z" w16du:dateUtc="2024-10-07T21:52:00Z">
        <w:r w:rsidR="00C96A73">
          <w:rPr>
            <w:highlight w:val="yellow"/>
          </w:rPr>
          <w:t xml:space="preserve"> are needed</w:t>
        </w:r>
      </w:ins>
      <w:r w:rsidRPr="00A81DBD">
        <w:rPr>
          <w:highlight w:val="yellow"/>
        </w:rPr>
        <w:t xml:space="preserve">, </w:t>
      </w:r>
      <w:commentRangeStart w:id="642"/>
      <w:commentRangeStart w:id="643"/>
      <w:r w:rsidRPr="00A81DBD">
        <w:rPr>
          <w:highlight w:val="yellow"/>
        </w:rPr>
        <w:t xml:space="preserve">where </w:t>
      </w:r>
      <w:r w:rsidRPr="00A81DBD">
        <w:rPr>
          <w:i/>
          <w:iCs/>
          <w:highlight w:val="yellow"/>
        </w:rPr>
        <w:t xml:space="preserve">n </w:t>
      </w:r>
      <w:r w:rsidRPr="00A81DBD">
        <w:rPr>
          <w:highlight w:val="yellow"/>
        </w:rPr>
        <w:t>is preferably greater than 4</w:t>
      </w:r>
      <w:commentRangeEnd w:id="634"/>
      <w:r w:rsidR="007D3023">
        <w:rPr>
          <w:rStyle w:val="CommentReference"/>
        </w:rPr>
        <w:commentReference w:id="634"/>
      </w:r>
      <w:ins w:id="644" w:author="Mingear, Jacob Lee" w:date="2024-10-07T15:53:00Z" w16du:dateUtc="2024-10-07T21:53:00Z">
        <w:r w:rsidR="00C96A73">
          <w:rPr>
            <w:highlight w:val="yellow"/>
          </w:rPr>
          <w:t>.</w:t>
        </w:r>
      </w:ins>
      <w:del w:id="645" w:author="Mingear, Jacob Lee" w:date="2024-10-07T15:53:00Z" w16du:dateUtc="2024-10-07T21:53:00Z">
        <w:r w:rsidRPr="00A81DBD" w:rsidDel="00C96A73">
          <w:rPr>
            <w:highlight w:val="yellow"/>
          </w:rPr>
          <w:delText>,</w:delText>
        </w:r>
      </w:del>
      <w:r w:rsidRPr="00A81DBD">
        <w:rPr>
          <w:highlight w:val="yellow"/>
        </w:rPr>
        <w:t xml:space="preserve"> </w:t>
      </w:r>
      <w:del w:id="646" w:author="Mingear, Jacob Lee" w:date="2024-10-07T15:53:00Z" w16du:dateUtc="2024-10-07T21:53:00Z">
        <w:r w:rsidRPr="00A81DBD" w:rsidDel="00C96A73">
          <w:rPr>
            <w:highlight w:val="yellow"/>
          </w:rPr>
          <w:delText>are required</w:delText>
        </w:r>
        <w:bookmarkEnd w:id="633"/>
        <w:r w:rsidDel="00C96A73">
          <w:delText xml:space="preserve">. </w:delText>
        </w:r>
      </w:del>
      <w:r>
        <w:t>Each test requires stress-strain-temperature histories.</w:t>
      </w:r>
      <w:ins w:id="647" w:author="Mingear, Jacob Lee" w:date="2024-10-07T15:58:00Z" w16du:dateUtc="2024-10-07T21:58:00Z">
        <w:r w:rsidR="00C96A73">
          <w:t xml:space="preserve"> </w:t>
        </w:r>
      </w:ins>
      <w:commentRangeStart w:id="648"/>
      <w:r>
        <w:t xml:space="preserve"> </w:t>
      </w:r>
      <w:commentRangeEnd w:id="642"/>
      <w:r w:rsidR="00854464">
        <w:rPr>
          <w:rStyle w:val="CommentReference"/>
        </w:rPr>
        <w:commentReference w:id="642"/>
      </w:r>
      <w:commentRangeEnd w:id="643"/>
      <w:r w:rsidR="00A64E12">
        <w:rPr>
          <w:rStyle w:val="CommentReference"/>
        </w:rPr>
        <w:commentReference w:id="643"/>
      </w:r>
      <w:r>
        <w:t>We us</w:t>
      </w:r>
      <w:r w:rsidR="00920C7C">
        <w:t xml:space="preserve">e </w:t>
      </w:r>
      <w:ins w:id="649" w:author="Walgren, Patrick" w:date="2024-10-08T09:01:00Z" w16du:dateUtc="2024-10-08T15:01:00Z">
        <w:r w:rsidR="007D3023">
          <w:t xml:space="preserve">an </w:t>
        </w:r>
      </w:ins>
      <w:r w:rsidR="00920C7C">
        <w:t>experimental data</w:t>
      </w:r>
      <w:ins w:id="650" w:author="Mingear, Jacob Lee" w:date="2024-10-07T16:00:00Z" w16du:dateUtc="2024-10-07T22:00:00Z">
        <w:r w:rsidR="00C96A73">
          <w:t>set</w:t>
        </w:r>
      </w:ins>
      <w:r w:rsidR="00920C7C">
        <w:t xml:space="preserve"> </w:t>
      </w:r>
      <w:del w:id="651" w:author="Walgren, Patrick" w:date="2024-10-08T09:01:00Z" w16du:dateUtc="2024-10-08T15:01:00Z">
        <w:r w:rsidR="00920C7C" w:rsidDel="007D3023">
          <w:delText xml:space="preserve">of </w:delText>
        </w:r>
      </w:del>
      <w:ins w:id="652" w:author="Walgren, Patrick" w:date="2024-10-08T09:01:00Z" w16du:dateUtc="2024-10-08T15:01:00Z">
        <w:r w:rsidR="007D3023">
          <w:t xml:space="preserve">for </w:t>
        </w:r>
      </w:ins>
      <w:r w:rsidR="00920C7C">
        <w:t xml:space="preserve">a </w:t>
      </w:r>
      <w:r w:rsidR="00920C7C" w:rsidRPr="00920C7C">
        <w:t>Ni50.5Ti27.2Hf22.3</w:t>
      </w:r>
      <w:r w:rsidR="00920C7C">
        <w:t xml:space="preserve"> alloy from Bigelow et al</w:t>
      </w:r>
      <w:r w:rsidR="008C2023">
        <w:t xml:space="preserve"> </w:t>
      </w:r>
      <w:r w:rsidR="008C2023">
        <w:fldChar w:fldCharType="begin"/>
      </w:r>
      <w:r w:rsidR="00036BA7">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36BA7" w:rsidRPr="00036BA7">
        <w:rPr>
          <w:rFonts w:ascii="Calibri" w:hAnsi="Calibri" w:cs="Calibri"/>
        </w:rPr>
        <w:t>[28]</w:t>
      </w:r>
      <w:r w:rsidR="008C2023">
        <w:fldChar w:fldCharType="end"/>
      </w:r>
      <w:del w:id="653" w:author="Mingear, Jacob Lee" w:date="2024-10-07T15:54:00Z" w16du:dateUtc="2024-10-07T21:54:00Z">
        <w:r w:rsidR="00920C7C" w:rsidDel="00C96A73">
          <w:delText>.</w:delText>
        </w:r>
      </w:del>
      <w:ins w:id="654" w:author="Walgren, Patrick" w:date="2024-10-08T09:02:00Z" w16du:dateUtc="2024-10-08T15:02:00Z">
        <w:r w:rsidR="007D3023">
          <w:t>.</w:t>
        </w:r>
      </w:ins>
      <w:del w:id="655" w:author="Walgren, Patrick" w:date="2024-10-08T09:02:00Z" w16du:dateUtc="2024-10-08T15:02:00Z">
        <w:r w:rsidR="00920C7C" w:rsidDel="007D3023">
          <w:delText xml:space="preserve"> </w:delText>
        </w:r>
      </w:del>
      <w:ins w:id="656" w:author="Walgren, Patrick" w:date="2024-06-08T08:02:00Z" w16du:dateUtc="2024-06-08T12:02:00Z">
        <w:del w:id="657" w:author="Mingear, Jacob Lee" w:date="2024-10-07T15:54:00Z" w16du:dateUtc="2024-10-07T21:54:00Z">
          <w:r w:rsidR="00842010" w:rsidRPr="00842010" w:rsidDel="00C96A73">
            <w:delText>NiTiHf is a relevant material system, with many members of the SMA community exploring Hf additions for high-temperature performance</w:delText>
          </w:r>
        </w:del>
      </w:ins>
      <w:del w:id="658" w:author="Mingear, Jacob Lee" w:date="2024-10-07T15:54:00Z" w16du:dateUtc="2024-10-07T21:54:00Z">
        <w:r w:rsidR="00920C7C" w:rsidDel="00C96A73">
          <w:delText xml:space="preserve">This </w:delText>
        </w:r>
      </w:del>
      <w:del w:id="659" w:author="Walgren, Patrick" w:date="2024-06-08T08:02:00Z" w16du:dateUtc="2024-06-08T12:02:00Z">
        <w:r w:rsidR="00920C7C" w:rsidDel="00842010">
          <w:delText>dataset is chosen because NiTiHf is a relevant material system, with many members of the SMA community exploring Hf additions for high-temperature perfor</w:delText>
        </w:r>
      </w:del>
      <w:del w:id="660" w:author="Mingear, Jacob Lee" w:date="2024-10-07T15:55:00Z" w16du:dateUtc="2024-10-07T21:55:00Z">
        <w:r w:rsidR="00920C7C" w:rsidDel="00C96A73">
          <w:delText>mance</w:delText>
        </w:r>
        <w:r w:rsidR="00B75EF4" w:rsidDel="00C96A73">
          <w:delText xml:space="preserve"> </w:delText>
        </w:r>
        <w:r w:rsidR="00B75EF4" w:rsidDel="00C96A73">
          <w:fldChar w:fldCharType="begin"/>
        </w:r>
        <w:r w:rsidR="00067A4C"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Del="00C96A73">
          <w:fldChar w:fldCharType="separate"/>
        </w:r>
        <w:r w:rsidR="00067A4C" w:rsidRPr="00067A4C" w:rsidDel="00C96A73">
          <w:rPr>
            <w:rFonts w:ascii="Calibri" w:hAnsi="Calibri" w:cs="Calibri"/>
          </w:rPr>
          <w:delText>[27], [28], [29]</w:delText>
        </w:r>
        <w:r w:rsidR="00B75EF4" w:rsidDel="00C96A73">
          <w:fldChar w:fldCharType="end"/>
        </w:r>
        <w:r w:rsidR="00B75EF4" w:rsidDel="00C96A73">
          <w:delText>.</w:delText>
        </w:r>
      </w:del>
      <w:r w:rsidR="00B75EF4">
        <w:t xml:space="preserve"> </w:t>
      </w:r>
      <w:commentRangeEnd w:id="648"/>
      <w:r w:rsidR="007D3023">
        <w:rPr>
          <w:rStyle w:val="CommentReference"/>
        </w:rPr>
        <w:commentReference w:id="648"/>
      </w:r>
      <w:r w:rsidR="00920C7C">
        <w:t xml:space="preserve">The </w:t>
      </w:r>
      <w:del w:id="661" w:author="Mingear, Jacob Lee" w:date="2024-10-07T16:01:00Z" w16du:dateUtc="2024-10-07T22:01:00Z">
        <w:r w:rsidR="00920C7C" w:rsidDel="00C96A73">
          <w:delText>quality and quantity of data (</w:delText>
        </w:r>
      </w:del>
      <w:ins w:id="662" w:author="Walgren, Patrick" w:date="2024-06-08T08:03:00Z" w16du:dateUtc="2024-06-08T12:03:00Z">
        <w:del w:id="663" w:author="Mingear, Jacob Lee" w:date="2024-10-07T16:01:00Z" w16du:dateUtc="2024-10-07T22:01:00Z">
          <w:r w:rsidR="00B82778" w:rsidDel="00C96A73">
            <w:delText xml:space="preserve">i.e., </w:delText>
          </w:r>
        </w:del>
      </w:ins>
      <w:r w:rsidR="00920C7C">
        <w:t>six different constant force</w:t>
      </w:r>
      <w:ins w:id="664" w:author="Mingear, Jacob Lee" w:date="2024-10-07T16:02:00Z" w16du:dateUtc="2024-10-07T22:02:00Z">
        <w:r w:rsidR="00C96A73">
          <w:t xml:space="preserve"> cycles</w:t>
        </w:r>
        <w:del w:id="665" w:author="Walgren, Patrick" w:date="2024-10-08T09:00:00Z" w16du:dateUtc="2024-10-08T15:00:00Z">
          <w:r w:rsidR="00C96A73" w:rsidDel="00311362">
            <w:delText>,</w:delText>
          </w:r>
        </w:del>
      </w:ins>
      <w:del w:id="666" w:author="Mingear, Jacob Lee" w:date="2024-10-07T16:02:00Z" w16du:dateUtc="2024-10-07T22:02:00Z">
        <w:r w:rsidR="00920C7C" w:rsidDel="00C96A73">
          <w:delText xml:space="preserve"> thermal cycling tests were performed</w:delText>
        </w:r>
      </w:del>
      <w:ins w:id="667" w:author="Walgren, Patrick" w:date="2024-06-08T08:03:00Z" w16du:dateUtc="2024-06-08T12:03:00Z">
        <w:del w:id="668" w:author="Mingear, Jacob Lee" w:date="2024-10-07T16:02:00Z" w16du:dateUtc="2024-10-07T22:02:00Z">
          <w:r w:rsidR="00B82778" w:rsidDel="00C96A73">
            <w:delText>es</w:delText>
          </w:r>
        </w:del>
      </w:ins>
      <w:del w:id="669" w:author="Mingear, Jacob Lee" w:date="2024-10-07T16:02:00Z" w16du:dateUtc="2024-10-07T22:02:00Z">
        <w:r w:rsidR="00920C7C" w:rsidDel="00C96A73">
          <w:delText>)</w:delText>
        </w:r>
      </w:del>
      <w:r w:rsidR="00920C7C">
        <w:t>, non-zero coefficients of thermal expansion, and nonlinear relationship between applied stress and transformation strain make this data set a</w:t>
      </w:r>
      <w:ins w:id="670" w:author="Mingear, Jacob Lee" w:date="2024-10-07T16:02:00Z" w16du:dateUtc="2024-10-07T22:02:00Z">
        <w:r w:rsidR="000D266F">
          <w:t xml:space="preserve"> great </w:t>
        </w:r>
      </w:ins>
      <w:del w:id="671" w:author="Mingear, Jacob Lee" w:date="2024-10-07T16:02:00Z" w16du:dateUtc="2024-10-07T22:02:00Z">
        <w:r w:rsidR="00920C7C" w:rsidDel="000D266F">
          <w:delText>n ideal</w:delText>
        </w:r>
        <w:r w:rsidR="00296361" w:rsidDel="000D266F">
          <w:delText xml:space="preserve"> </w:delText>
        </w:r>
      </w:del>
      <w:r w:rsidR="00296361">
        <w:t>calibration</w:t>
      </w:r>
      <w:r w:rsidR="00920C7C">
        <w:t xml:space="preserve"> example. </w:t>
      </w:r>
      <w:ins w:id="672" w:author="Mingear, Jacob Lee" w:date="2024-10-07T16:31:00Z" w16du:dateUtc="2024-10-07T22:31:00Z">
        <w:r w:rsidR="008C6794">
          <w:t>A starting po</w:t>
        </w:r>
      </w:ins>
      <w:ins w:id="673" w:author="Mingear, Jacob Lee" w:date="2024-10-07T16:32:00Z" w16du:dateUtc="2024-10-07T22:32:00Z">
        <w:r w:rsidR="008C6794">
          <w:t xml:space="preserve">int that identifies some educated guesses of select </w:t>
        </w:r>
      </w:ins>
      <w:ins w:id="674" w:author="Mingear, Jacob Lee" w:date="2024-10-07T16:33:00Z" w16du:dateUtc="2024-10-07T22:33:00Z">
        <w:r w:rsidR="008C6794">
          <w:t>p</w:t>
        </w:r>
      </w:ins>
      <w:ins w:id="675" w:author="Mingear, Jacob Lee" w:date="2024-10-07T16:32:00Z" w16du:dateUtc="2024-10-07T22:32:00Z">
        <w:r w:rsidR="008C6794">
          <w:t xml:space="preserve">arameters are needed to </w:t>
        </w:r>
      </w:ins>
      <w:ins w:id="676" w:author="Mingear, Jacob Lee" w:date="2024-10-07T16:33:00Z" w16du:dateUtc="2024-10-07T22:33:00Z">
        <w:r w:rsidR="008C6794">
          <w:t xml:space="preserve">enable REACT to perform </w:t>
        </w:r>
      </w:ins>
      <w:ins w:id="677" w:author="Mingear, Jacob Lee" w:date="2024-10-07T16:32:00Z" w16du:dateUtc="2024-10-07T22:32:00Z">
        <w:r w:rsidR="008C6794">
          <w:t>a timely calibration</w:t>
        </w:r>
      </w:ins>
      <w:ins w:id="678" w:author="Mingear, Jacob Lee" w:date="2024-10-07T16:33:00Z" w16du:dateUtc="2024-10-07T22:33:00Z">
        <w:r w:rsidR="008C6794">
          <w:t xml:space="preserve"> via global optimization</w:t>
        </w:r>
      </w:ins>
      <w:ins w:id="679" w:author="Mingear, Jacob Lee" w:date="2024-10-07T16:32:00Z" w16du:dateUtc="2024-10-07T22:32:00Z">
        <w:r w:rsidR="008C6794">
          <w:t>.</w:t>
        </w:r>
      </w:ins>
      <w:ins w:id="680" w:author="Mingear, Jacob Lee" w:date="2024-10-07T16:33:00Z" w16du:dateUtc="2024-10-07T22:33:00Z">
        <w:r w:rsidR="008C6794">
          <w:t xml:space="preserve"> </w:t>
        </w:r>
      </w:ins>
      <w:ins w:id="681" w:author="Walgren, Patrick" w:date="2024-09-18T10:19:00Z" w16du:dateUtc="2024-09-18T16:19:00Z">
        <w:del w:id="682" w:author="Mingear, Jacob Lee" w:date="2024-10-07T16:27:00Z" w16du:dateUtc="2024-10-07T22:27:00Z">
          <w:r w:rsidR="00296361" w:rsidDel="00C34440">
            <w:delText>We will f</w:delText>
          </w:r>
        </w:del>
        <w:del w:id="683" w:author="Mingear, Jacob Lee" w:date="2024-10-07T16:34:00Z" w16du:dateUtc="2024-10-07T22:34:00Z">
          <w:r w:rsidR="00296361" w:rsidDel="008C6794">
            <w:delText xml:space="preserve">irst </w:delText>
          </w:r>
        </w:del>
        <w:del w:id="684" w:author="Mingear, Jacob Lee" w:date="2024-10-07T16:30:00Z" w16du:dateUtc="2024-10-07T22:30:00Z">
          <w:r w:rsidR="00296361" w:rsidDel="008C6794">
            <w:delText>calibrate</w:delText>
          </w:r>
        </w:del>
        <w:del w:id="685" w:author="Mingear, Jacob Lee" w:date="2024-10-07T16:34:00Z" w16du:dateUtc="2024-10-07T22:34:00Z">
          <w:r w:rsidR="00296361" w:rsidDel="008C6794">
            <w:delText xml:space="preserve"> the constitutive model via the conventional approach (i.e., sequential calibration of</w:delText>
          </w:r>
        </w:del>
      </w:ins>
      <w:ins w:id="686" w:author="Walgren, Patrick" w:date="2024-09-18T10:20:00Z" w16du:dateUtc="2024-09-18T16:20:00Z">
        <w:del w:id="687" w:author="Mingear, Jacob Lee" w:date="2024-10-07T16:34:00Z" w16du:dateUtc="2024-10-07T22:34:00Z">
          <w:r w:rsidR="00296361" w:rsidDel="008C6794">
            <w:delText xml:space="preserve"> parameter groups) and then highlight the utility of SMA-REACT</w:delText>
          </w:r>
          <w:r w:rsidR="00331F65" w:rsidDel="008C6794">
            <w:delText xml:space="preserve"> with a series of calibrations via global optimization.</w:delText>
          </w:r>
        </w:del>
      </w:ins>
    </w:p>
    <w:p w14:paraId="2DFE8FD9" w14:textId="77777777" w:rsidR="00920C7C" w:rsidRPr="00476B8C" w:rsidRDefault="00920C7C">
      <w:pPr>
        <w:pPrChange w:id="688" w:author="Walgren, Patrick" w:date="2024-08-29T15:56:00Z" w16du:dateUtc="2024-08-29T21:56:00Z">
          <w:pPr>
            <w:pStyle w:val="ListParagraph"/>
          </w:pPr>
        </w:pPrChange>
      </w:pPr>
    </w:p>
    <w:p w14:paraId="261020F8" w14:textId="7E5C4AD6" w:rsidR="007A7F3B" w:rsidRDefault="008C6794" w:rsidP="007A7F3B">
      <w:pPr>
        <w:rPr>
          <w:b/>
          <w:bCs/>
        </w:rPr>
      </w:pPr>
      <w:commentRangeStart w:id="689"/>
      <w:commentRangeStart w:id="690"/>
      <w:ins w:id="691" w:author="Mingear, Jacob Lee" w:date="2024-10-07T16:34:00Z" w16du:dateUtc="2024-10-07T22:34:00Z">
        <w:r>
          <w:rPr>
            <w:b/>
            <w:bCs/>
          </w:rPr>
          <w:t>Identifying Starting Points</w:t>
        </w:r>
      </w:ins>
      <w:commentRangeStart w:id="692"/>
      <w:commentRangeStart w:id="693"/>
      <w:commentRangeStart w:id="694"/>
      <w:del w:id="695" w:author="Mingear, Jacob Lee" w:date="2024-10-07T16:34:00Z" w16du:dateUtc="2024-10-07T22:34:00Z">
        <w:r w:rsidR="007A7F3B" w:rsidRPr="007A7F3B" w:rsidDel="008C6794">
          <w:rPr>
            <w:b/>
            <w:bCs/>
          </w:rPr>
          <w:delText>Conventional calibration procedure</w:delText>
        </w:r>
        <w:commentRangeEnd w:id="692"/>
        <w:r w:rsidR="00F04AA5" w:rsidDel="008C6794">
          <w:rPr>
            <w:rStyle w:val="CommentReference"/>
          </w:rPr>
          <w:commentReference w:id="692"/>
        </w:r>
        <w:commentRangeEnd w:id="693"/>
        <w:commentRangeEnd w:id="694"/>
        <w:r w:rsidR="00CF156C" w:rsidDel="008C6794">
          <w:rPr>
            <w:rStyle w:val="CommentReference"/>
          </w:rPr>
          <w:commentReference w:id="693"/>
        </w:r>
        <w:r w:rsidR="00B8340B" w:rsidDel="008C6794">
          <w:rPr>
            <w:rStyle w:val="CommentReference"/>
          </w:rPr>
          <w:commentReference w:id="694"/>
        </w:r>
      </w:del>
      <w:commentRangeEnd w:id="689"/>
      <w:r w:rsidR="00C52DD1">
        <w:rPr>
          <w:rStyle w:val="CommentReference"/>
        </w:rPr>
        <w:commentReference w:id="689"/>
      </w:r>
      <w:commentRangeEnd w:id="690"/>
      <w:r w:rsidR="000F000E">
        <w:rPr>
          <w:rStyle w:val="CommentReference"/>
        </w:rPr>
        <w:commentReference w:id="690"/>
      </w:r>
    </w:p>
    <w:p w14:paraId="33E996BE" w14:textId="4A479237" w:rsidR="00476B8C" w:rsidRDefault="00476B8C" w:rsidP="007A7F3B">
      <w:bookmarkStart w:id="696" w:name="_Hlk164411746"/>
      <w:del w:id="697" w:author="Walgren, Patrick" w:date="2024-06-08T08:04:00Z" w16du:dateUtc="2024-06-08T12:04:00Z">
        <w:r w:rsidRPr="00A81DBD" w:rsidDel="00B8340B">
          <w:rPr>
            <w:highlight w:val="yellow"/>
          </w:rPr>
          <w:delText>Calibration of t</w:delText>
        </w:r>
      </w:del>
      <w:ins w:id="698" w:author="Walgren, Patrick" w:date="2024-06-08T08:04:00Z" w16du:dateUtc="2024-06-08T12:04:00Z">
        <w:r w:rsidR="00B8340B">
          <w:rPr>
            <w:highlight w:val="yellow"/>
          </w:rPr>
          <w:t>T</w:t>
        </w:r>
      </w:ins>
      <w:r w:rsidRPr="00A81DBD">
        <w:rPr>
          <w:highlight w:val="yellow"/>
        </w:rPr>
        <w:t>he</w:t>
      </w:r>
      <w:ins w:id="699" w:author="Mingear, Jacob Lee" w:date="2024-10-07T16:34:00Z" w16du:dateUtc="2024-10-07T22:34:00Z">
        <w:r w:rsidR="008C6794">
          <w:rPr>
            <w:highlight w:val="yellow"/>
          </w:rPr>
          <w:t>re are</w:t>
        </w:r>
      </w:ins>
      <w:r w:rsidRPr="00A81DBD">
        <w:rPr>
          <w:highlight w:val="yellow"/>
        </w:rPr>
        <w:t xml:space="preserve"> 17 unknown parameters that define the Lagoudas SMA constitutive model</w:t>
      </w:r>
      <w:ins w:id="700" w:author="Mingear, Jacob Lee" w:date="2024-10-07T16:34:00Z" w16du:dateUtc="2024-10-07T22:34:00Z">
        <w:r w:rsidR="008C6794">
          <w:rPr>
            <w:highlight w:val="yellow"/>
          </w:rPr>
          <w:t>.</w:t>
        </w:r>
      </w:ins>
      <w:r w:rsidRPr="00A81DBD">
        <w:rPr>
          <w:highlight w:val="yellow"/>
        </w:rPr>
        <w:t xml:space="preserve"> </w:t>
      </w:r>
      <w:ins w:id="701" w:author="Mingear, Jacob Lee" w:date="2024-10-07T16:35:00Z" w16du:dateUtc="2024-10-07T22:35:00Z">
        <w:r w:rsidR="008C6794">
          <w:rPr>
            <w:highlight w:val="yellow"/>
          </w:rPr>
          <w:t>Giving an educated guess to some of these parameters, (</w:t>
        </w:r>
        <w:r w:rsidR="008C6794" w:rsidRPr="00A81DBD">
          <w:rPr>
            <w:highlight w:val="yellow"/>
          </w:rPr>
          <w:t xml:space="preserve">transformation temperatures, thermoelastic properties </w:t>
        </w:r>
        <w:r w:rsidR="008C6794">
          <w:rPr>
            <w:highlight w:val="yellow"/>
          </w:rPr>
          <w:t>) can result in a more accurate and timely</w:t>
        </w:r>
      </w:ins>
      <w:ins w:id="702" w:author="Mingear, Jacob Lee" w:date="2024-10-07T16:36:00Z" w16du:dateUtc="2024-10-07T22:36:00Z">
        <w:r w:rsidR="008C6794">
          <w:rPr>
            <w:highlight w:val="yellow"/>
          </w:rPr>
          <w:t xml:space="preserve"> </w:t>
        </w:r>
      </w:ins>
      <w:ins w:id="703" w:author="Mingear, Jacob Lee" w:date="2024-10-07T16:35:00Z" w16du:dateUtc="2024-10-07T22:35:00Z">
        <w:r w:rsidR="008C6794">
          <w:rPr>
            <w:highlight w:val="yellow"/>
          </w:rPr>
          <w:t xml:space="preserve">model calibration. </w:t>
        </w:r>
      </w:ins>
      <w:del w:id="704" w:author="Mingear, Jacob Lee" w:date="2024-10-07T16:36:00Z" w16du:dateUtc="2024-10-07T22:36:00Z">
        <w:r w:rsidRPr="00A81DBD" w:rsidDel="008C6794">
          <w:rPr>
            <w:highlight w:val="yellow"/>
          </w:rPr>
          <w:delText>can be calibrated without a global optimization strategy by estimating parameter groups (e.g., transformation temperatures, thermoelastic properties, etc.) sequentially</w:delText>
        </w:r>
        <w:bookmarkEnd w:id="696"/>
        <w:r w:rsidRPr="00A81DBD" w:rsidDel="008C6794">
          <w:rPr>
            <w:highlight w:val="yellow"/>
          </w:rPr>
          <w:delText>.</w:delText>
        </w:r>
        <w:r w:rsidDel="008C6794">
          <w:delText xml:space="preserve"> However, due to the nonlinearities present in the model with respect to the current transformation strain (</w:delText>
        </w:r>
      </w:del>
      <m:oMath>
        <m:sSub>
          <m:sSubPr>
            <m:ctrlPr>
              <w:ins w:id="705" w:author="Walgren, Patrick" w:date="2024-08-30T09:09:00Z" w16du:dateUtc="2024-08-30T15:09:00Z">
                <w:del w:id="706" w:author="Mingear, Jacob Lee" w:date="2024-10-07T16:36:00Z" w16du:dateUtc="2024-10-07T22:36:00Z">
                  <w:rPr>
                    <w:rFonts w:ascii="Cambria Math" w:hAnsi="Cambria Math"/>
                    <w:i/>
                  </w:rPr>
                </w:del>
              </w:ins>
            </m:ctrlPr>
          </m:sSubPr>
          <m:e>
            <m:r>
              <w:ins w:id="707" w:author="Walgren, Patrick" w:date="2024-08-30T09:09:00Z" w16du:dateUtc="2024-08-30T15:09:00Z">
                <w:del w:id="708" w:author="Mingear, Jacob Lee" w:date="2024-10-07T16:36:00Z" w16du:dateUtc="2024-10-07T22:36:00Z">
                  <w:rPr>
                    <w:rFonts w:ascii="Cambria Math" w:hAnsi="Cambria Math"/>
                  </w:rPr>
                  <m:t>H</m:t>
                </w:del>
              </w:ins>
            </m:r>
          </m:e>
          <m:sub>
            <m:r>
              <w:ins w:id="709" w:author="Walgren, Patrick" w:date="2024-08-30T09:09:00Z" w16du:dateUtc="2024-08-30T15:09:00Z">
                <w:del w:id="710" w:author="Mingear, Jacob Lee" w:date="2024-10-07T16:36:00Z" w16du:dateUtc="2024-10-07T22:36:00Z">
                  <w:rPr>
                    <w:rFonts w:ascii="Cambria Math" w:hAnsi="Cambria Math"/>
                  </w:rPr>
                  <m:t>cur</m:t>
                </w:del>
              </w:ins>
            </m:r>
          </m:sub>
        </m:sSub>
      </m:oMath>
      <w:del w:id="711" w:author="Mingear, Jacob Lee" w:date="2024-10-07T16:36:00Z" w16du:dateUtc="2024-10-07T22:36:00Z">
        <w:r w:rsidDel="008C6794">
          <w:delText>H_cur) and smooth hardening coefficients (</w:delText>
        </w:r>
      </w:del>
      <m:oMath>
        <m:sSub>
          <m:sSubPr>
            <m:ctrlPr>
              <w:ins w:id="712" w:author="Walgren, Patrick" w:date="2024-08-30T09:09:00Z" w16du:dateUtc="2024-08-30T15:09:00Z">
                <w:del w:id="713" w:author="Mingear, Jacob Lee" w:date="2024-10-07T16:36:00Z" w16du:dateUtc="2024-10-07T22:36:00Z">
                  <w:rPr>
                    <w:rFonts w:ascii="Cambria Math" w:hAnsi="Cambria Math"/>
                    <w:i/>
                  </w:rPr>
                </w:del>
              </w:ins>
            </m:ctrlPr>
          </m:sSubPr>
          <m:e>
            <m:r>
              <w:ins w:id="714" w:author="Walgren, Patrick" w:date="2024-08-30T09:09:00Z" w16du:dateUtc="2024-08-30T15:09:00Z">
                <w:del w:id="715" w:author="Mingear, Jacob Lee" w:date="2024-10-07T16:36:00Z" w16du:dateUtc="2024-10-07T22:36:00Z">
                  <w:rPr>
                    <w:rFonts w:ascii="Cambria Math" w:hAnsi="Cambria Math"/>
                  </w:rPr>
                  <m:t>n</m:t>
                </w:del>
              </w:ins>
            </m:r>
          </m:e>
          <m:sub>
            <m:r>
              <w:ins w:id="716" w:author="Walgren, Patrick" w:date="2024-08-30T09:09:00Z" w16du:dateUtc="2024-08-30T15:09:00Z">
                <w:del w:id="717" w:author="Mingear, Jacob Lee" w:date="2024-10-07T16:36:00Z" w16du:dateUtc="2024-10-07T22:36:00Z">
                  <w:rPr>
                    <w:rFonts w:ascii="Cambria Math" w:hAnsi="Cambria Math"/>
                  </w:rPr>
                  <m:t>i</m:t>
                </w:del>
              </w:ins>
            </m:r>
          </m:sub>
        </m:sSub>
      </m:oMath>
      <w:del w:id="718" w:author="Mingear, Jacob Lee" w:date="2024-10-07T16:36:00Z" w16du:dateUtc="2024-10-07T22:36:00Z">
        <w:r w:rsidDel="008C6794">
          <w:delText xml:space="preserve">n_i), optimization, or nonlinear curve fitting, is still required. </w:delText>
        </w:r>
      </w:del>
      <w:ins w:id="719" w:author="Walgren, Patrick" w:date="2024-06-08T08:09:00Z" w16du:dateUtc="2024-06-08T12:09:00Z">
        <w:del w:id="720" w:author="Mingear, Jacob Lee" w:date="2024-10-07T16:36:00Z" w16du:dateUtc="2024-10-07T22:36:00Z">
          <w:r w:rsidR="008D3ECA" w:rsidDel="008C6794">
            <w:delText>W</w:delText>
          </w:r>
        </w:del>
      </w:ins>
      <w:del w:id="721" w:author="Mingear, Jacob Lee" w:date="2024-10-07T16:36:00Z" w16du:dateUtc="2024-10-07T22:36:00Z">
        <w:r w:rsidDel="008C6794">
          <w:delText xml:space="preserve">Herein, we will discuss one method to find these parameters without using a global optimization strategy, as this method can serve as a good baseline with which to compare the optimized calibration. </w:delText>
        </w:r>
      </w:del>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commentRangeStart w:id="722"/>
            <w:commentRangeStart w:id="723"/>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722"/>
            <w:r w:rsidR="00BE0AE7">
              <w:rPr>
                <w:rStyle w:val="CommentReference"/>
              </w:rPr>
              <w:commentReference w:id="722"/>
            </w:r>
            <w:commentRangeEnd w:id="723"/>
            <w:r w:rsidR="00C52DD1">
              <w:rPr>
                <w:rStyle w:val="CommentReference"/>
              </w:rPr>
              <w:commentReference w:id="723"/>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05359547" w14:textId="77777777" w:rsidR="00204FB2" w:rsidRDefault="00A96E3A" w:rsidP="00204FB2">
            <w:pPr>
              <w:keepNext/>
              <w:rPr>
                <w:ins w:id="724" w:author="Mingear, Jacob Lee" w:date="2024-10-07T17:03:00Z" w16du:dateUtc="2024-10-07T23:03:00Z"/>
              </w:rPr>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542B7A71" w14:textId="567F029C" w:rsidR="00A96E3A" w:rsidDel="00204FB2" w:rsidRDefault="00A96E3A">
            <w:pPr>
              <w:pStyle w:val="Caption"/>
              <w:rPr>
                <w:del w:id="725" w:author="Mingear, Jacob Lee" w:date="2024-10-07T17:03:00Z" w16du:dateUtc="2024-10-07T23:03:00Z"/>
              </w:rPr>
              <w:pPrChange w:id="726" w:author="Mingear, Jacob Lee" w:date="2024-10-07T17:03:00Z" w16du:dateUtc="2024-10-07T23:03:00Z">
                <w:pPr>
                  <w:keepNext/>
                </w:pPr>
              </w:pPrChange>
            </w:pPr>
          </w:p>
          <w:p w14:paraId="65A43B7A" w14:textId="3A389400" w:rsidR="00A96E3A" w:rsidRDefault="006577A5" w:rsidP="00A96E3A">
            <w:pPr>
              <w:pStyle w:val="Caption"/>
            </w:pPr>
            <w:bookmarkStart w:id="727" w:name="_Hlk166610788"/>
            <w:r>
              <w:t>c)</w:t>
            </w:r>
            <w:r w:rsidR="00A96E3A">
              <w:t xml:space="preserve"> Austenite elastic modulus </w:t>
            </w:r>
            <w:proofErr w:type="gramStart"/>
            <w:r w:rsidR="00A96E3A">
              <w:t>are</w:t>
            </w:r>
            <w:proofErr w:type="gramEnd"/>
            <w:r w:rsidR="00A96E3A">
              <w:t xml:space="preserve"> found via Hooke's law at the reference temperature, which is a model parameter defined by the analyst.</w:t>
            </w:r>
            <w:bookmarkEnd w:id="727"/>
          </w:p>
        </w:tc>
        <w:tc>
          <w:tcPr>
            <w:tcW w:w="4675" w:type="dxa"/>
          </w:tcPr>
          <w:p w14:paraId="1D3242D6" w14:textId="342FD663" w:rsidR="00A96E3A" w:rsidDel="008C6794" w:rsidRDefault="00A96E3A" w:rsidP="00A96E3A">
            <w:pPr>
              <w:keepNext/>
              <w:rPr>
                <w:del w:id="728" w:author="Mingear, Jacob Lee" w:date="2024-10-07T16:37:00Z" w16du:dateUtc="2024-10-07T22:37:00Z"/>
              </w:rPr>
            </w:pPr>
            <w:commentRangeStart w:id="729"/>
            <w:commentRangeStart w:id="730"/>
            <w:del w:id="731" w:author="Mingear, Jacob Lee" w:date="2024-10-07T16:36:00Z" w16du:dateUtc="2024-10-07T22:36:00Z">
              <w:r w:rsidDel="008C6794">
                <w:rPr>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del>
            <w:commentRangeEnd w:id="729"/>
            <w:r w:rsidR="00BE0AE7">
              <w:rPr>
                <w:rStyle w:val="CommentReference"/>
              </w:rPr>
              <w:commentReference w:id="729"/>
            </w:r>
            <w:commentRangeEnd w:id="730"/>
            <w:r w:rsidR="000F000E">
              <w:rPr>
                <w:rStyle w:val="CommentReference"/>
              </w:rPr>
              <w:commentReference w:id="730"/>
            </w:r>
          </w:p>
          <w:p w14:paraId="2C3ABF38" w14:textId="304DDBE0" w:rsidR="00A96E3A" w:rsidDel="008C6794" w:rsidRDefault="006577A5" w:rsidP="00A96E3A">
            <w:pPr>
              <w:pStyle w:val="Caption"/>
              <w:rPr>
                <w:del w:id="732" w:author="Mingear, Jacob Lee" w:date="2024-10-07T16:37:00Z" w16du:dateUtc="2024-10-07T22:37:00Z"/>
              </w:rPr>
            </w:pPr>
            <w:del w:id="733" w:author="Mingear, Jacob Lee" w:date="2024-10-07T16:37:00Z" w16du:dateUtc="2024-10-07T22:37:00Z">
              <w:r w:rsidDel="008C6794">
                <w:delText>d)</w:delText>
              </w:r>
              <w:r w:rsidR="00A96E3A" w:rsidDel="008C6794">
                <w:delText xml:space="preserve"> </w:delText>
              </w:r>
            </w:del>
            <w:ins w:id="734" w:author="Walgren, Patrick" w:date="2024-06-08T08:10:00Z" w16du:dateUtc="2024-06-08T12:10:00Z">
              <w:del w:id="735" w:author="Mingear, Jacob Lee" w:date="2024-10-07T16:37:00Z" w16du:dateUtc="2024-10-07T22:37:00Z">
                <w:r w:rsidR="008D3ECA" w:rsidRPr="008D3ECA" w:rsidDel="008C6794">
                  <w:delText>Nonlinear curve fitting is necessary to find transformation strain properties, martensite elastic modulus, and coefficient of thermal expansion.</w:delText>
                </w:r>
              </w:del>
            </w:ins>
            <w:del w:id="736" w:author="Mingear, Jacob Lee" w:date="2024-10-07T16:37:00Z" w16du:dateUtc="2024-10-07T22:37:00Z">
              <w:r w:rsidR="00A96E3A" w:rsidDel="008C6794">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28ADE602" w14:textId="48669E34" w:rsidR="00204FB2" w:rsidRDefault="00204FB2" w:rsidP="00204FB2">
      <w:pPr>
        <w:pStyle w:val="Caption"/>
        <w:rPr>
          <w:ins w:id="737" w:author="Mingear, Jacob Lee" w:date="2024-10-07T17:04:00Z" w16du:dateUtc="2024-10-07T23:04:00Z"/>
        </w:rPr>
      </w:pPr>
      <w:commentRangeStart w:id="738"/>
      <w:ins w:id="739" w:author="Mingear, Jacob Lee" w:date="2024-10-07T17:04:00Z" w16du:dateUtc="2024-10-07T23:04:00Z">
        <w:r>
          <w:t xml:space="preserve">Figure </w:t>
        </w:r>
        <w:r>
          <w:fldChar w:fldCharType="begin"/>
        </w:r>
        <w:r>
          <w:instrText xml:space="preserve"> SEQ Figure \* ARABIC </w:instrText>
        </w:r>
        <w:r>
          <w:fldChar w:fldCharType="separate"/>
        </w:r>
        <w:r>
          <w:rPr>
            <w:noProof/>
          </w:rPr>
          <w:t>4</w:t>
        </w:r>
        <w:r>
          <w:fldChar w:fldCharType="end"/>
        </w:r>
        <w:r w:rsidRPr="006577A5">
          <w:t xml:space="preserve"> </w:t>
        </w:r>
        <w:r>
          <w:t>- 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Start w:id="740"/>
        <w:commentRangeEnd w:id="740"/>
        <w:r>
          <w:rPr>
            <w:rStyle w:val="CommentReference"/>
          </w:rPr>
          <w:commentReference w:id="740"/>
        </w:r>
      </w:ins>
      <w:commentRangeEnd w:id="738"/>
      <w:r w:rsidR="00C52DD1">
        <w:rPr>
          <w:rStyle w:val="CommentReference"/>
          <w:i w:val="0"/>
          <w:iCs w:val="0"/>
          <w:color w:val="auto"/>
        </w:rPr>
        <w:commentReference w:id="738"/>
      </w:r>
    </w:p>
    <w:p w14:paraId="789A7480" w14:textId="3F1F1260" w:rsidR="007F4161" w:rsidRPr="006577A5" w:rsidRDefault="006577A5" w:rsidP="007A7F3B">
      <w:pPr>
        <w:rPr>
          <w:i/>
          <w:iCs/>
        </w:rPr>
      </w:pPr>
      <w:commentRangeStart w:id="741"/>
      <w:del w:id="742" w:author="Mingear, Jacob Lee" w:date="2024-10-07T17:04:00Z" w16du:dateUtc="2024-10-07T23:04:00Z">
        <w:r w:rsidRPr="006577A5" w:rsidDel="00204FB2">
          <w:rPr>
            <w:i/>
            <w:iCs/>
          </w:rPr>
          <w:delText>Figure</w:delText>
        </w:r>
        <w:r w:rsidDel="00204FB2">
          <w:rPr>
            <w:i/>
            <w:iCs/>
          </w:rPr>
          <w:delText xml:space="preserve"> 5</w:delText>
        </w:r>
        <w:r w:rsidRPr="006577A5" w:rsidDel="00204FB2">
          <w:rPr>
            <w:i/>
            <w:iCs/>
          </w:rPr>
          <w:delText xml:space="preserve">: </w:delText>
        </w:r>
        <w:r w:rsidDel="00204FB2">
          <w:rPr>
            <w:i/>
            <w:iCs/>
          </w:rPr>
          <w:delText>Given constant-stress thermal cycling (CFTC) data for a number of</w:delText>
        </w:r>
      </w:del>
      <w:ins w:id="743" w:author="Walgren, Patrick" w:date="2024-06-08T08:11:00Z" w16du:dateUtc="2024-06-08T12:11:00Z">
        <w:del w:id="744" w:author="Mingear, Jacob Lee" w:date="2024-10-07T17:04:00Z" w16du:dateUtc="2024-10-07T23:04:00Z">
          <w:r w:rsidR="008D3ECA" w:rsidDel="00204FB2">
            <w:rPr>
              <w:i/>
              <w:iCs/>
            </w:rPr>
            <w:delText>several</w:delText>
          </w:r>
        </w:del>
      </w:ins>
      <w:del w:id="745" w:author="Mingear, Jacob Lee" w:date="2024-10-07T17:04:00Z" w16du:dateUtc="2024-10-07T23:04:00Z">
        <w:r w:rsidDel="00204FB2">
          <w:rPr>
            <w:i/>
            <w:iCs/>
          </w:rPr>
          <w:delTex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741"/>
        <w:r w:rsidR="00A679DA" w:rsidDel="00204FB2">
          <w:rPr>
            <w:rStyle w:val="CommentReference"/>
          </w:rPr>
          <w:commentReference w:id="741"/>
        </w:r>
      </w:del>
    </w:p>
    <w:p w14:paraId="512E7716" w14:textId="31CA58DB" w:rsidR="00476B8C" w:rsidRDefault="00476B8C" w:rsidP="007A7F3B">
      <w:bookmarkStart w:id="746" w:name="_Hlk164411759"/>
      <w:r w:rsidRPr="00A81DBD">
        <w:rPr>
          <w:highlight w:val="yellow"/>
        </w:rPr>
        <w:t>First, transformation temperatures for each tested stress level can be estimated via the tangent method or similar</w:t>
      </w:r>
      <w:bookmarkEnd w:id="746"/>
      <w:r w:rsidRPr="00A81DBD">
        <w:rPr>
          <w:highlight w:val="yellow"/>
        </w:rPr>
        <w:t>.</w:t>
      </w:r>
      <w:r>
        <w:t xml:space="preserve"> If a “zero-stress” isobaric test (i.e., 7 MPa or lower) was performed, the transformation </w:t>
      </w:r>
      <w:r>
        <w:lastRenderedPageBreak/>
        <w:t xml:space="preserve">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w:t>
      </w:r>
      <w:ins w:id="747" w:author="Mingear, Jacob Lee" w:date="2024-10-07T16:39:00Z" w16du:dateUtc="2024-10-07T22:39:00Z">
        <w:r w:rsidR="00BE0AE7">
          <w:t xml:space="preserve">linear </w:t>
        </w:r>
      </w:ins>
      <w:r w:rsidR="00854464">
        <w:t xml:space="preserve">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748" w:author="Walgren, Patrick" w:date="2024-06-04T19:40:00Z" w16du:dateUtc="2024-06-04T23:40:00Z">
        <w:r w:rsidR="00CF100C" w:rsidDel="00C93B97">
          <w:delText xml:space="preserve">. </w:delText>
        </w:r>
        <w:r w:rsidR="002D560C" w:rsidDel="00C93B97">
          <w:delText xml:space="preserve"> </w:delText>
        </w:r>
      </w:del>
      <w:ins w:id="749" w:author="Walgren, Patrick" w:date="2024-06-04T19:40:00Z" w16du:dateUtc="2024-06-04T23:40:00Z">
        <w:r w:rsidR="00C93B97">
          <w:t xml:space="preserve">. </w:t>
        </w:r>
      </w:ins>
      <w:commentRangeStart w:id="750"/>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36BA7">
        <w: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36BA7" w:rsidRPr="00036BA7">
        <w:rPr>
          <w:rFonts w:ascii="Calibri" w:hAnsi="Calibri" w:cs="Calibri"/>
        </w:rPr>
        <w:t>[28]</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commentRangeEnd w:id="750"/>
      <w:r w:rsidR="00BE0AE7">
        <w:rPr>
          <w:rStyle w:val="CommentReference"/>
        </w:rPr>
        <w:commentReference w:id="750"/>
      </w:r>
    </w:p>
    <w:p w14:paraId="79EA0909" w14:textId="0E0155DA" w:rsidR="00DE027B" w:rsidRDefault="00DE027B" w:rsidP="007A7F3B">
      <w:bookmarkStart w:id="751"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751"/>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419F7F87" w:rsidR="00EB0ACE" w:rsidRDefault="00DE027B" w:rsidP="007A7F3B">
      <w:pPr>
        <w:rPr>
          <w:rFonts w:eastAsiaTheme="minorEastAsia"/>
        </w:rPr>
      </w:pPr>
      <w:bookmarkStart w:id="752" w:name="_Hlk164411827"/>
      <w:del w:id="753" w:author="Mingear, Jacob Lee" w:date="2024-10-07T16:45:00Z" w16du:dateUtc="2024-10-07T22:45:00Z">
        <w:r w:rsidRPr="00A81DBD" w:rsidDel="00BE0AE7">
          <w:rPr>
            <w:rFonts w:eastAsiaTheme="minorEastAsia"/>
            <w:highlight w:val="yellow"/>
          </w:rPr>
          <w:delText>At this point, the analyst has two choices in terms of calculating the rest of the thermoelastic and transformation strain properties.</w:delText>
        </w:r>
        <w:r w:rsidDel="00BE0AE7">
          <w:rPr>
            <w:rFonts w:eastAsiaTheme="minorEastAsia"/>
          </w:rPr>
          <w:delText xml:space="preserve"> </w:delText>
        </w:r>
        <w:bookmarkEnd w:id="752"/>
        <w:r w:rsidDel="00BE0AE7">
          <w:rPr>
            <w:rFonts w:eastAsiaTheme="minorEastAsia"/>
          </w:rPr>
          <w:delText>First, t</w:delText>
        </w:r>
      </w:del>
      <w:ins w:id="754" w:author="Mingear, Jacob Lee" w:date="2024-10-07T16:45:00Z" w16du:dateUtc="2024-10-07T22:45:00Z">
        <w:r w:rsidR="00BE0AE7">
          <w:rPr>
            <w:rFonts w:eastAsiaTheme="minorEastAsia"/>
          </w:rPr>
          <w:t>T</w:t>
        </w:r>
      </w:ins>
      <w:r>
        <w:rPr>
          <w:rFonts w:eastAsiaTheme="minorEastAsia"/>
        </w:rPr>
        <w:t xml:space="preserve">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6B8745C7" w:rsidR="00EB0ACE" w:rsidDel="00BE0AE7" w:rsidRDefault="00EB0ACE" w:rsidP="00BE0AE7">
      <w:pPr>
        <w:rPr>
          <w:del w:id="755" w:author="Mingear, Jacob Lee" w:date="2024-10-07T16:45:00Z" w16du:dateUtc="2024-10-07T22:45:00Z"/>
          <w:rFonts w:eastAsiaTheme="minorEastAsia"/>
        </w:rPr>
      </w:pPr>
      <w:r>
        <w:t>A</w:t>
      </w:r>
      <w:del w:id="756" w:author="Mingear, Jacob Lee" w:date="2024-10-07T16:45:00Z" w16du:dateUtc="2024-10-07T22:45:00Z">
        <w:r w:rsidDel="00BE0AE7">
          <w:delText xml:space="preserve">lternatively, coefficient of thermal expansion </w:delText>
        </w:r>
      </w:del>
      <m:oMath>
        <m:r>
          <w:del w:id="757" w:author="Mingear, Jacob Lee" w:date="2024-10-07T16:45:00Z" w16du:dateUtc="2024-10-07T22:45:00Z">
            <w:rPr>
              <w:rFonts w:ascii="Cambria Math" w:hAnsi="Cambria Math"/>
            </w:rPr>
            <m:t>α</m:t>
          </w:del>
        </m:r>
      </m:oMath>
      <w:del w:id="758" w:author="Mingear, Jacob Lee" w:date="2024-10-07T16:45:00Z" w16du:dateUtc="2024-10-07T22:45:00Z">
        <w:r w:rsidDel="00BE0AE7">
          <w:rPr>
            <w:rFonts w:eastAsiaTheme="minorEastAsia"/>
          </w:rPr>
          <w:delText xml:space="preserve"> can be found concurrently with the other thermoelastic and transformation strain properties via a nonlinear system of equations. At a temperature </w:delText>
        </w:r>
      </w:del>
      <m:oMath>
        <m:sSub>
          <m:sSubPr>
            <m:ctrlPr>
              <w:del w:id="759" w:author="Mingear, Jacob Lee" w:date="2024-10-07T16:45:00Z" w16du:dateUtc="2024-10-07T22:45:00Z">
                <w:rPr>
                  <w:rFonts w:ascii="Cambria Math" w:eastAsiaTheme="minorEastAsia" w:hAnsi="Cambria Math"/>
                  <w:i/>
                </w:rPr>
              </w:del>
            </m:ctrlPr>
          </m:sSubPr>
          <m:e>
            <m:r>
              <w:del w:id="760" w:author="Mingear, Jacob Lee" w:date="2024-10-07T16:45:00Z" w16du:dateUtc="2024-10-07T22:45:00Z">
                <w:rPr>
                  <w:rFonts w:ascii="Cambria Math" w:eastAsiaTheme="minorEastAsia" w:hAnsi="Cambria Math"/>
                </w:rPr>
                <m:t>T</m:t>
              </w:del>
            </m:r>
          </m:e>
          <m:sub>
            <m:r>
              <w:del w:id="761" w:author="Mingear, Jacob Lee" w:date="2024-10-07T16:45:00Z" w16du:dateUtc="2024-10-07T22:45:00Z">
                <w:rPr>
                  <w:rFonts w:ascii="Cambria Math" w:eastAsiaTheme="minorEastAsia" w:hAnsi="Cambria Math"/>
                </w:rPr>
                <m:t>3</m:t>
              </w:del>
            </m:r>
          </m:sub>
        </m:sSub>
        <m:r>
          <w:del w:id="762" w:author="Mingear, Jacob Lee" w:date="2024-10-07T16:45:00Z" w16du:dateUtc="2024-10-07T22:45:00Z">
            <w:rPr>
              <w:rFonts w:ascii="Cambria Math" w:eastAsiaTheme="minorEastAsia" w:hAnsi="Cambria Math"/>
            </w:rPr>
            <m:t>&lt;</m:t>
          </w:del>
        </m:r>
        <m:sSub>
          <m:sSubPr>
            <m:ctrlPr>
              <w:del w:id="763" w:author="Mingear, Jacob Lee" w:date="2024-10-07T16:45:00Z" w16du:dateUtc="2024-10-07T22:45:00Z">
                <w:rPr>
                  <w:rFonts w:ascii="Cambria Math" w:eastAsiaTheme="minorEastAsia" w:hAnsi="Cambria Math"/>
                  <w:i/>
                </w:rPr>
              </w:del>
            </m:ctrlPr>
          </m:sSubPr>
          <m:e>
            <m:r>
              <w:del w:id="764" w:author="Mingear, Jacob Lee" w:date="2024-10-07T16:45:00Z" w16du:dateUtc="2024-10-07T22:45:00Z">
                <w:rPr>
                  <w:rFonts w:ascii="Cambria Math" w:eastAsiaTheme="minorEastAsia" w:hAnsi="Cambria Math"/>
                </w:rPr>
                <m:t>M</m:t>
              </w:del>
            </m:r>
          </m:e>
          <m:sub>
            <m:r>
              <w:del w:id="765" w:author="Mingear, Jacob Lee" w:date="2024-10-07T16:45:00Z" w16du:dateUtc="2024-10-07T22:45:00Z">
                <w:rPr>
                  <w:rFonts w:ascii="Cambria Math" w:eastAsiaTheme="minorEastAsia" w:hAnsi="Cambria Math"/>
                </w:rPr>
                <m:t>f</m:t>
              </w:del>
            </m:r>
          </m:sub>
        </m:sSub>
      </m:oMath>
      <w:del w:id="766" w:author="Mingear, Jacob Lee" w:date="2024-10-07T16:45:00Z" w16du:dateUtc="2024-10-07T22:45:00Z">
        <w:r w:rsidDel="00BE0AE7">
          <w:rPr>
            <w:rFonts w:eastAsiaTheme="minorEastAsia"/>
          </w:rPr>
          <w:delText>, Hooke’s Law can be written as:</w:delText>
        </w:r>
      </w:del>
    </w:p>
    <w:p w14:paraId="07C819BD" w14:textId="575B7C1C" w:rsidR="00EB0ACE" w:rsidRPr="00EB0ACE" w:rsidDel="00BE0AE7" w:rsidRDefault="00EB0ACE" w:rsidP="00BE0AE7">
      <w:pPr>
        <w:rPr>
          <w:del w:id="767" w:author="Mingear, Jacob Lee" w:date="2024-10-07T16:45:00Z" w16du:dateUtc="2024-10-07T22:45:00Z"/>
          <w:rFonts w:eastAsiaTheme="minorEastAsia"/>
        </w:rPr>
      </w:pPr>
      <m:oMathPara>
        <m:oMath>
          <m:r>
            <w:del w:id="768" w:author="Mingear, Jacob Lee" w:date="2024-10-07T16:45:00Z" w16du:dateUtc="2024-10-07T22:45:00Z">
              <w:rPr>
                <w:rFonts w:ascii="Cambria Math" w:hAnsi="Cambria Math"/>
              </w:rPr>
              <m:t>σ=</m:t>
            </w:del>
          </m:r>
          <m:sSup>
            <m:sSupPr>
              <m:ctrlPr>
                <w:del w:id="769" w:author="Mingear, Jacob Lee" w:date="2024-10-07T16:45:00Z" w16du:dateUtc="2024-10-07T22:45:00Z">
                  <w:rPr>
                    <w:rFonts w:ascii="Cambria Math" w:hAnsi="Cambria Math"/>
                    <w:i/>
                  </w:rPr>
                </w:del>
              </m:ctrlPr>
            </m:sSupPr>
            <m:e>
              <m:r>
                <w:del w:id="770" w:author="Mingear, Jacob Lee" w:date="2024-10-07T16:45:00Z" w16du:dateUtc="2024-10-07T22:45:00Z">
                  <w:rPr>
                    <w:rFonts w:ascii="Cambria Math" w:hAnsi="Cambria Math"/>
                  </w:rPr>
                  <m:t>E</m:t>
                </w:del>
              </m:r>
            </m:e>
            <m:sup>
              <m:r>
                <w:del w:id="771" w:author="Mingear, Jacob Lee" w:date="2024-10-07T16:45:00Z" w16du:dateUtc="2024-10-07T22:45:00Z">
                  <w:rPr>
                    <w:rFonts w:ascii="Cambria Math" w:hAnsi="Cambria Math"/>
                  </w:rPr>
                  <m:t>M</m:t>
                </w:del>
              </m:r>
            </m:sup>
          </m:sSup>
          <m:d>
            <m:dPr>
              <m:begChr m:val="["/>
              <m:endChr m:val="]"/>
              <m:ctrlPr>
                <w:del w:id="772" w:author="Mingear, Jacob Lee" w:date="2024-10-07T16:45:00Z" w16du:dateUtc="2024-10-07T22:45:00Z">
                  <w:rPr>
                    <w:rFonts w:ascii="Cambria Math" w:hAnsi="Cambria Math"/>
                    <w:i/>
                  </w:rPr>
                </w:del>
              </m:ctrlPr>
            </m:dPr>
            <m:e>
              <m:r>
                <w:del w:id="773" w:author="Mingear, Jacob Lee" w:date="2024-10-07T16:45:00Z" w16du:dateUtc="2024-10-07T22:45:00Z">
                  <w:rPr>
                    <w:rFonts w:ascii="Cambria Math" w:hAnsi="Cambria Math"/>
                  </w:rPr>
                  <m:t>ε-</m:t>
                </w:del>
              </m:r>
              <m:sSup>
                <m:sSupPr>
                  <m:ctrlPr>
                    <w:del w:id="774" w:author="Mingear, Jacob Lee" w:date="2024-10-07T16:45:00Z" w16du:dateUtc="2024-10-07T22:45:00Z">
                      <w:rPr>
                        <w:rFonts w:ascii="Cambria Math" w:hAnsi="Cambria Math"/>
                        <w:i/>
                      </w:rPr>
                    </w:del>
                  </m:ctrlPr>
                </m:sSupPr>
                <m:e>
                  <m:r>
                    <w:del w:id="775" w:author="Mingear, Jacob Lee" w:date="2024-10-07T16:45:00Z" w16du:dateUtc="2024-10-07T22:45:00Z">
                      <w:rPr>
                        <w:rFonts w:ascii="Cambria Math" w:hAnsi="Cambria Math"/>
                      </w:rPr>
                      <m:t>ε</m:t>
                    </w:del>
                  </m:r>
                </m:e>
                <m:sup>
                  <m:r>
                    <w:del w:id="776" w:author="Mingear, Jacob Lee" w:date="2024-10-07T16:45:00Z" w16du:dateUtc="2024-10-07T22:45:00Z">
                      <w:rPr>
                        <w:rFonts w:ascii="Cambria Math" w:hAnsi="Cambria Math"/>
                      </w:rPr>
                      <m:t>t</m:t>
                    </w:del>
                  </m:r>
                </m:sup>
              </m:sSup>
              <m:r>
                <w:del w:id="777" w:author="Mingear, Jacob Lee" w:date="2024-10-07T16:45:00Z" w16du:dateUtc="2024-10-07T22:45:00Z">
                  <w:rPr>
                    <w:rFonts w:ascii="Cambria Math" w:hAnsi="Cambria Math"/>
                  </w:rPr>
                  <m:t>-α</m:t>
                </w:del>
              </m:r>
              <m:r>
                <w:del w:id="778" w:author="Mingear, Jacob Lee" w:date="2024-10-07T16:45:00Z" w16du:dateUtc="2024-10-07T22:45:00Z">
                  <m:rPr>
                    <m:sty m:val="p"/>
                  </m:rPr>
                  <w:rPr>
                    <w:rFonts w:ascii="Cambria Math" w:hAnsi="Cambria Math"/>
                  </w:rPr>
                  <m:t>Δ</m:t>
                </w:del>
              </m:r>
              <m:r>
                <w:del w:id="779" w:author="Mingear, Jacob Lee" w:date="2024-10-07T16:45:00Z" w16du:dateUtc="2024-10-07T22:45:00Z">
                  <w:rPr>
                    <w:rFonts w:ascii="Cambria Math" w:hAnsi="Cambria Math"/>
                  </w:rPr>
                  <m:t>T</m:t>
                </w:del>
              </m:r>
            </m:e>
          </m:d>
          <m:r>
            <w:del w:id="780" w:author="Mingear, Jacob Lee" w:date="2024-10-07T16:45:00Z" w16du:dateUtc="2024-10-07T22:45:00Z">
              <w:rPr>
                <w:rFonts w:ascii="Cambria Math" w:hAnsi="Cambria Math"/>
              </w:rPr>
              <m:t>=</m:t>
            </w:del>
          </m:r>
          <m:sSup>
            <m:sSupPr>
              <m:ctrlPr>
                <w:del w:id="781" w:author="Mingear, Jacob Lee" w:date="2024-10-07T16:45:00Z" w16du:dateUtc="2024-10-07T22:45:00Z">
                  <w:rPr>
                    <w:rFonts w:ascii="Cambria Math" w:hAnsi="Cambria Math"/>
                    <w:i/>
                  </w:rPr>
                </w:del>
              </m:ctrlPr>
            </m:sSupPr>
            <m:e>
              <m:r>
                <w:del w:id="782" w:author="Mingear, Jacob Lee" w:date="2024-10-07T16:45:00Z" w16du:dateUtc="2024-10-07T22:45:00Z">
                  <w:rPr>
                    <w:rFonts w:ascii="Cambria Math" w:hAnsi="Cambria Math"/>
                  </w:rPr>
                  <m:t>E</m:t>
                </w:del>
              </m:r>
            </m:e>
            <m:sup>
              <m:r>
                <w:del w:id="783" w:author="Mingear, Jacob Lee" w:date="2024-10-07T16:45:00Z" w16du:dateUtc="2024-10-07T22:45:00Z">
                  <w:rPr>
                    <w:rFonts w:ascii="Cambria Math" w:hAnsi="Cambria Math"/>
                  </w:rPr>
                  <m:t>M</m:t>
                </w:del>
              </m:r>
            </m:sup>
          </m:sSup>
          <m:r>
            <w:del w:id="784" w:author="Mingear, Jacob Lee" w:date="2024-10-07T16:45:00Z" w16du:dateUtc="2024-10-07T22:45:00Z">
              <w:rPr>
                <w:rFonts w:ascii="Cambria Math" w:hAnsi="Cambria Math"/>
              </w:rPr>
              <m:t>[ε-</m:t>
            </w:del>
          </m:r>
          <m:sSub>
            <m:sSubPr>
              <m:ctrlPr>
                <w:del w:id="785" w:author="Mingear, Jacob Lee" w:date="2024-10-07T16:45:00Z" w16du:dateUtc="2024-10-07T22:45:00Z">
                  <w:rPr>
                    <w:rFonts w:ascii="Cambria Math" w:hAnsi="Cambria Math"/>
                    <w:i/>
                  </w:rPr>
                </w:del>
              </m:ctrlPr>
            </m:sSubPr>
            <m:e>
              <m:r>
                <w:del w:id="786" w:author="Mingear, Jacob Lee" w:date="2024-10-07T16:45:00Z" w16du:dateUtc="2024-10-07T22:45:00Z">
                  <w:rPr>
                    <w:rFonts w:ascii="Cambria Math" w:hAnsi="Cambria Math"/>
                  </w:rPr>
                  <m:t>H</m:t>
                </w:del>
              </m:r>
            </m:e>
            <m:sub>
              <m:r>
                <w:del w:id="787" w:author="Mingear, Jacob Lee" w:date="2024-10-07T16:45:00Z" w16du:dateUtc="2024-10-07T22:45:00Z">
                  <w:rPr>
                    <w:rFonts w:ascii="Cambria Math" w:hAnsi="Cambria Math"/>
                  </w:rPr>
                  <m:t>cur</m:t>
                </w:del>
              </m:r>
            </m:sub>
          </m:sSub>
          <m:d>
            <m:dPr>
              <m:ctrlPr>
                <w:del w:id="788" w:author="Mingear, Jacob Lee" w:date="2024-10-07T16:45:00Z" w16du:dateUtc="2024-10-07T22:45:00Z">
                  <w:rPr>
                    <w:rFonts w:ascii="Cambria Math" w:hAnsi="Cambria Math"/>
                    <w:i/>
                  </w:rPr>
                </w:del>
              </m:ctrlPr>
            </m:dPr>
            <m:e>
              <m:r>
                <w:del w:id="789" w:author="Mingear, Jacob Lee" w:date="2024-10-07T16:45:00Z" w16du:dateUtc="2024-10-07T22:45:00Z">
                  <w:rPr>
                    <w:rFonts w:ascii="Cambria Math" w:hAnsi="Cambria Math"/>
                  </w:rPr>
                  <m:t>σ</m:t>
                </w:del>
              </m:r>
            </m:e>
          </m:d>
          <m:r>
            <w:del w:id="790" w:author="Mingear, Jacob Lee" w:date="2024-10-07T16:45:00Z" w16du:dateUtc="2024-10-07T22:45:00Z">
              <w:rPr>
                <w:rFonts w:ascii="Cambria Math" w:hAnsi="Cambria Math"/>
              </w:rPr>
              <m:t>-α</m:t>
            </w:del>
          </m:r>
          <m:d>
            <m:dPr>
              <m:ctrlPr>
                <w:del w:id="791" w:author="Mingear, Jacob Lee" w:date="2024-10-07T16:45:00Z" w16du:dateUtc="2024-10-07T22:45:00Z">
                  <w:rPr>
                    <w:rFonts w:ascii="Cambria Math" w:hAnsi="Cambria Math"/>
                    <w:i/>
                  </w:rPr>
                </w:del>
              </m:ctrlPr>
            </m:dPr>
            <m:e>
              <m:sSub>
                <m:sSubPr>
                  <m:ctrlPr>
                    <w:del w:id="792" w:author="Mingear, Jacob Lee" w:date="2024-10-07T16:45:00Z" w16du:dateUtc="2024-10-07T22:45:00Z">
                      <w:rPr>
                        <w:rFonts w:ascii="Cambria Math" w:hAnsi="Cambria Math"/>
                        <w:i/>
                      </w:rPr>
                    </w:del>
                  </m:ctrlPr>
                </m:sSubPr>
                <m:e>
                  <m:r>
                    <w:del w:id="793" w:author="Mingear, Jacob Lee" w:date="2024-10-07T16:45:00Z" w16du:dateUtc="2024-10-07T22:45:00Z">
                      <w:rPr>
                        <w:rFonts w:ascii="Cambria Math" w:hAnsi="Cambria Math"/>
                      </w:rPr>
                      <m:t>T</m:t>
                    </w:del>
                  </m:r>
                </m:e>
                <m:sub>
                  <m:r>
                    <w:del w:id="794" w:author="Mingear, Jacob Lee" w:date="2024-10-07T16:45:00Z" w16du:dateUtc="2024-10-07T22:45:00Z">
                      <w:rPr>
                        <w:rFonts w:ascii="Cambria Math" w:hAnsi="Cambria Math"/>
                      </w:rPr>
                      <m:t>3</m:t>
                    </w:del>
                  </m:r>
                </m:sub>
              </m:sSub>
              <m:r>
                <w:del w:id="795" w:author="Mingear, Jacob Lee" w:date="2024-10-07T16:45:00Z" w16du:dateUtc="2024-10-07T22:45:00Z">
                  <w:rPr>
                    <w:rFonts w:ascii="Cambria Math" w:hAnsi="Cambria Math"/>
                  </w:rPr>
                  <m:t>-</m:t>
                </w:del>
              </m:r>
              <m:sSub>
                <m:sSubPr>
                  <m:ctrlPr>
                    <w:del w:id="796" w:author="Mingear, Jacob Lee" w:date="2024-10-07T16:45:00Z" w16du:dateUtc="2024-10-07T22:45:00Z">
                      <w:rPr>
                        <w:rFonts w:ascii="Cambria Math" w:hAnsi="Cambria Math"/>
                        <w:i/>
                      </w:rPr>
                    </w:del>
                  </m:ctrlPr>
                </m:sSubPr>
                <m:e>
                  <m:r>
                    <w:del w:id="797" w:author="Mingear, Jacob Lee" w:date="2024-10-07T16:45:00Z" w16du:dateUtc="2024-10-07T22:45:00Z">
                      <w:rPr>
                        <w:rFonts w:ascii="Cambria Math" w:hAnsi="Cambria Math"/>
                      </w:rPr>
                      <m:t>T</m:t>
                    </w:del>
                  </m:r>
                </m:e>
                <m:sub>
                  <m:r>
                    <w:del w:id="798" w:author="Mingear, Jacob Lee" w:date="2024-10-07T16:45:00Z" w16du:dateUtc="2024-10-07T22:45:00Z">
                      <w:rPr>
                        <w:rFonts w:ascii="Cambria Math" w:hAnsi="Cambria Math"/>
                      </w:rPr>
                      <m:t>ref</m:t>
                    </w:del>
                  </m:r>
                </m:sub>
              </m:sSub>
            </m:e>
          </m:d>
          <m:r>
            <w:ins w:id="799" w:author="Walgren, Patrick" w:date="2024-06-05T08:22:00Z" w16du:dateUtc="2024-06-05T12:22:00Z">
              <w:del w:id="800" w:author="Mingear, Jacob Lee" w:date="2024-10-07T16:45:00Z" w16du:dateUtc="2024-10-07T22:45:00Z">
                <w:rPr>
                  <w:rFonts w:ascii="Cambria Math" w:hAnsi="Cambria Math"/>
                </w:rPr>
                <m:t>]</m:t>
              </w:del>
            </w:ins>
          </m:r>
          <m:r>
            <w:del w:id="801" w:author="Mingear, Jacob Lee" w:date="2024-10-07T16:45:00Z" w16du:dateUtc="2024-10-07T22:45:00Z">
              <w:rPr>
                <w:rFonts w:ascii="Cambria Math" w:hAnsi="Cambria Math"/>
              </w:rPr>
              <m:t>.</m:t>
            </w:del>
          </m:r>
        </m:oMath>
      </m:oMathPara>
    </w:p>
    <w:p w14:paraId="644D45BB" w14:textId="2232BEE4" w:rsidR="00EB0ACE" w:rsidDel="00BE0AE7" w:rsidRDefault="00EB0ACE" w:rsidP="00BE0AE7">
      <w:pPr>
        <w:rPr>
          <w:del w:id="802" w:author="Mingear, Jacob Lee" w:date="2024-10-07T16:45:00Z" w16du:dateUtc="2024-10-07T22:45:00Z"/>
          <w:rFonts w:eastAsiaTheme="minorEastAsia"/>
        </w:rPr>
      </w:pPr>
      <w:commentRangeStart w:id="803"/>
      <w:del w:id="804" w:author="Mingear, Jacob Lee" w:date="2024-10-07T16:45:00Z" w16du:dateUtc="2024-10-07T22:45:00Z">
        <w:r w:rsidDel="00BE0AE7">
          <w:rPr>
            <w:rFonts w:eastAsiaTheme="minorEastAsia"/>
          </w:rPr>
          <w:delText>where</w:delText>
        </w:r>
        <w:commentRangeEnd w:id="803"/>
        <w:r w:rsidR="00C44B2D" w:rsidDel="00BE0AE7">
          <w:rPr>
            <w:rStyle w:val="CommentReference"/>
          </w:rPr>
          <w:commentReference w:id="803"/>
        </w:r>
      </w:del>
    </w:p>
    <w:p w14:paraId="432A426D" w14:textId="14B8A758" w:rsidR="00EB0ACE" w:rsidRPr="00EB0ACE" w:rsidDel="00BE0AE7" w:rsidRDefault="00000000" w:rsidP="00BE0AE7">
      <w:pPr>
        <w:rPr>
          <w:del w:id="805" w:author="Mingear, Jacob Lee" w:date="2024-10-07T16:45:00Z" w16du:dateUtc="2024-10-07T22:45:00Z"/>
          <w:rFonts w:eastAsiaTheme="minorEastAsia"/>
        </w:rPr>
      </w:pPr>
      <m:oMathPara>
        <m:oMath>
          <m:sSub>
            <m:sSubPr>
              <m:ctrlPr>
                <w:del w:id="806" w:author="Mingear, Jacob Lee" w:date="2024-10-07T16:45:00Z" w16du:dateUtc="2024-10-07T22:45:00Z">
                  <w:rPr>
                    <w:rFonts w:ascii="Cambria Math" w:eastAsiaTheme="minorEastAsia" w:hAnsi="Cambria Math"/>
                    <w:i/>
                  </w:rPr>
                </w:del>
              </m:ctrlPr>
            </m:sSubPr>
            <m:e>
              <m:r>
                <w:del w:id="807" w:author="Mingear, Jacob Lee" w:date="2024-10-07T16:45:00Z" w16du:dateUtc="2024-10-07T22:45:00Z">
                  <w:rPr>
                    <w:rFonts w:ascii="Cambria Math" w:eastAsiaTheme="minorEastAsia" w:hAnsi="Cambria Math"/>
                  </w:rPr>
                  <m:t>H</m:t>
                </w:del>
              </m:r>
            </m:e>
            <m:sub>
              <m:r>
                <w:del w:id="808" w:author="Mingear, Jacob Lee" w:date="2024-10-07T16:45:00Z" w16du:dateUtc="2024-10-07T22:45:00Z">
                  <w:rPr>
                    <w:rFonts w:ascii="Cambria Math" w:eastAsiaTheme="minorEastAsia" w:hAnsi="Cambria Math"/>
                  </w:rPr>
                  <m:t>cur</m:t>
                </w:del>
              </m:r>
            </m:sub>
          </m:sSub>
          <m:d>
            <m:dPr>
              <m:ctrlPr>
                <w:del w:id="809" w:author="Mingear, Jacob Lee" w:date="2024-10-07T16:45:00Z" w16du:dateUtc="2024-10-07T22:45:00Z">
                  <w:rPr>
                    <w:rFonts w:ascii="Cambria Math" w:eastAsiaTheme="minorEastAsia" w:hAnsi="Cambria Math"/>
                    <w:i/>
                  </w:rPr>
                </w:del>
              </m:ctrlPr>
            </m:dPr>
            <m:e>
              <m:r>
                <w:del w:id="810" w:author="Mingear, Jacob Lee" w:date="2024-10-07T16:45:00Z" w16du:dateUtc="2024-10-07T22:45:00Z">
                  <w:rPr>
                    <w:rFonts w:ascii="Cambria Math" w:eastAsiaTheme="minorEastAsia" w:hAnsi="Cambria Math"/>
                  </w:rPr>
                  <m:t>σ</m:t>
                </w:del>
              </m:r>
            </m:e>
          </m:d>
          <m:r>
            <w:del w:id="811" w:author="Mingear, Jacob Lee" w:date="2024-10-07T16:45:00Z" w16du:dateUtc="2024-10-07T22:45:00Z">
              <w:rPr>
                <w:rFonts w:ascii="Cambria Math" w:eastAsiaTheme="minorEastAsia" w:hAnsi="Cambria Math"/>
              </w:rPr>
              <m:t>=</m:t>
            </w:del>
          </m:r>
          <m:d>
            <m:dPr>
              <m:begChr m:val="{"/>
              <m:endChr m:val=""/>
              <m:ctrlPr>
                <w:ins w:id="812" w:author="Walgren, Patrick" w:date="2024-08-29T17:09:00Z" w16du:dateUtc="2024-08-29T23:09:00Z">
                  <w:del w:id="813" w:author="Mingear, Jacob Lee" w:date="2024-10-07T16:45:00Z" w16du:dateUtc="2024-10-07T22:45:00Z">
                    <w:rPr>
                      <w:rFonts w:ascii="Cambria Math" w:eastAsiaTheme="minorEastAsia" w:hAnsi="Cambria Math"/>
                      <w:i/>
                    </w:rPr>
                  </w:del>
                </w:ins>
              </m:ctrlPr>
            </m:dPr>
            <m:e>
              <m:eqArr>
                <m:eqArrPr>
                  <m:ctrlPr>
                    <w:ins w:id="814" w:author="Walgren, Patrick" w:date="2024-08-29T17:09:00Z" w16du:dateUtc="2024-08-29T23:09:00Z">
                      <w:del w:id="815" w:author="Mingear, Jacob Lee" w:date="2024-10-07T16:45:00Z" w16du:dateUtc="2024-10-07T22:45:00Z">
                        <w:rPr>
                          <w:rFonts w:ascii="Cambria Math" w:eastAsiaTheme="minorEastAsia" w:hAnsi="Cambria Math"/>
                          <w:i/>
                        </w:rPr>
                      </w:del>
                    </w:ins>
                  </m:ctrlPr>
                </m:eqArrPr>
                <m:e>
                  <m:sSub>
                    <m:sSubPr>
                      <m:ctrlPr>
                        <w:ins w:id="816" w:author="Walgren, Patrick" w:date="2024-08-29T17:09:00Z" w16du:dateUtc="2024-08-29T23:09:00Z">
                          <w:del w:id="817" w:author="Mingear, Jacob Lee" w:date="2024-10-07T16:45:00Z" w16du:dateUtc="2024-10-07T22:45:00Z">
                            <w:rPr>
                              <w:rFonts w:ascii="Cambria Math" w:eastAsiaTheme="minorEastAsia" w:hAnsi="Cambria Math"/>
                              <w:i/>
                            </w:rPr>
                          </w:del>
                        </w:ins>
                      </m:ctrlPr>
                    </m:sSubPr>
                    <m:e>
                      <m:r>
                        <w:ins w:id="818" w:author="Walgren, Patrick" w:date="2024-08-29T17:09:00Z" w16du:dateUtc="2024-08-29T23:09:00Z">
                          <w:del w:id="819" w:author="Mingear, Jacob Lee" w:date="2024-10-07T16:45:00Z" w16du:dateUtc="2024-10-07T22:45:00Z">
                            <w:rPr>
                              <w:rFonts w:ascii="Cambria Math" w:eastAsiaTheme="minorEastAsia" w:hAnsi="Cambria Math"/>
                            </w:rPr>
                            <m:t>H</m:t>
                          </w:del>
                        </w:ins>
                      </m:r>
                    </m:e>
                    <m:sub>
                      <m:r>
                        <w:ins w:id="820" w:author="Walgren, Patrick" w:date="2024-08-29T17:09:00Z" w16du:dateUtc="2024-08-29T23:09:00Z">
                          <w:del w:id="821" w:author="Mingear, Jacob Lee" w:date="2024-10-07T16:45:00Z" w16du:dateUtc="2024-10-07T22:45:00Z">
                            <w:rPr>
                              <w:rFonts w:ascii="Cambria Math" w:eastAsiaTheme="minorEastAsia" w:hAnsi="Cambria Math"/>
                            </w:rPr>
                            <m:t>min</m:t>
                          </w:del>
                        </w:ins>
                      </m:r>
                    </m:sub>
                  </m:sSub>
                  <m:r>
                    <w:ins w:id="822" w:author="Walgren, Patrick" w:date="2024-08-29T17:09:00Z" w16du:dateUtc="2024-08-29T23:09:00Z">
                      <w:del w:id="823" w:author="Mingear, Jacob Lee" w:date="2024-10-07T16:45:00Z" w16du:dateUtc="2024-10-07T22:45:00Z">
                        <w:rPr>
                          <w:rFonts w:ascii="Cambria Math" w:eastAsiaTheme="minorEastAsia" w:hAnsi="Cambria Math"/>
                        </w:rPr>
                        <m:t>,  σ≤</m:t>
                      </w:del>
                    </w:ins>
                  </m:r>
                  <m:sSub>
                    <m:sSubPr>
                      <m:ctrlPr>
                        <w:ins w:id="824" w:author="Walgren, Patrick" w:date="2024-08-29T17:09:00Z" w16du:dateUtc="2024-08-29T23:09:00Z">
                          <w:del w:id="825" w:author="Mingear, Jacob Lee" w:date="2024-10-07T16:45:00Z" w16du:dateUtc="2024-10-07T22:45:00Z">
                            <w:rPr>
                              <w:rFonts w:ascii="Cambria Math" w:eastAsiaTheme="minorEastAsia" w:hAnsi="Cambria Math"/>
                              <w:i/>
                            </w:rPr>
                          </w:del>
                        </w:ins>
                      </m:ctrlPr>
                    </m:sSubPr>
                    <m:e>
                      <m:r>
                        <w:ins w:id="826" w:author="Walgren, Patrick" w:date="2024-08-29T17:09:00Z" w16du:dateUtc="2024-08-29T23:09:00Z">
                          <w:del w:id="827" w:author="Mingear, Jacob Lee" w:date="2024-10-07T16:45:00Z" w16du:dateUtc="2024-10-07T22:45:00Z">
                            <w:rPr>
                              <w:rFonts w:ascii="Cambria Math" w:eastAsiaTheme="minorEastAsia" w:hAnsi="Cambria Math"/>
                            </w:rPr>
                            <m:t>σ</m:t>
                          </w:del>
                        </w:ins>
                      </m:r>
                    </m:e>
                    <m:sub>
                      <m:r>
                        <w:ins w:id="828" w:author="Walgren, Patrick" w:date="2024-08-29T17:09:00Z" w16du:dateUtc="2024-08-29T23:09:00Z">
                          <w:del w:id="829" w:author="Mingear, Jacob Lee" w:date="2024-10-07T16:45:00Z" w16du:dateUtc="2024-10-07T22:45:00Z">
                            <w:rPr>
                              <w:rFonts w:ascii="Cambria Math" w:eastAsiaTheme="minorEastAsia" w:hAnsi="Cambria Math"/>
                            </w:rPr>
                            <m:t>crit</m:t>
                          </w:del>
                        </w:ins>
                      </m:r>
                    </m:sub>
                  </m:sSub>
                  <m:func>
                    <m:funcPr>
                      <m:ctrlPr>
                        <w:del w:id="830" w:author="Mingear, Jacob Lee" w:date="2024-10-07T16:45:00Z" w16du:dateUtc="2024-10-07T22:45:00Z">
                          <w:rPr>
                            <w:rFonts w:ascii="Cambria Math" w:eastAsiaTheme="minorEastAsia" w:hAnsi="Cambria Math"/>
                            <w:i/>
                          </w:rPr>
                        </w:del>
                      </m:ctrlPr>
                    </m:funcPr>
                    <m:fName>
                      <m:r>
                        <w:del w:id="831" w:author="Mingear, Jacob Lee" w:date="2024-10-07T16:45:00Z" w16du:dateUtc="2024-10-07T22:45:00Z">
                          <m:rPr>
                            <m:sty m:val="p"/>
                          </m:rPr>
                          <w:rPr>
                            <w:rFonts w:ascii="Cambria Math" w:eastAsiaTheme="minorEastAsia" w:hAnsi="Cambria Math"/>
                          </w:rPr>
                          <m:t>min</m:t>
                        </w:del>
                      </m:r>
                    </m:fName>
                    <m:e/>
                  </m:func>
                </m:e>
                <m:e>
                  <m:sSub>
                    <m:sSubPr>
                      <m:ctrlPr>
                        <w:ins w:id="832" w:author="Walgren, Patrick" w:date="2024-08-29T17:09:00Z" w16du:dateUtc="2024-08-29T23:09:00Z">
                          <w:del w:id="833" w:author="Mingear, Jacob Lee" w:date="2024-10-07T16:45:00Z" w16du:dateUtc="2024-10-07T22:45:00Z">
                            <w:rPr>
                              <w:rFonts w:ascii="Cambria Math" w:eastAsiaTheme="minorEastAsia" w:hAnsi="Cambria Math"/>
                              <w:i/>
                            </w:rPr>
                          </w:del>
                        </w:ins>
                      </m:ctrlPr>
                    </m:sSubPr>
                    <m:e>
                      <m:r>
                        <w:ins w:id="834" w:author="Walgren, Patrick" w:date="2024-08-29T17:09:00Z" w16du:dateUtc="2024-08-29T23:09:00Z">
                          <w:del w:id="835" w:author="Mingear, Jacob Lee" w:date="2024-10-07T16:45:00Z" w16du:dateUtc="2024-10-07T22:45:00Z">
                            <w:rPr>
                              <w:rFonts w:ascii="Cambria Math" w:eastAsiaTheme="minorEastAsia" w:hAnsi="Cambria Math"/>
                            </w:rPr>
                            <m:t>H</m:t>
                          </w:del>
                        </w:ins>
                      </m:r>
                    </m:e>
                    <m:sub>
                      <m:r>
                        <w:ins w:id="836" w:author="Walgren, Patrick" w:date="2024-08-29T17:09:00Z" w16du:dateUtc="2024-08-29T23:09:00Z">
                          <w:del w:id="837" w:author="Mingear, Jacob Lee" w:date="2024-10-07T16:45:00Z" w16du:dateUtc="2024-10-07T22:45:00Z">
                            <w:rPr>
                              <w:rFonts w:ascii="Cambria Math" w:eastAsiaTheme="minorEastAsia" w:hAnsi="Cambria Math"/>
                            </w:rPr>
                            <m:t>min</m:t>
                          </w:del>
                        </w:ins>
                      </m:r>
                    </m:sub>
                  </m:sSub>
                  <m:r>
                    <w:ins w:id="838" w:author="Walgren, Patrick" w:date="2024-08-29T17:09:00Z" w16du:dateUtc="2024-08-29T23:09:00Z">
                      <w:del w:id="839" w:author="Mingear, Jacob Lee" w:date="2024-10-07T16:45:00Z" w16du:dateUtc="2024-10-07T22:45:00Z">
                        <w:rPr>
                          <w:rFonts w:ascii="Cambria Math" w:eastAsiaTheme="minorEastAsia" w:hAnsi="Cambria Math"/>
                        </w:rPr>
                        <m:t>+</m:t>
                      </w:del>
                    </w:ins>
                  </m:r>
                  <m:d>
                    <m:dPr>
                      <m:ctrlPr>
                        <w:ins w:id="840" w:author="Walgren, Patrick" w:date="2024-08-29T17:09:00Z" w16du:dateUtc="2024-08-29T23:09:00Z">
                          <w:del w:id="841" w:author="Mingear, Jacob Lee" w:date="2024-10-07T16:45:00Z" w16du:dateUtc="2024-10-07T22:45:00Z">
                            <w:rPr>
                              <w:rFonts w:ascii="Cambria Math" w:eastAsiaTheme="minorEastAsia" w:hAnsi="Cambria Math"/>
                              <w:i/>
                            </w:rPr>
                          </w:del>
                        </w:ins>
                      </m:ctrlPr>
                    </m:dPr>
                    <m:e>
                      <m:sSub>
                        <m:sSubPr>
                          <m:ctrlPr>
                            <w:ins w:id="842" w:author="Walgren, Patrick" w:date="2024-08-29T17:09:00Z" w16du:dateUtc="2024-08-29T23:09:00Z">
                              <w:del w:id="843" w:author="Mingear, Jacob Lee" w:date="2024-10-07T16:45:00Z" w16du:dateUtc="2024-10-07T22:45:00Z">
                                <w:rPr>
                                  <w:rFonts w:ascii="Cambria Math" w:eastAsiaTheme="minorEastAsia" w:hAnsi="Cambria Math"/>
                                  <w:i/>
                                </w:rPr>
                              </w:del>
                            </w:ins>
                          </m:ctrlPr>
                        </m:sSubPr>
                        <m:e>
                          <m:r>
                            <w:ins w:id="844" w:author="Walgren, Patrick" w:date="2024-08-29T17:09:00Z" w16du:dateUtc="2024-08-29T23:09:00Z">
                              <w:del w:id="845" w:author="Mingear, Jacob Lee" w:date="2024-10-07T16:45:00Z" w16du:dateUtc="2024-10-07T22:45:00Z">
                                <w:rPr>
                                  <w:rFonts w:ascii="Cambria Math" w:eastAsiaTheme="minorEastAsia" w:hAnsi="Cambria Math"/>
                                </w:rPr>
                                <m:t>H</m:t>
                              </w:del>
                            </w:ins>
                          </m:r>
                        </m:e>
                        <m:sub>
                          <m:r>
                            <w:ins w:id="846" w:author="Walgren, Patrick" w:date="2024-08-29T17:09:00Z" w16du:dateUtc="2024-08-29T23:09:00Z">
                              <w:del w:id="847" w:author="Mingear, Jacob Lee" w:date="2024-10-07T16:45:00Z" w16du:dateUtc="2024-10-07T22:45:00Z">
                                <w:rPr>
                                  <w:rFonts w:ascii="Cambria Math" w:eastAsiaTheme="minorEastAsia" w:hAnsi="Cambria Math"/>
                                </w:rPr>
                                <m:t>max</m:t>
                              </w:del>
                            </w:ins>
                          </m:r>
                        </m:sub>
                      </m:sSub>
                      <m:r>
                        <w:ins w:id="848" w:author="Walgren, Patrick" w:date="2024-08-29T17:09:00Z" w16du:dateUtc="2024-08-29T23:09:00Z">
                          <w:del w:id="849" w:author="Mingear, Jacob Lee" w:date="2024-10-07T16:45:00Z" w16du:dateUtc="2024-10-07T22:45:00Z">
                            <w:rPr>
                              <w:rFonts w:ascii="Cambria Math" w:eastAsiaTheme="minorEastAsia" w:hAnsi="Cambria Math"/>
                            </w:rPr>
                            <m:t>-</m:t>
                          </w:del>
                        </w:ins>
                      </m:r>
                      <m:sSub>
                        <m:sSubPr>
                          <m:ctrlPr>
                            <w:ins w:id="850" w:author="Walgren, Patrick" w:date="2024-08-29T17:09:00Z" w16du:dateUtc="2024-08-29T23:09:00Z">
                              <w:del w:id="851" w:author="Mingear, Jacob Lee" w:date="2024-10-07T16:45:00Z" w16du:dateUtc="2024-10-07T22:45:00Z">
                                <w:rPr>
                                  <w:rFonts w:ascii="Cambria Math" w:eastAsiaTheme="minorEastAsia" w:hAnsi="Cambria Math"/>
                                  <w:i/>
                                </w:rPr>
                              </w:del>
                            </w:ins>
                          </m:ctrlPr>
                        </m:sSubPr>
                        <m:e>
                          <m:r>
                            <w:ins w:id="852" w:author="Walgren, Patrick" w:date="2024-08-29T17:09:00Z" w16du:dateUtc="2024-08-29T23:09:00Z">
                              <w:del w:id="853" w:author="Mingear, Jacob Lee" w:date="2024-10-07T16:45:00Z" w16du:dateUtc="2024-10-07T22:45:00Z">
                                <w:rPr>
                                  <w:rFonts w:ascii="Cambria Math" w:eastAsiaTheme="minorEastAsia" w:hAnsi="Cambria Math"/>
                                </w:rPr>
                                <m:t>H</m:t>
                              </w:del>
                            </w:ins>
                          </m:r>
                        </m:e>
                        <m:sub>
                          <m:r>
                            <w:ins w:id="854" w:author="Walgren, Patrick" w:date="2024-08-29T17:09:00Z" w16du:dateUtc="2024-08-29T23:09:00Z">
                              <w:del w:id="855" w:author="Mingear, Jacob Lee" w:date="2024-10-07T16:45:00Z" w16du:dateUtc="2024-10-07T22:45:00Z">
                                <w:rPr>
                                  <w:rFonts w:ascii="Cambria Math" w:eastAsiaTheme="minorEastAsia" w:hAnsi="Cambria Math"/>
                                </w:rPr>
                                <m:t>min</m:t>
                              </w:del>
                            </w:ins>
                          </m:r>
                        </m:sub>
                      </m:sSub>
                    </m:e>
                  </m:d>
                  <m:d>
                    <m:dPr>
                      <m:begChr m:val="["/>
                      <m:endChr m:val="]"/>
                      <m:ctrlPr>
                        <w:ins w:id="856" w:author="Walgren, Patrick" w:date="2024-08-29T17:09:00Z" w16du:dateUtc="2024-08-29T23:09:00Z">
                          <w:del w:id="857" w:author="Mingear, Jacob Lee" w:date="2024-10-07T16:45:00Z" w16du:dateUtc="2024-10-07T22:45:00Z">
                            <w:rPr>
                              <w:rFonts w:ascii="Cambria Math" w:eastAsiaTheme="minorEastAsia" w:hAnsi="Cambria Math"/>
                              <w:i/>
                            </w:rPr>
                          </w:del>
                        </w:ins>
                      </m:ctrlPr>
                    </m:dPr>
                    <m:e>
                      <m:r>
                        <w:ins w:id="858" w:author="Walgren, Patrick" w:date="2024-08-29T17:09:00Z" w16du:dateUtc="2024-08-29T23:09:00Z">
                          <w:del w:id="859" w:author="Mingear, Jacob Lee" w:date="2024-10-07T16:45:00Z" w16du:dateUtc="2024-10-07T22:45:00Z">
                            <w:rPr>
                              <w:rFonts w:ascii="Cambria Math" w:eastAsiaTheme="minorEastAsia" w:hAnsi="Cambria Math"/>
                            </w:rPr>
                            <m:t>1-</m:t>
                          </w:del>
                        </w:ins>
                      </m:r>
                      <m:sSup>
                        <m:sSupPr>
                          <m:ctrlPr>
                            <w:ins w:id="860" w:author="Walgren, Patrick" w:date="2024-08-29T17:09:00Z" w16du:dateUtc="2024-08-29T23:09:00Z">
                              <w:del w:id="861" w:author="Mingear, Jacob Lee" w:date="2024-10-07T16:45:00Z" w16du:dateUtc="2024-10-07T22:45:00Z">
                                <w:rPr>
                                  <w:rFonts w:ascii="Cambria Math" w:eastAsiaTheme="minorEastAsia" w:hAnsi="Cambria Math"/>
                                  <w:i/>
                                </w:rPr>
                              </w:del>
                            </w:ins>
                          </m:ctrlPr>
                        </m:sSupPr>
                        <m:e>
                          <m:r>
                            <w:ins w:id="862" w:author="Walgren, Patrick" w:date="2024-08-29T17:09:00Z" w16du:dateUtc="2024-08-29T23:09:00Z">
                              <w:del w:id="863" w:author="Mingear, Jacob Lee" w:date="2024-10-07T16:45:00Z" w16du:dateUtc="2024-10-07T22:45:00Z">
                                <w:rPr>
                                  <w:rFonts w:ascii="Cambria Math" w:eastAsiaTheme="minorEastAsia" w:hAnsi="Cambria Math"/>
                                </w:rPr>
                                <m:t>e</m:t>
                              </w:del>
                            </w:ins>
                          </m:r>
                        </m:e>
                        <m:sup>
                          <m:r>
                            <w:ins w:id="864" w:author="Walgren, Patrick" w:date="2024-08-29T17:09:00Z" w16du:dateUtc="2024-08-29T23:09:00Z">
                              <w:del w:id="865" w:author="Mingear, Jacob Lee" w:date="2024-10-07T16:45:00Z" w16du:dateUtc="2024-10-07T22:45:00Z">
                                <w:rPr>
                                  <w:rFonts w:ascii="Cambria Math" w:eastAsiaTheme="minorEastAsia" w:hAnsi="Cambria Math"/>
                                </w:rPr>
                                <m:t>-k</m:t>
                              </w:del>
                            </w:ins>
                          </m:r>
                          <m:d>
                            <m:dPr>
                              <m:ctrlPr>
                                <w:ins w:id="866" w:author="Walgren, Patrick" w:date="2024-08-29T17:09:00Z" w16du:dateUtc="2024-08-29T23:09:00Z">
                                  <w:del w:id="867" w:author="Mingear, Jacob Lee" w:date="2024-10-07T16:45:00Z" w16du:dateUtc="2024-10-07T22:45:00Z">
                                    <w:rPr>
                                      <w:rFonts w:ascii="Cambria Math" w:eastAsiaTheme="minorEastAsia" w:hAnsi="Cambria Math"/>
                                      <w:i/>
                                    </w:rPr>
                                  </w:del>
                                </w:ins>
                              </m:ctrlPr>
                            </m:dPr>
                            <m:e>
                              <m:r>
                                <w:ins w:id="868" w:author="Walgren, Patrick" w:date="2024-08-29T17:09:00Z" w16du:dateUtc="2024-08-29T23:09:00Z">
                                  <w:del w:id="869" w:author="Mingear, Jacob Lee" w:date="2024-10-07T16:45:00Z" w16du:dateUtc="2024-10-07T22:45:00Z">
                                    <w:rPr>
                                      <w:rFonts w:ascii="Cambria Math" w:eastAsiaTheme="minorEastAsia" w:hAnsi="Cambria Math"/>
                                    </w:rPr>
                                    <m:t>σ-</m:t>
                                  </w:del>
                                </w:ins>
                              </m:r>
                              <m:sSub>
                                <m:sSubPr>
                                  <m:ctrlPr>
                                    <w:ins w:id="870" w:author="Walgren, Patrick" w:date="2024-08-29T17:09:00Z" w16du:dateUtc="2024-08-29T23:09:00Z">
                                      <w:del w:id="871" w:author="Mingear, Jacob Lee" w:date="2024-10-07T16:45:00Z" w16du:dateUtc="2024-10-07T22:45:00Z">
                                        <w:rPr>
                                          <w:rFonts w:ascii="Cambria Math" w:eastAsiaTheme="minorEastAsia" w:hAnsi="Cambria Math"/>
                                          <w:i/>
                                        </w:rPr>
                                      </w:del>
                                    </w:ins>
                                  </m:ctrlPr>
                                </m:sSubPr>
                                <m:e>
                                  <m:r>
                                    <w:ins w:id="872" w:author="Walgren, Patrick" w:date="2024-08-29T17:09:00Z" w16du:dateUtc="2024-08-29T23:09:00Z">
                                      <w:del w:id="873" w:author="Mingear, Jacob Lee" w:date="2024-10-07T16:45:00Z" w16du:dateUtc="2024-10-07T22:45:00Z">
                                        <w:rPr>
                                          <w:rFonts w:ascii="Cambria Math" w:eastAsiaTheme="minorEastAsia" w:hAnsi="Cambria Math"/>
                                        </w:rPr>
                                        <m:t>σ</m:t>
                                      </w:del>
                                    </w:ins>
                                  </m:r>
                                </m:e>
                                <m:sub>
                                  <m:r>
                                    <w:ins w:id="874" w:author="Walgren, Patrick" w:date="2024-08-29T17:09:00Z" w16du:dateUtc="2024-08-29T23:09:00Z">
                                      <w:del w:id="875" w:author="Mingear, Jacob Lee" w:date="2024-10-07T16:45:00Z" w16du:dateUtc="2024-10-07T22:45:00Z">
                                        <w:rPr>
                                          <w:rFonts w:ascii="Cambria Math" w:eastAsiaTheme="minorEastAsia" w:hAnsi="Cambria Math"/>
                                        </w:rPr>
                                        <m:t>crit</m:t>
                                      </w:del>
                                    </w:ins>
                                  </m:r>
                                </m:sub>
                              </m:sSub>
                            </m:e>
                          </m:d>
                        </m:sup>
                      </m:sSup>
                    </m:e>
                  </m:d>
                  <m:r>
                    <w:ins w:id="876" w:author="Walgren, Patrick" w:date="2024-08-29T17:09:00Z" w16du:dateUtc="2024-08-29T23:09:00Z">
                      <w:del w:id="877" w:author="Mingear, Jacob Lee" w:date="2024-10-07T16:45:00Z" w16du:dateUtc="2024-10-07T22:45:00Z">
                        <w:rPr>
                          <w:rFonts w:ascii="Cambria Math" w:eastAsiaTheme="minorEastAsia" w:hAnsi="Cambria Math"/>
                        </w:rPr>
                        <m:t>,  σ&gt;</m:t>
                      </w:del>
                    </w:ins>
                  </m:r>
                  <m:sSub>
                    <m:sSubPr>
                      <m:ctrlPr>
                        <w:ins w:id="878" w:author="Walgren, Patrick" w:date="2024-08-29T17:09:00Z" w16du:dateUtc="2024-08-29T23:09:00Z">
                          <w:del w:id="879" w:author="Mingear, Jacob Lee" w:date="2024-10-07T16:45:00Z" w16du:dateUtc="2024-10-07T22:45:00Z">
                            <w:rPr>
                              <w:rFonts w:ascii="Cambria Math" w:eastAsiaTheme="minorEastAsia" w:hAnsi="Cambria Math"/>
                              <w:i/>
                            </w:rPr>
                          </w:del>
                        </w:ins>
                      </m:ctrlPr>
                    </m:sSubPr>
                    <m:e>
                      <m:r>
                        <w:ins w:id="880" w:author="Walgren, Patrick" w:date="2024-08-29T17:09:00Z" w16du:dateUtc="2024-08-29T23:09:00Z">
                          <w:del w:id="881" w:author="Mingear, Jacob Lee" w:date="2024-10-07T16:45:00Z" w16du:dateUtc="2024-10-07T22:45:00Z">
                            <w:rPr>
                              <w:rFonts w:ascii="Cambria Math" w:eastAsiaTheme="minorEastAsia" w:hAnsi="Cambria Math"/>
                            </w:rPr>
                            <m:t>σ</m:t>
                          </w:del>
                        </w:ins>
                      </m:r>
                    </m:e>
                    <m:sub>
                      <m:r>
                        <w:ins w:id="882" w:author="Walgren, Patrick" w:date="2024-08-29T17:09:00Z" w16du:dateUtc="2024-08-29T23:09:00Z">
                          <w:del w:id="883" w:author="Mingear, Jacob Lee" w:date="2024-10-07T16:45:00Z" w16du:dateUtc="2024-10-07T22:45:00Z">
                            <w:rPr>
                              <w:rFonts w:ascii="Cambria Math" w:eastAsiaTheme="minorEastAsia" w:hAnsi="Cambria Math"/>
                            </w:rPr>
                            <m:t>crit</m:t>
                          </w:del>
                        </w:ins>
                      </m:r>
                    </m:sub>
                  </m:sSub>
                </m:e>
              </m:eqArr>
            </m:e>
          </m:d>
          <m:sSub>
            <m:sSubPr>
              <m:ctrlPr>
                <w:del w:id="884" w:author="Mingear, Jacob Lee" w:date="2024-10-07T16:45:00Z" w16du:dateUtc="2024-10-07T22:45:00Z">
                  <w:rPr>
                    <w:rFonts w:ascii="Cambria Math" w:eastAsiaTheme="minorEastAsia" w:hAnsi="Cambria Math"/>
                    <w:i/>
                  </w:rPr>
                </w:del>
              </m:ctrlPr>
            </m:sSubPr>
            <m:e>
              <m:r>
                <w:del w:id="885" w:author="Mingear, Jacob Lee" w:date="2024-10-07T16:45:00Z" w16du:dateUtc="2024-10-07T22:45:00Z">
                  <w:rPr>
                    <w:rFonts w:ascii="Cambria Math" w:eastAsiaTheme="minorEastAsia" w:hAnsi="Cambria Math"/>
                  </w:rPr>
                  <m:t>H</m:t>
                </w:del>
              </m:r>
            </m:e>
            <m:sub>
              <m:r>
                <w:del w:id="886" w:author="Mingear, Jacob Lee" w:date="2024-10-07T16:45:00Z" w16du:dateUtc="2024-10-07T22:45:00Z">
                  <w:rPr>
                    <w:rFonts w:ascii="Cambria Math" w:eastAsiaTheme="minorEastAsia" w:hAnsi="Cambria Math"/>
                  </w:rPr>
                  <m:t>min</m:t>
                </w:del>
              </m:r>
            </m:sub>
          </m:sSub>
          <m:r>
            <w:del w:id="887" w:author="Mingear, Jacob Lee" w:date="2024-10-07T16:45:00Z" w16du:dateUtc="2024-10-07T22:45:00Z">
              <w:rPr>
                <w:rFonts w:ascii="Cambria Math" w:eastAsiaTheme="minorEastAsia" w:hAnsi="Cambria Math"/>
              </w:rPr>
              <m:t>+</m:t>
            </w:del>
          </m:r>
          <m:d>
            <m:dPr>
              <m:ctrlPr>
                <w:del w:id="888" w:author="Mingear, Jacob Lee" w:date="2024-10-07T16:45:00Z" w16du:dateUtc="2024-10-07T22:45:00Z">
                  <w:rPr>
                    <w:rFonts w:ascii="Cambria Math" w:eastAsiaTheme="minorEastAsia" w:hAnsi="Cambria Math"/>
                    <w:i/>
                  </w:rPr>
                </w:del>
              </m:ctrlPr>
            </m:dPr>
            <m:e>
              <m:sSub>
                <m:sSubPr>
                  <m:ctrlPr>
                    <w:del w:id="889" w:author="Mingear, Jacob Lee" w:date="2024-10-07T16:45:00Z" w16du:dateUtc="2024-10-07T22:45:00Z">
                      <w:rPr>
                        <w:rFonts w:ascii="Cambria Math" w:eastAsiaTheme="minorEastAsia" w:hAnsi="Cambria Math"/>
                        <w:i/>
                      </w:rPr>
                    </w:del>
                  </m:ctrlPr>
                </m:sSubPr>
                <m:e>
                  <m:r>
                    <w:del w:id="890" w:author="Mingear, Jacob Lee" w:date="2024-10-07T16:45:00Z" w16du:dateUtc="2024-10-07T22:45:00Z">
                      <w:rPr>
                        <w:rFonts w:ascii="Cambria Math" w:eastAsiaTheme="minorEastAsia" w:hAnsi="Cambria Math"/>
                      </w:rPr>
                      <m:t>H</m:t>
                    </w:del>
                  </m:r>
                </m:e>
                <m:sub>
                  <m:r>
                    <w:del w:id="891" w:author="Mingear, Jacob Lee" w:date="2024-10-07T16:45:00Z" w16du:dateUtc="2024-10-07T22:45:00Z">
                      <w:rPr>
                        <w:rFonts w:ascii="Cambria Math" w:eastAsiaTheme="minorEastAsia" w:hAnsi="Cambria Math"/>
                      </w:rPr>
                      <m:t>max</m:t>
                    </w:del>
                  </m:r>
                </m:sub>
              </m:sSub>
              <m:r>
                <w:del w:id="892" w:author="Mingear, Jacob Lee" w:date="2024-10-07T16:45:00Z" w16du:dateUtc="2024-10-07T22:45:00Z">
                  <w:rPr>
                    <w:rFonts w:ascii="Cambria Math" w:eastAsiaTheme="minorEastAsia" w:hAnsi="Cambria Math"/>
                  </w:rPr>
                  <m:t>-</m:t>
                </w:del>
              </m:r>
              <m:sSub>
                <m:sSubPr>
                  <m:ctrlPr>
                    <w:del w:id="893" w:author="Mingear, Jacob Lee" w:date="2024-10-07T16:45:00Z" w16du:dateUtc="2024-10-07T22:45:00Z">
                      <w:rPr>
                        <w:rFonts w:ascii="Cambria Math" w:eastAsiaTheme="minorEastAsia" w:hAnsi="Cambria Math"/>
                        <w:i/>
                      </w:rPr>
                    </w:del>
                  </m:ctrlPr>
                </m:sSubPr>
                <m:e>
                  <m:r>
                    <w:del w:id="894" w:author="Mingear, Jacob Lee" w:date="2024-10-07T16:45:00Z" w16du:dateUtc="2024-10-07T22:45:00Z">
                      <w:rPr>
                        <w:rFonts w:ascii="Cambria Math" w:eastAsiaTheme="minorEastAsia" w:hAnsi="Cambria Math"/>
                      </w:rPr>
                      <m:t>H</m:t>
                    </w:del>
                  </m:r>
                </m:e>
                <m:sub>
                  <m:r>
                    <w:del w:id="895" w:author="Mingear, Jacob Lee" w:date="2024-10-07T16:45:00Z" w16du:dateUtc="2024-10-07T22:45:00Z">
                      <w:rPr>
                        <w:rFonts w:ascii="Cambria Math" w:eastAsiaTheme="minorEastAsia" w:hAnsi="Cambria Math"/>
                      </w:rPr>
                      <m:t>min</m:t>
                    </w:del>
                  </m:r>
                </m:sub>
              </m:sSub>
            </m:e>
          </m:d>
          <m:r>
            <w:del w:id="896" w:author="Mingear, Jacob Lee" w:date="2024-10-07T16:45:00Z" w16du:dateUtc="2024-10-07T22:45:00Z">
              <w:rPr>
                <w:rFonts w:ascii="Cambria Math" w:eastAsiaTheme="minorEastAsia" w:hAnsi="Cambria Math"/>
              </w:rPr>
              <m:t>[1-</m:t>
            </w:del>
          </m:r>
          <m:sSup>
            <m:sSupPr>
              <m:ctrlPr>
                <w:del w:id="897" w:author="Mingear, Jacob Lee" w:date="2024-10-07T16:45:00Z" w16du:dateUtc="2024-10-07T22:45:00Z">
                  <w:rPr>
                    <w:rFonts w:ascii="Cambria Math" w:eastAsiaTheme="minorEastAsia" w:hAnsi="Cambria Math"/>
                    <w:i/>
                  </w:rPr>
                </w:del>
              </m:ctrlPr>
            </m:sSupPr>
            <m:e>
              <m:r>
                <w:del w:id="898" w:author="Mingear, Jacob Lee" w:date="2024-10-07T16:45:00Z" w16du:dateUtc="2024-10-07T22:45:00Z">
                  <w:rPr>
                    <w:rFonts w:ascii="Cambria Math" w:eastAsiaTheme="minorEastAsia" w:hAnsi="Cambria Math"/>
                  </w:rPr>
                  <m:t>e</m:t>
                </w:del>
              </m:r>
            </m:e>
            <m:sup>
              <m:r>
                <w:del w:id="899" w:author="Mingear, Jacob Lee" w:date="2024-10-07T16:45:00Z" w16du:dateUtc="2024-10-07T22:45:00Z">
                  <w:rPr>
                    <w:rFonts w:ascii="Cambria Math" w:eastAsiaTheme="minorEastAsia" w:hAnsi="Cambria Math"/>
                  </w:rPr>
                  <m:t>-k</m:t>
                </w:del>
              </m:r>
              <m:d>
                <m:dPr>
                  <m:ctrlPr>
                    <w:del w:id="900" w:author="Mingear, Jacob Lee" w:date="2024-10-07T16:45:00Z" w16du:dateUtc="2024-10-07T22:45:00Z">
                      <w:rPr>
                        <w:rFonts w:ascii="Cambria Math" w:eastAsiaTheme="minorEastAsia" w:hAnsi="Cambria Math"/>
                        <w:i/>
                      </w:rPr>
                    </w:del>
                  </m:ctrlPr>
                </m:dPr>
                <m:e>
                  <m:r>
                    <w:del w:id="901" w:author="Mingear, Jacob Lee" w:date="2024-10-07T16:45:00Z" w16du:dateUtc="2024-10-07T22:45:00Z">
                      <w:rPr>
                        <w:rFonts w:ascii="Cambria Math" w:eastAsiaTheme="minorEastAsia" w:hAnsi="Cambria Math"/>
                      </w:rPr>
                      <m:t>σ-</m:t>
                    </w:del>
                  </m:r>
                  <m:sSub>
                    <m:sSubPr>
                      <m:ctrlPr>
                        <w:del w:id="902" w:author="Mingear, Jacob Lee" w:date="2024-10-07T16:45:00Z" w16du:dateUtc="2024-10-07T22:45:00Z">
                          <w:rPr>
                            <w:rFonts w:ascii="Cambria Math" w:eastAsiaTheme="minorEastAsia" w:hAnsi="Cambria Math"/>
                            <w:i/>
                          </w:rPr>
                        </w:del>
                      </m:ctrlPr>
                    </m:sSubPr>
                    <m:e>
                      <m:r>
                        <w:del w:id="903" w:author="Mingear, Jacob Lee" w:date="2024-10-07T16:45:00Z" w16du:dateUtc="2024-10-07T22:45:00Z">
                          <w:rPr>
                            <w:rFonts w:ascii="Cambria Math" w:eastAsiaTheme="minorEastAsia" w:hAnsi="Cambria Math"/>
                          </w:rPr>
                          <m:t>σ</m:t>
                        </w:del>
                      </m:r>
                    </m:e>
                    <m:sub>
                      <m:r>
                        <w:del w:id="904" w:author="Mingear, Jacob Lee" w:date="2024-10-07T16:45:00Z" w16du:dateUtc="2024-10-07T22:45:00Z">
                          <w:rPr>
                            <w:rFonts w:ascii="Cambria Math" w:eastAsiaTheme="minorEastAsia" w:hAnsi="Cambria Math"/>
                          </w:rPr>
                          <m:t>crit</m:t>
                        </w:del>
                      </m:r>
                    </m:sub>
                  </m:sSub>
                </m:e>
              </m:d>
            </m:sup>
          </m:sSup>
          <m:r>
            <w:del w:id="905" w:author="Mingear, Jacob Lee" w:date="2024-10-07T16:45:00Z" w16du:dateUtc="2024-10-07T22:45:00Z">
              <w:rPr>
                <w:rFonts w:ascii="Cambria Math" w:eastAsiaTheme="minorEastAsia" w:hAnsi="Cambria Math"/>
              </w:rPr>
              <m:t>]</m:t>
            </w:del>
          </m:r>
        </m:oMath>
      </m:oMathPara>
    </w:p>
    <w:p w14:paraId="22CF67AD" w14:textId="58E08A33" w:rsidR="00EB0ACE" w:rsidDel="00BE0AE7" w:rsidRDefault="00EB0ACE" w:rsidP="00BE0AE7">
      <w:pPr>
        <w:rPr>
          <w:del w:id="906" w:author="Mingear, Jacob Lee" w:date="2024-10-07T16:45:00Z" w16du:dateUtc="2024-10-07T22:45:00Z"/>
          <w:rFonts w:eastAsiaTheme="minorEastAsia"/>
        </w:rPr>
      </w:pPr>
      <w:del w:id="907" w:author="Mingear, Jacob Lee" w:date="2024-10-07T16:45:00Z" w16du:dateUtc="2024-10-07T22:45:00Z">
        <w:r w:rsidDel="00BE0AE7">
          <w:rPr>
            <w:rFonts w:eastAsiaTheme="minorEastAsia"/>
          </w:rPr>
          <w:delText xml:space="preserve">In this equation, there are six unknowns: </w:delText>
        </w:r>
      </w:del>
      <m:oMath>
        <m:r>
          <w:del w:id="908" w:author="Mingear, Jacob Lee" w:date="2024-10-07T16:45:00Z" w16du:dateUtc="2024-10-07T22:45:00Z">
            <w:rPr>
              <w:rFonts w:ascii="Cambria Math" w:hAnsi="Cambria Math"/>
            </w:rPr>
            <m:t xml:space="preserve">α, </m:t>
          </w:del>
        </m:r>
        <m:sSup>
          <m:sSupPr>
            <m:ctrlPr>
              <w:del w:id="909" w:author="Mingear, Jacob Lee" w:date="2024-10-07T16:45:00Z" w16du:dateUtc="2024-10-07T22:45:00Z">
                <w:rPr>
                  <w:rFonts w:ascii="Cambria Math" w:hAnsi="Cambria Math"/>
                  <w:i/>
                </w:rPr>
              </w:del>
            </m:ctrlPr>
          </m:sSupPr>
          <m:e>
            <m:r>
              <w:del w:id="910" w:author="Mingear, Jacob Lee" w:date="2024-10-07T16:45:00Z" w16du:dateUtc="2024-10-07T22:45:00Z">
                <w:rPr>
                  <w:rFonts w:ascii="Cambria Math" w:hAnsi="Cambria Math"/>
                </w:rPr>
                <m:t>E</m:t>
              </w:del>
            </m:r>
          </m:e>
          <m:sup>
            <m:r>
              <w:del w:id="911" w:author="Mingear, Jacob Lee" w:date="2024-10-07T16:45:00Z" w16du:dateUtc="2024-10-07T22:45:00Z">
                <w:rPr>
                  <w:rFonts w:ascii="Cambria Math" w:hAnsi="Cambria Math"/>
                </w:rPr>
                <m:t>M</m:t>
              </w:del>
            </m:r>
          </m:sup>
        </m:sSup>
        <m:r>
          <w:del w:id="912" w:author="Mingear, Jacob Lee" w:date="2024-10-07T16:45:00Z" w16du:dateUtc="2024-10-07T22:45:00Z">
            <w:rPr>
              <w:rFonts w:ascii="Cambria Math" w:hAnsi="Cambria Math"/>
            </w:rPr>
            <m:t xml:space="preserve">, </m:t>
          </w:del>
        </m:r>
        <m:sSub>
          <m:sSubPr>
            <m:ctrlPr>
              <w:del w:id="913" w:author="Mingear, Jacob Lee" w:date="2024-10-07T16:45:00Z" w16du:dateUtc="2024-10-07T22:45:00Z">
                <w:rPr>
                  <w:rFonts w:ascii="Cambria Math" w:eastAsiaTheme="minorEastAsia" w:hAnsi="Cambria Math"/>
                  <w:i/>
                </w:rPr>
              </w:del>
            </m:ctrlPr>
          </m:sSubPr>
          <m:e>
            <m:r>
              <w:del w:id="914" w:author="Mingear, Jacob Lee" w:date="2024-10-07T16:45:00Z" w16du:dateUtc="2024-10-07T22:45:00Z">
                <w:rPr>
                  <w:rFonts w:ascii="Cambria Math" w:eastAsiaTheme="minorEastAsia" w:hAnsi="Cambria Math"/>
                </w:rPr>
                <m:t>H</m:t>
              </w:del>
            </m:r>
            <m:ctrlPr>
              <w:del w:id="915" w:author="Mingear, Jacob Lee" w:date="2024-10-07T16:45:00Z" w16du:dateUtc="2024-10-07T22:45:00Z">
                <w:rPr>
                  <w:rFonts w:ascii="Cambria Math" w:hAnsi="Cambria Math"/>
                  <w:i/>
                </w:rPr>
              </w:del>
            </m:ctrlPr>
          </m:e>
          <m:sub>
            <m:r>
              <w:del w:id="916" w:author="Mingear, Jacob Lee" w:date="2024-10-07T16:45:00Z" w16du:dateUtc="2024-10-07T22:45:00Z">
                <w:rPr>
                  <w:rFonts w:ascii="Cambria Math" w:eastAsiaTheme="minorEastAsia" w:hAnsi="Cambria Math"/>
                </w:rPr>
                <m:t>min</m:t>
              </w:del>
            </m:r>
          </m:sub>
        </m:sSub>
        <m:r>
          <w:del w:id="917" w:author="Mingear, Jacob Lee" w:date="2024-10-07T16:45:00Z" w16du:dateUtc="2024-10-07T22:45:00Z">
            <w:rPr>
              <w:rFonts w:ascii="Cambria Math" w:eastAsiaTheme="minorEastAsia" w:hAnsi="Cambria Math"/>
            </w:rPr>
            <m:t xml:space="preserve">, </m:t>
          </w:del>
        </m:r>
        <m:sSub>
          <m:sSubPr>
            <m:ctrlPr>
              <w:del w:id="918" w:author="Mingear, Jacob Lee" w:date="2024-10-07T16:45:00Z" w16du:dateUtc="2024-10-07T22:45:00Z">
                <w:rPr>
                  <w:rFonts w:ascii="Cambria Math" w:eastAsiaTheme="minorEastAsia" w:hAnsi="Cambria Math"/>
                  <w:i/>
                </w:rPr>
              </w:del>
            </m:ctrlPr>
          </m:sSubPr>
          <m:e>
            <m:r>
              <w:del w:id="919" w:author="Mingear, Jacob Lee" w:date="2024-10-07T16:45:00Z" w16du:dateUtc="2024-10-07T22:45:00Z">
                <w:rPr>
                  <w:rFonts w:ascii="Cambria Math" w:eastAsiaTheme="minorEastAsia" w:hAnsi="Cambria Math"/>
                </w:rPr>
                <m:t>H</m:t>
              </w:del>
            </m:r>
          </m:e>
          <m:sub>
            <m:r>
              <w:del w:id="920" w:author="Mingear, Jacob Lee" w:date="2024-10-07T16:45:00Z" w16du:dateUtc="2024-10-07T22:45:00Z">
                <w:rPr>
                  <w:rFonts w:ascii="Cambria Math" w:eastAsiaTheme="minorEastAsia" w:hAnsi="Cambria Math"/>
                </w:rPr>
                <m:t>max</m:t>
              </w:del>
            </m:r>
          </m:sub>
        </m:sSub>
        <m:r>
          <w:del w:id="921" w:author="Mingear, Jacob Lee" w:date="2024-10-07T16:45:00Z" w16du:dateUtc="2024-10-07T22:45:00Z">
            <w:rPr>
              <w:rFonts w:ascii="Cambria Math" w:eastAsiaTheme="minorEastAsia" w:hAnsi="Cambria Math"/>
            </w:rPr>
            <m:t xml:space="preserve">, k, </m:t>
          </w:del>
        </m:r>
      </m:oMath>
      <w:del w:id="922" w:author="Mingear, Jacob Lee" w:date="2024-10-07T16:45:00Z" w16du:dateUtc="2024-10-07T22:45:00Z">
        <w:r w:rsidR="00A969E4" w:rsidDel="00BE0AE7">
          <w:rPr>
            <w:rFonts w:eastAsiaTheme="minorEastAsia"/>
          </w:rPr>
          <w:delText xml:space="preserve">and </w:delText>
        </w:r>
      </w:del>
      <m:oMath>
        <m:sSub>
          <m:sSubPr>
            <m:ctrlPr>
              <w:del w:id="923" w:author="Mingear, Jacob Lee" w:date="2024-10-07T16:45:00Z" w16du:dateUtc="2024-10-07T22:45:00Z">
                <w:rPr>
                  <w:rFonts w:ascii="Cambria Math" w:eastAsiaTheme="minorEastAsia" w:hAnsi="Cambria Math"/>
                  <w:i/>
                </w:rPr>
              </w:del>
            </m:ctrlPr>
          </m:sSubPr>
          <m:e>
            <m:r>
              <w:del w:id="924" w:author="Mingear, Jacob Lee" w:date="2024-10-07T16:45:00Z" w16du:dateUtc="2024-10-07T22:45:00Z">
                <w:rPr>
                  <w:rFonts w:ascii="Cambria Math" w:eastAsiaTheme="minorEastAsia" w:hAnsi="Cambria Math"/>
                </w:rPr>
                <m:t>σ</m:t>
              </w:del>
            </m:r>
          </m:e>
          <m:sub>
            <m:r>
              <w:del w:id="925" w:author="Mingear, Jacob Lee" w:date="2024-10-07T16:45:00Z" w16du:dateUtc="2024-10-07T22:45:00Z">
                <w:rPr>
                  <w:rFonts w:ascii="Cambria Math" w:eastAsiaTheme="minorEastAsia" w:hAnsi="Cambria Math"/>
                </w:rPr>
                <m:t>crit</m:t>
              </w:del>
            </m:r>
          </m:sub>
        </m:sSub>
      </m:oMath>
      <w:del w:id="926" w:author="Mingear, Jacob Lee" w:date="2024-10-07T16:45:00Z" w16du:dateUtc="2024-10-07T22:45:00Z">
        <w:r w:rsidR="00A969E4" w:rsidDel="00BE0AE7">
          <w:rPr>
            <w:rFonts w:eastAsiaTheme="minorEastAsia"/>
          </w:rPr>
          <w:delText xml:space="preserve">. </w:delText>
        </w:r>
        <w:r w:rsidR="00133FE3" w:rsidDel="00BE0AE7">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927" w:author="Mingear, Jacob Lee" w:date="2024-10-07T16:45:00Z" w16du:dateUtc="2024-10-07T22:45:00Z">
                <w:rPr>
                  <w:rFonts w:ascii="Cambria Math" w:eastAsiaTheme="minorEastAsia" w:hAnsi="Cambria Math"/>
                  <w:i/>
                </w:rPr>
              </w:del>
            </m:ctrlPr>
          </m:sSubPr>
          <m:e>
            <m:r>
              <w:del w:id="928" w:author="Mingear, Jacob Lee" w:date="2024-10-07T16:45:00Z" w16du:dateUtc="2024-10-07T22:45:00Z">
                <w:rPr>
                  <w:rFonts w:ascii="Cambria Math" w:eastAsiaTheme="minorEastAsia" w:hAnsi="Cambria Math"/>
                </w:rPr>
                <m:t>H</m:t>
              </w:del>
            </m:r>
            <m:ctrlPr>
              <w:del w:id="929" w:author="Mingear, Jacob Lee" w:date="2024-10-07T16:45:00Z" w16du:dateUtc="2024-10-07T22:45:00Z">
                <w:rPr>
                  <w:rFonts w:ascii="Cambria Math" w:hAnsi="Cambria Math"/>
                  <w:i/>
                </w:rPr>
              </w:del>
            </m:ctrlPr>
          </m:e>
          <m:sub>
            <m:r>
              <w:del w:id="930" w:author="Mingear, Jacob Lee" w:date="2024-10-07T16:45:00Z" w16du:dateUtc="2024-10-07T22:45:00Z">
                <w:rPr>
                  <w:rFonts w:ascii="Cambria Math" w:eastAsiaTheme="minorEastAsia" w:hAnsi="Cambria Math"/>
                </w:rPr>
                <m:t>min</m:t>
              </w:del>
            </m:r>
          </m:sub>
        </m:sSub>
      </m:oMath>
      <w:del w:id="931" w:author="Mingear, Jacob Lee" w:date="2024-10-07T16:45:00Z" w16du:dateUtc="2024-10-07T22:45:00Z">
        <w:r w:rsidR="00133FE3" w:rsidDel="00BE0AE7">
          <w:rPr>
            <w:rFonts w:eastAsiaTheme="minorEastAsia"/>
          </w:rPr>
          <w:delText xml:space="preserve"> and </w:delText>
        </w:r>
      </w:del>
      <m:oMath>
        <m:sSub>
          <m:sSubPr>
            <m:ctrlPr>
              <w:del w:id="932" w:author="Mingear, Jacob Lee" w:date="2024-10-07T16:45:00Z" w16du:dateUtc="2024-10-07T22:45:00Z">
                <w:rPr>
                  <w:rFonts w:ascii="Cambria Math" w:eastAsiaTheme="minorEastAsia" w:hAnsi="Cambria Math"/>
                  <w:i/>
                </w:rPr>
              </w:del>
            </m:ctrlPr>
          </m:sSubPr>
          <m:e>
            <m:r>
              <w:del w:id="933" w:author="Mingear, Jacob Lee" w:date="2024-10-07T16:45:00Z" w16du:dateUtc="2024-10-07T22:45:00Z">
                <w:rPr>
                  <w:rFonts w:ascii="Cambria Math" w:eastAsiaTheme="minorEastAsia" w:hAnsi="Cambria Math"/>
                </w:rPr>
                <m:t>σ</m:t>
              </w:del>
            </m:r>
          </m:e>
          <m:sub>
            <m:r>
              <w:del w:id="934" w:author="Mingear, Jacob Lee" w:date="2024-10-07T16:45:00Z" w16du:dateUtc="2024-10-07T22:45:00Z">
                <w:rPr>
                  <w:rFonts w:ascii="Cambria Math" w:eastAsiaTheme="minorEastAsia" w:hAnsi="Cambria Math"/>
                </w:rPr>
                <m:t>crit</m:t>
              </w:del>
            </m:r>
          </m:sub>
        </m:sSub>
      </m:oMath>
      <w:del w:id="935" w:author="Mingear, Jacob Lee" w:date="2024-10-07T16:45:00Z" w16du:dateUtc="2024-10-07T22:45:00Z">
        <w:r w:rsidR="00133FE3" w:rsidDel="00BE0AE7">
          <w:rPr>
            <w:rFonts w:eastAsiaTheme="minorEastAsia"/>
          </w:rPr>
          <w:delText xml:space="preserve"> can be set to zero, reducing the number of required tests to four.</w:delText>
        </w:r>
        <w:r w:rsidR="00232D71" w:rsidDel="00BE0AE7">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1502CE89" w:rsidR="00002B6A" w:rsidDel="00002B6A" w:rsidRDefault="000A1B99" w:rsidP="00BE0AE7">
      <w:pPr>
        <w:rPr>
          <w:del w:id="936" w:author="Walgren, Patrick" w:date="2024-06-08T08:26:00Z" w16du:dateUtc="2024-06-08T12:26:00Z"/>
          <w:moveTo w:id="937" w:author="Walgren, Patrick" w:date="2024-06-08T08:26:00Z" w16du:dateUtc="2024-06-08T12:26:00Z"/>
          <w:rFonts w:eastAsiaTheme="minorEastAsia"/>
          <w:iCs/>
        </w:rPr>
      </w:pPr>
      <w:bookmarkStart w:id="938" w:name="_Hlk164411840"/>
      <w:del w:id="939" w:author="Mingear, Jacob Lee" w:date="2024-10-07T16:45:00Z" w16du:dateUtc="2024-10-07T22:45:00Z">
        <w:r w:rsidRPr="00A81DBD" w:rsidDel="00BE0AE7">
          <w:rPr>
            <w:rFonts w:eastAsiaTheme="minorEastAsia"/>
            <w:highlight w:val="yellow"/>
          </w:rPr>
          <w:delText>Both of these approaches to calculate the remaining thermoelastic properties and transformation strain properties may introduce modeling errors.</w:delText>
        </w:r>
      </w:del>
      <w:bookmarkEnd w:id="938"/>
      <w:ins w:id="940" w:author="Walgren, Patrick" w:date="2024-06-08T08:26:00Z" w16du:dateUtc="2024-06-08T12:26:00Z">
        <w:del w:id="941" w:author="Mingear, Jacob Lee" w:date="2024-10-07T16:45:00Z" w16du:dateUtc="2024-10-07T22:45:00Z">
          <w:r w:rsidR="00002B6A" w:rsidDel="00BE0AE7">
            <w:rPr>
              <w:rFonts w:eastAsiaTheme="minorEastAsia"/>
            </w:rPr>
            <w:delText xml:space="preserve"> </w:delText>
          </w:r>
        </w:del>
      </w:ins>
      <w:del w:id="942" w:author="Mingear, Jacob Lee" w:date="2024-10-07T16:45:00Z" w16du:dateUtc="2024-10-07T22:45:00Z">
        <w:r w:rsidDel="00BE0AE7">
          <w:rPr>
            <w:rFonts w:eastAsiaTheme="minorEastAsia"/>
          </w:rPr>
          <w:delText xml:space="preserve"> </w:delText>
        </w:r>
      </w:del>
      <w:ins w:id="943" w:author="Walgren, Patrick" w:date="2024-06-08T08:26:00Z" w16du:dateUtc="2024-06-08T12:26:00Z">
        <w:del w:id="944" w:author="Mingear, Jacob Lee" w:date="2024-10-07T16:45:00Z" w16du:dateUtc="2024-10-07T22:45:00Z">
          <w:r w:rsidR="00002B6A" w:rsidDel="00BE0AE7">
            <w:rPr>
              <w:rFonts w:eastAsiaTheme="minorEastAsia"/>
            </w:rPr>
            <w:delText>T</w:delText>
          </w:r>
        </w:del>
      </w:ins>
      <w:moveToRangeStart w:id="945" w:author="Walgren, Patrick" w:date="2024-06-08T08:26:00Z" w:name="move168727599"/>
      <w:moveTo w:id="946" w:author="Walgren, Patrick" w:date="2024-06-08T08:26:00Z" w16du:dateUtc="2024-06-08T12:26:00Z">
        <w:del w:id="947" w:author="Mingear, Jacob Lee" w:date="2024-10-07T16:45:00Z" w16du:dateUtc="2024-10-07T22:45:00Z">
          <w:r w:rsidR="00002B6A" w:rsidDel="00BE0AE7">
            <w:rPr>
              <w:rFonts w:eastAsiaTheme="minorEastAsia"/>
            </w:rPr>
            <w:delText>the</w:delText>
          </w:r>
        </w:del>
        <w:ins w:id="948" w:author="Walgren, Patrick" w:date="2024-06-08T08:26:00Z" w16du:dateUtc="2024-06-08T12:26:00Z">
          <w:del w:id="949" w:author="Mingear, Jacob Lee" w:date="2024-10-07T16:45:00Z" w16du:dateUtc="2024-10-07T22:45:00Z">
            <w:r w:rsidR="00212273" w:rsidDel="00BE0AE7">
              <w:rPr>
                <w:rFonts w:eastAsiaTheme="minorEastAsia"/>
              </w:rPr>
              <w:delText>he</w:delText>
            </w:r>
          </w:del>
        </w:ins>
        <w:del w:id="950" w:author="Mingear, Jacob Lee" w:date="2024-10-07T16:45:00Z" w16du:dateUtc="2024-10-07T22:45:00Z">
          <w:r w:rsidR="00002B6A" w:rsidDel="00BE0AE7">
            <w:rPr>
              <w:rFonts w:eastAsiaTheme="minorEastAsia"/>
            </w:rPr>
            <w:delText xml:space="preserve"> nonlinearities associated with the current transformation strain </w:delText>
          </w:r>
        </w:del>
        <m:oMath>
          <m:sSub>
            <m:sSubPr>
              <m:ctrlPr>
                <w:del w:id="951" w:author="Mingear, Jacob Lee" w:date="2024-10-07T16:45:00Z" w16du:dateUtc="2024-10-07T22:45:00Z">
                  <w:rPr>
                    <w:rFonts w:ascii="Cambria Math" w:eastAsiaTheme="minorEastAsia" w:hAnsi="Cambria Math"/>
                    <w:i/>
                  </w:rPr>
                </w:del>
              </m:ctrlPr>
            </m:sSubPr>
            <m:e>
              <m:r>
                <w:del w:id="952" w:author="Mingear, Jacob Lee" w:date="2024-10-07T16:45:00Z" w16du:dateUtc="2024-10-07T22:45:00Z">
                  <w:rPr>
                    <w:rFonts w:ascii="Cambria Math" w:eastAsiaTheme="minorEastAsia" w:hAnsi="Cambria Math"/>
                  </w:rPr>
                  <m:t>H</m:t>
                </w:del>
              </m:r>
            </m:e>
            <m:sub>
              <m:r>
                <w:del w:id="953" w:author="Mingear, Jacob Lee" w:date="2024-10-07T16:45:00Z" w16du:dateUtc="2024-10-07T22:45:00Z">
                  <w:rPr>
                    <w:rFonts w:ascii="Cambria Math" w:eastAsiaTheme="minorEastAsia" w:hAnsi="Cambria Math"/>
                  </w:rPr>
                  <m:t>cur</m:t>
                </w:del>
              </m:r>
            </m:sub>
          </m:sSub>
          <m:d>
            <m:dPr>
              <m:ctrlPr>
                <w:del w:id="954" w:author="Mingear, Jacob Lee" w:date="2024-10-07T16:45:00Z" w16du:dateUtc="2024-10-07T22:45:00Z">
                  <w:rPr>
                    <w:rFonts w:ascii="Cambria Math" w:eastAsiaTheme="minorEastAsia" w:hAnsi="Cambria Math"/>
                    <w:i/>
                  </w:rPr>
                </w:del>
              </m:ctrlPr>
            </m:dPr>
            <m:e>
              <m:r>
                <w:del w:id="955" w:author="Mingear, Jacob Lee" w:date="2024-10-07T16:45:00Z" w16du:dateUtc="2024-10-07T22:45:00Z">
                  <w:rPr>
                    <w:rFonts w:ascii="Cambria Math" w:eastAsiaTheme="minorEastAsia" w:hAnsi="Cambria Math"/>
                  </w:rPr>
                  <m:t>σ</m:t>
                </w:del>
              </m:r>
            </m:e>
          </m:d>
        </m:oMath>
        <w:moveTo w:id="956" w:author="Walgren, Patrick" w:date="2024-06-08T08:26:00Z" w16du:dateUtc="2024-06-08T12:26:00Z">
          <w:del w:id="957" w:author="Mingear, Jacob Lee" w:date="2024-10-07T16:45:00Z" w16du:dateUtc="2024-10-07T22:45:00Z">
            <w:r w:rsidR="00002B6A" w:rsidDel="00BE0AE7">
              <w:rPr>
                <w:rFonts w:eastAsiaTheme="minorEastAsia"/>
              </w:rPr>
              <w:delText xml:space="preserve"> make the transformation strain very sensitive to change in model parameters (in particular the rise time </w:delText>
            </w:r>
          </w:del>
          <m:oMath>
            <m:r>
              <w:del w:id="958" w:author="Mingear, Jacob Lee" w:date="2024-10-07T16:45:00Z" w16du:dateUtc="2024-10-07T22:45:00Z">
                <w:rPr>
                  <w:rFonts w:ascii="Cambria Math" w:eastAsiaTheme="minorEastAsia" w:hAnsi="Cambria Math"/>
                </w:rPr>
                <m:t>k</m:t>
              </w:del>
            </m:r>
          </m:oMath>
          <w:moveTo w:id="959" w:author="Walgren, Patrick" w:date="2024-06-08T08:26:00Z" w16du:dateUtc="2024-06-08T12:26:00Z">
            <w:del w:id="960" w:author="Mingear, Jacob Lee" w:date="2024-10-07T16:45:00Z" w16du:dateUtc="2024-10-07T22:45:00Z">
              <w:r w:rsidR="00002B6A" w:rsidDel="00BE0AE7">
                <w:rPr>
                  <w:rFonts w:eastAsiaTheme="minorEastAsia"/>
                </w:rPr>
                <w:delText xml:space="preserve">). This sensitivity requires the analyst to try a range of starting values for </w:delText>
              </w:r>
            </w:del>
            <m:oMath>
              <m:r>
                <w:del w:id="961" w:author="Mingear, Jacob Lee" w:date="2024-10-07T16:45:00Z" w16du:dateUtc="2024-10-07T22:45:00Z">
                  <w:rPr>
                    <w:rFonts w:ascii="Cambria Math" w:eastAsiaTheme="minorEastAsia" w:hAnsi="Cambria Math"/>
                  </w:rPr>
                  <m:t>k</m:t>
                </w:del>
              </m:r>
            </m:oMath>
            <w:moveTo w:id="962" w:author="Walgren, Patrick" w:date="2024-06-08T08:26:00Z" w16du:dateUtc="2024-06-08T12:26:00Z">
              <w:del w:id="963" w:author="Mingear, Jacob Lee" w:date="2024-10-07T16:45:00Z" w16du:dateUtc="2024-10-07T22:45:00Z">
                <w:r w:rsidR="00002B6A" w:rsidDel="00BE0AE7">
                  <w:rPr>
                    <w:rFonts w:eastAsiaTheme="minorEastAsia"/>
                  </w:rPr>
                  <w:delText xml:space="preserve"> before a nonlinear curve fitting routine converges to the global optimum. Typical values for </w:delText>
                </w:r>
              </w:del>
              <m:oMath>
                <m:r>
                  <w:del w:id="964" w:author="Mingear, Jacob Lee" w:date="2024-10-07T16:45:00Z" w16du:dateUtc="2024-10-07T22:45:00Z">
                    <w:rPr>
                      <w:rFonts w:ascii="Cambria Math" w:eastAsiaTheme="minorEastAsia" w:hAnsi="Cambria Math"/>
                    </w:rPr>
                    <m:t>k</m:t>
                  </w:del>
                </m:r>
              </m:oMath>
              <w:moveTo w:id="965" w:author="Walgren, Patrick" w:date="2024-06-08T08:26:00Z" w16du:dateUtc="2024-06-08T12:26:00Z">
                <w:del w:id="966" w:author="Mingear, Jacob Lee" w:date="2024-10-07T16:45:00Z" w16du:dateUtc="2024-10-07T22:45:00Z">
                  <w:r w:rsidR="00002B6A" w:rsidDel="00BE0AE7">
                    <w:rPr>
                      <w:rFonts w:eastAsiaTheme="minorEastAsia"/>
                    </w:rPr>
                    <w:delText xml:space="preserve"> range from </w:delText>
                  </w:r>
                </w:del>
                <m:oMath>
                  <m:sSup>
                    <m:sSupPr>
                      <m:ctrlPr>
                        <w:del w:id="967" w:author="Mingear, Jacob Lee" w:date="2024-10-07T16:45:00Z" w16du:dateUtc="2024-10-07T22:45:00Z">
                          <w:rPr>
                            <w:rFonts w:ascii="Cambria Math" w:eastAsiaTheme="minorEastAsia" w:hAnsi="Cambria Math"/>
                            <w:i/>
                          </w:rPr>
                        </w:del>
                      </m:ctrlPr>
                    </m:sSupPr>
                    <m:e>
                      <m:r>
                        <w:del w:id="968" w:author="Mingear, Jacob Lee" w:date="2024-10-07T16:45:00Z" w16du:dateUtc="2024-10-07T22:45:00Z">
                          <w:rPr>
                            <w:rFonts w:ascii="Cambria Math" w:eastAsiaTheme="minorEastAsia" w:hAnsi="Cambria Math"/>
                          </w:rPr>
                          <m:t>10</m:t>
                        </w:del>
                      </m:r>
                    </m:e>
                    <m:sup>
                      <m:r>
                        <w:del w:id="969" w:author="Mingear, Jacob Lee" w:date="2024-10-07T16:45:00Z" w16du:dateUtc="2024-10-07T22:45:00Z">
                          <w:rPr>
                            <w:rFonts w:ascii="Cambria Math" w:eastAsiaTheme="minorEastAsia" w:hAnsi="Cambria Math"/>
                          </w:rPr>
                          <m:t>-4</m:t>
                        </w:del>
                      </m:r>
                    </m:sup>
                  </m:sSup>
                </m:oMath>
                <w:moveTo w:id="970" w:author="Walgren, Patrick" w:date="2024-06-08T08:26:00Z" w16du:dateUtc="2024-06-08T12:26:00Z">
                  <w:del w:id="971" w:author="Mingear, Jacob Lee" w:date="2024-10-07T16:45:00Z" w16du:dateUtc="2024-10-07T22:45:00Z">
                    <w:r w:rsidR="00002B6A" w:rsidDel="00BE0AE7">
                      <w:rPr>
                        <w:rFonts w:eastAsiaTheme="minorEastAsia"/>
                      </w:rPr>
                      <w:delText xml:space="preserve"> </w:delText>
                    </w:r>
                  </w:del>
                  <m:oMath>
                    <m:r>
                      <w:del w:id="972" w:author="Mingear, Jacob Lee" w:date="2024-10-07T16:45:00Z" w16du:dateUtc="2024-10-07T22:45:00Z">
                        <m:rPr>
                          <m:sty m:val="p"/>
                        </m:rPr>
                        <w:rPr>
                          <w:rFonts w:ascii="Cambria Math" w:eastAsiaTheme="minorEastAsia" w:hAnsi="Cambria Math"/>
                        </w:rPr>
                        <m:t>MPa/℃</m:t>
                      </w:del>
                    </m:r>
                  </m:oMath>
                  <w:moveTo w:id="973" w:author="Walgren, Patrick" w:date="2024-06-08T08:26:00Z" w16du:dateUtc="2024-06-08T12:26:00Z">
                    <w:del w:id="974" w:author="Mingear, Jacob Lee" w:date="2024-10-07T16:45:00Z" w16du:dateUtc="2024-10-07T22:45:00Z">
                      <w:r w:rsidR="00002B6A" w:rsidDel="00BE0AE7">
                        <w:rPr>
                          <w:rFonts w:eastAsiaTheme="minorEastAsia"/>
                          <w:iCs/>
                        </w:rPr>
                        <w:delText xml:space="preserve"> and </w:delText>
                      </w:r>
                    </w:del>
                    <m:oMath>
                      <m:sSup>
                        <m:sSupPr>
                          <m:ctrlPr>
                            <w:del w:id="975" w:author="Mingear, Jacob Lee" w:date="2024-10-07T16:45:00Z" w16du:dateUtc="2024-10-07T22:45:00Z">
                              <w:rPr>
                                <w:rFonts w:ascii="Cambria Math" w:eastAsiaTheme="minorEastAsia" w:hAnsi="Cambria Math"/>
                                <w:i/>
                              </w:rPr>
                            </w:del>
                          </m:ctrlPr>
                        </m:sSupPr>
                        <m:e>
                          <m:r>
                            <w:del w:id="976" w:author="Mingear, Jacob Lee" w:date="2024-10-07T16:45:00Z" w16du:dateUtc="2024-10-07T22:45:00Z">
                              <w:rPr>
                                <w:rFonts w:ascii="Cambria Math" w:eastAsiaTheme="minorEastAsia" w:hAnsi="Cambria Math"/>
                              </w:rPr>
                              <m:t>10</m:t>
                            </w:del>
                          </m:r>
                        </m:e>
                        <m:sup>
                          <m:r>
                            <w:del w:id="977" w:author="Mingear, Jacob Lee" w:date="2024-10-07T16:45:00Z" w16du:dateUtc="2024-10-07T22:45:00Z">
                              <w:rPr>
                                <w:rFonts w:ascii="Cambria Math" w:eastAsiaTheme="minorEastAsia" w:hAnsi="Cambria Math"/>
                              </w:rPr>
                              <m:t>-8</m:t>
                            </w:del>
                          </m:r>
                        </m:sup>
                      </m:sSup>
                    </m:oMath>
                    <w:moveTo w:id="978" w:author="Walgren, Patrick" w:date="2024-06-08T08:26:00Z" w16du:dateUtc="2024-06-08T12:26:00Z">
                      <w:del w:id="979" w:author="Mingear, Jacob Lee" w:date="2024-10-07T16:45:00Z" w16du:dateUtc="2024-10-07T22:45:00Z">
                        <w:r w:rsidR="00002B6A" w:rsidDel="00BE0AE7">
                          <w:rPr>
                            <w:rFonts w:eastAsiaTheme="minorEastAsia"/>
                          </w:rPr>
                          <w:delText xml:space="preserve"> </w:delText>
                        </w:r>
                      </w:del>
                      <m:oMath>
                        <m:r>
                          <w:del w:id="980" w:author="Mingear, Jacob Lee" w:date="2024-10-07T16:45:00Z" w16du:dateUtc="2024-10-07T22:45:00Z">
                            <m:rPr>
                              <m:sty m:val="p"/>
                            </m:rPr>
                            <w:rPr>
                              <w:rFonts w:ascii="Cambria Math" w:eastAsiaTheme="minorEastAsia" w:hAnsi="Cambria Math"/>
                            </w:rPr>
                            <m:t>MPa/℃</m:t>
                          </w:del>
                        </m:r>
                      </m:oMath>
                      <w:moveTo w:id="981" w:author="Walgren, Patrick" w:date="2024-06-08T08:26:00Z" w16du:dateUtc="2024-06-08T12:26:00Z">
                        <w:del w:id="982" w:author="Mingear, Jacob Lee" w:date="2024-10-07T16:45:00Z" w16du:dateUtc="2024-10-07T22:45:00Z">
                          <w:r w:rsidR="00002B6A" w:rsidDel="00BE0AE7">
                            <w:rPr>
                              <w:rFonts w:eastAsiaTheme="minorEastAsia"/>
                              <w:iCs/>
                            </w:rPr>
                            <w:delText xml:space="preserve"> for materials with small and large changes in transformation strain as a function of stress, respectively.</w:delText>
                          </w:r>
                        </w:del>
                        <w:r w:rsidR="00002B6A">
                          <w:rPr>
                            <w:rFonts w:eastAsiaTheme="minorEastAsia"/>
                            <w:iCs/>
                          </w:rPr>
                          <w:t xml:space="preserve"> </w:t>
                        </w:r>
                      </w:moveTo>
                    </w:moveTo>
                  </w:moveTo>
                </w:moveTo>
              </w:moveTo>
            </w:moveTo>
          </w:moveTo>
        </w:moveTo>
      </w:moveTo>
    </w:p>
    <w:moveToRangeEnd w:id="945"/>
    <w:p w14:paraId="29B59604" w14:textId="0FD67082" w:rsidR="00854464" w:rsidRDefault="000A1B99" w:rsidP="00EB0ACE">
      <w:pPr>
        <w:rPr>
          <w:ins w:id="983" w:author="Mingear, Jacob Lee" w:date="2024-10-07T16:47:00Z" w16du:dateUtc="2024-10-07T22:47:00Z"/>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the strain due to thermal expansion will be incorrectly predicted across the tested temperature range</w:t>
      </w:r>
      <w:ins w:id="984" w:author="Mingear, Jacob Lee" w:date="2024-10-07T17:07:00Z" w16du:dateUtc="2024-10-07T23:07:00Z">
        <w:r w:rsidR="00204FB2">
          <w:rPr>
            <w:rFonts w:eastAsiaTheme="minorEastAsia"/>
          </w:rPr>
          <w:t>;</w:t>
        </w:r>
      </w:ins>
      <w:del w:id="985" w:author="Mingear, Jacob Lee" w:date="2024-10-07T17:07:00Z" w16du:dateUtc="2024-10-07T23:07:00Z">
        <w:r w:rsidDel="00204FB2">
          <w:rPr>
            <w:rFonts w:eastAsiaTheme="minorEastAsia"/>
          </w:rPr>
          <w:delText>.</w:delText>
        </w:r>
      </w:del>
      <w:r>
        <w:rPr>
          <w:rFonts w:eastAsiaTheme="minorEastAsia"/>
        </w:rPr>
        <w:t xml:space="preserve"> </w:t>
      </w:r>
      <w:del w:id="986" w:author="Mingear, Jacob Lee" w:date="2024-10-07T17:07:00Z" w16du:dateUtc="2024-10-07T23:07:00Z">
        <w:r w:rsidDel="00204FB2">
          <w:rPr>
            <w:rFonts w:eastAsiaTheme="minorEastAsia"/>
          </w:rPr>
          <w:delText>H</w:delText>
        </w:r>
      </w:del>
      <w:ins w:id="987" w:author="Mingear, Jacob Lee" w:date="2024-10-07T17:07:00Z" w16du:dateUtc="2024-10-07T23:07:00Z">
        <w:r w:rsidR="00204FB2">
          <w:rPr>
            <w:rFonts w:eastAsiaTheme="minorEastAsia"/>
          </w:rPr>
          <w:t>h</w:t>
        </w:r>
      </w:ins>
      <w:r>
        <w:rPr>
          <w:rFonts w:eastAsiaTheme="minorEastAsia"/>
        </w:rPr>
        <w:t>owever, this is a limitation of the one-dimensional reduction of the Lagoudas constitutive model</w:t>
      </w:r>
      <w:ins w:id="988" w:author="Mingear, Jacob Lee" w:date="2024-10-07T17:07:00Z" w16du:dateUtc="2024-10-07T23:07:00Z">
        <w:r w:rsidR="00204FB2">
          <w:rPr>
            <w:rFonts w:eastAsiaTheme="minorEastAsia"/>
          </w:rPr>
          <w:t>.</w:t>
        </w:r>
      </w:ins>
      <w:del w:id="989" w:author="Mingear, Jacob Lee" w:date="2024-10-07T17:07:00Z" w16du:dateUtc="2024-10-07T23:07:00Z">
        <w:r w:rsidDel="00204FB2">
          <w:rPr>
            <w:rFonts w:eastAsiaTheme="minorEastAsia"/>
          </w:rPr>
          <w:delText>;</w:delText>
        </w:r>
      </w:del>
      <w:r>
        <w:rPr>
          <w:rFonts w:eastAsiaTheme="minorEastAsia"/>
        </w:rPr>
        <w:t xml:space="preserve"> </w:t>
      </w:r>
      <w:del w:id="990" w:author="Mingear, Jacob Lee" w:date="2024-10-07T17:07:00Z" w16du:dateUtc="2024-10-07T23:07:00Z">
        <w:r w:rsidDel="00204FB2">
          <w:rPr>
            <w:rFonts w:eastAsiaTheme="minorEastAsia"/>
          </w:rPr>
          <w:delText xml:space="preserve">assuming thermal expansion is invariant of material phase allows for the </w:delText>
        </w:r>
        <w:bookmarkStart w:id="991" w:name="_Hlk175832363"/>
        <w:r w:rsidDel="00204FB2">
          <w:rPr>
            <w:rFonts w:eastAsiaTheme="minorEastAsia"/>
          </w:rPr>
          <w:delText xml:space="preserve">use of simpler nonlinear solution methods (i.e., Convex Cutting Plane). </w:delText>
        </w:r>
      </w:del>
      <w:bookmarkEnd w:id="991"/>
      <w:moveFromRangeStart w:id="992" w:author="Walgren, Patrick" w:date="2024-06-08T08:26:00Z" w:name="move168727599"/>
      <w:moveFrom w:id="993"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994"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995"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996"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997"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998"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999"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1000"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1001"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992"/>
                    </w:moveFrom>
                  </w:moveFrom>
                </w:moveFrom>
              </w:moveFrom>
            </w:moveFrom>
          </w:moveFrom>
        </w:moveFrom>
      </w:moveFrom>
    </w:p>
    <w:p w14:paraId="103D4E33" w14:textId="77777777" w:rsidR="00BE0AE7" w:rsidRDefault="00BE0AE7" w:rsidP="00EB0ACE">
      <w:pPr>
        <w:rPr>
          <w:ins w:id="1002" w:author="Mingear, Jacob Lee" w:date="2024-10-07T16:47:00Z" w16du:dateUtc="2024-10-07T22:47:00Z"/>
          <w:rFonts w:eastAsiaTheme="minorEastAsia"/>
          <w:iCs/>
        </w:rPr>
      </w:pPr>
    </w:p>
    <w:p w14:paraId="2F94ADC4" w14:textId="77777777" w:rsidR="00BE0AE7" w:rsidDel="00CB19CB" w:rsidRDefault="00BE0AE7" w:rsidP="007A7F3B">
      <w:pPr>
        <w:rPr>
          <w:del w:id="1003" w:author="Mingear, Jacob Lee" w:date="2024-10-07T16:47:00Z" w16du:dateUtc="2024-10-07T22:47:00Z"/>
          <w:b/>
          <w:bCs/>
        </w:rPr>
      </w:pPr>
      <w:moveToRangeStart w:id="1004" w:author="Mingear, Jacob Lee" w:date="2024-10-07T16:47:00Z" w:name="move179212062"/>
      <w:moveTo w:id="1005" w:author="Mingear, Jacob Lee" w:date="2024-10-07T16:47:00Z" w16du:dateUtc="2024-10-07T22:47:00Z">
        <w:r w:rsidRPr="007A7F3B">
          <w:rPr>
            <w:b/>
            <w:bCs/>
          </w:rPr>
          <w:t>Calibration via numerical optimization</w:t>
        </w:r>
      </w:moveTo>
    </w:p>
    <w:p w14:paraId="2B8B4EDF" w14:textId="77777777" w:rsidR="00CB19CB" w:rsidRDefault="00CB19CB" w:rsidP="00BE0AE7">
      <w:pPr>
        <w:rPr>
          <w:ins w:id="1006" w:author="Walgren, Patrick" w:date="2024-10-08T14:38:00Z" w16du:dateUtc="2024-10-08T20:38:00Z"/>
          <w:moveTo w:id="1007" w:author="Mingear, Jacob Lee" w:date="2024-10-07T16:47:00Z" w16du:dateUtc="2024-10-07T22:47:00Z"/>
          <w:b/>
          <w:bCs/>
        </w:rPr>
      </w:pPr>
    </w:p>
    <w:moveToRangeEnd w:id="1004"/>
    <w:p w14:paraId="549700FD" w14:textId="3E463C13" w:rsidR="00BE0AE7" w:rsidDel="00BE0AE7" w:rsidRDefault="00BE0AE7" w:rsidP="00EB0ACE">
      <w:pPr>
        <w:rPr>
          <w:del w:id="1008" w:author="Mingear, Jacob Lee" w:date="2024-10-07T16:47:00Z" w16du:dateUtc="2024-10-07T22:47:00Z"/>
          <w:rFonts w:eastAsiaTheme="minorEastAsia"/>
          <w:iCs/>
        </w:rPr>
      </w:pPr>
    </w:p>
    <w:p w14:paraId="6BBAD676" w14:textId="1192CE5A" w:rsidR="007A7F3B" w:rsidRDefault="00854464" w:rsidP="007A7F3B">
      <w:pPr>
        <w:rPr>
          <w:rFonts w:eastAsiaTheme="minorEastAsia"/>
          <w:iCs/>
        </w:rPr>
      </w:pPr>
      <w:bookmarkStart w:id="1009" w:name="_Hlk164411857"/>
      <w:del w:id="1010" w:author="Mingear, Jacob Lee" w:date="2024-10-07T16:51:00Z" w16du:dateUtc="2024-10-07T22:51:00Z">
        <w:r w:rsidRPr="00A81DBD" w:rsidDel="007F0C0D">
          <w:rPr>
            <w:highlight w:val="yellow"/>
          </w:rPr>
          <w:delText xml:space="preserve">At this point, </w:delText>
        </w:r>
      </w:del>
      <w:del w:id="1011" w:author="Mingear, Jacob Lee" w:date="2024-10-07T16:46:00Z" w16du:dateUtc="2024-10-07T22:46:00Z">
        <w:r w:rsidRPr="00A81DBD" w:rsidDel="00BE0AE7">
          <w:rPr>
            <w:highlight w:val="yellow"/>
          </w:rPr>
          <w:delText xml:space="preserve">all </w:delText>
        </w:r>
      </w:del>
      <w:proofErr w:type="spellStart"/>
      <w:ins w:id="1012" w:author="Mingear, Jacob Lee" w:date="2024-10-07T16:51:00Z" w16du:dateUtc="2024-10-07T22:51:00Z">
        <w:r w:rsidR="007F0C0D">
          <w:rPr>
            <w:highlight w:val="yellow"/>
          </w:rPr>
          <w:t>S</w:t>
        </w:r>
      </w:ins>
      <w:ins w:id="1013" w:author="Mingear, Jacob Lee" w:date="2024-10-07T16:46:00Z" w16du:dateUtc="2024-10-07T22:46:00Z">
        <w:r w:rsidR="00BE0AE7">
          <w:rPr>
            <w:highlight w:val="yellow"/>
          </w:rPr>
          <w:t>ome</w:t>
        </w:r>
        <w:proofErr w:type="spellEnd"/>
        <w:r w:rsidR="00BE0AE7">
          <w:rPr>
            <w:highlight w:val="yellow"/>
          </w:rPr>
          <w:t xml:space="preserve"> </w:t>
        </w:r>
      </w:ins>
      <w:r w:rsidRPr="00A81DBD">
        <w:rPr>
          <w:highlight w:val="yellow"/>
        </w:rPr>
        <w:t>material properties are estimated</w:t>
      </w:r>
      <w:ins w:id="1014" w:author="Mingear, Jacob Lee" w:date="2024-10-07T16:53:00Z" w16du:dateUtc="2024-10-07T22:53:00Z">
        <w:r w:rsidR="007F0C0D">
          <w:rPr>
            <w:highlight w:val="yellow"/>
          </w:rPr>
          <w:t xml:space="preserve"> and </w:t>
        </w:r>
        <w:del w:id="1015" w:author="Walgren, Patrick" w:date="2024-10-08T14:39:00Z" w16du:dateUtc="2024-10-08T20:39:00Z">
          <w:r w:rsidR="007F0C0D" w:rsidDel="00CB19CB">
            <w:rPr>
              <w:highlight w:val="yellow"/>
            </w:rPr>
            <w:delText>can now act as</w:delText>
          </w:r>
        </w:del>
      </w:ins>
      <w:ins w:id="1016" w:author="Walgren, Patrick" w:date="2024-10-08T14:39:00Z" w16du:dateUtc="2024-10-08T20:39:00Z">
        <w:r w:rsidR="00CB19CB">
          <w:rPr>
            <w:highlight w:val="yellow"/>
          </w:rPr>
          <w:t>can inform</w:t>
        </w:r>
      </w:ins>
      <w:ins w:id="1017" w:author="Mingear, Jacob Lee" w:date="2024-10-07T16:53:00Z" w16du:dateUtc="2024-10-07T22:53:00Z">
        <w:r w:rsidR="007F0C0D">
          <w:rPr>
            <w:highlight w:val="yellow"/>
          </w:rPr>
          <w:t xml:space="preserve"> </w:t>
        </w:r>
      </w:ins>
      <w:ins w:id="1018" w:author="Walgren, Patrick" w:date="2024-10-08T14:39:00Z" w16du:dateUtc="2024-10-08T20:39:00Z">
        <w:r w:rsidR="00CB19CB">
          <w:rPr>
            <w:highlight w:val="yellow"/>
          </w:rPr>
          <w:t xml:space="preserve">the </w:t>
        </w:r>
      </w:ins>
      <w:ins w:id="1019" w:author="Mingear, Jacob Lee" w:date="2024-10-07T16:53:00Z" w16du:dateUtc="2024-10-07T22:53:00Z">
        <w:r w:rsidR="007F0C0D">
          <w:rPr>
            <w:highlight w:val="yellow"/>
          </w:rPr>
          <w:t>bounds</w:t>
        </w:r>
      </w:ins>
      <w:ins w:id="1020" w:author="Walgren, Patrick" w:date="2024-10-08T14:39:00Z" w16du:dateUtc="2024-10-08T20:39:00Z">
        <w:r w:rsidR="00CB19CB">
          <w:rPr>
            <w:highlight w:val="yellow"/>
          </w:rPr>
          <w:t xml:space="preserve"> during </w:t>
        </w:r>
        <w:proofErr w:type="spellStart"/>
        <w:r w:rsidR="00CB19CB">
          <w:rPr>
            <w:highlight w:val="yellow"/>
          </w:rPr>
          <w:t>optimation</w:t>
        </w:r>
      </w:ins>
      <w:proofErr w:type="spellEnd"/>
      <w:ins w:id="1021" w:author="Mingear, Jacob Lee" w:date="2024-10-07T16:53:00Z" w16du:dateUtc="2024-10-07T22:53:00Z">
        <w:r w:rsidR="007F0C0D">
          <w:rPr>
            <w:highlight w:val="yellow"/>
          </w:rPr>
          <w:t xml:space="preserve">. </w:t>
        </w:r>
      </w:ins>
      <w:ins w:id="1022" w:author="Mingear, Jacob Lee" w:date="2024-10-07T16:55:00Z" w16du:dateUtc="2024-10-07T22:55:00Z">
        <w:r w:rsidR="007F0C0D">
          <w:rPr>
            <w:highlight w:val="yellow"/>
          </w:rPr>
          <w:t xml:space="preserve">For example, </w:t>
        </w:r>
        <w:r w:rsidR="007F0C0D">
          <w:t xml:space="preserve">the estimated austenitic elastic modulus of 55 GPa </w:t>
        </w:r>
      </w:ins>
      <w:ins w:id="1023" w:author="Walgren, Patrick" w:date="2024-10-08T14:39:00Z" w16du:dateUtc="2024-10-08T20:39:00Z">
        <w:r w:rsidR="00CB19CB">
          <w:t xml:space="preserve">informs the </w:t>
        </w:r>
      </w:ins>
      <w:ins w:id="1024" w:author="Mingear, Jacob Lee" w:date="2024-10-07T16:55:00Z" w16du:dateUtc="2024-10-07T22:55:00Z">
        <w:del w:id="1025" w:author="Walgren, Patrick" w:date="2024-10-08T14:39:00Z" w16du:dateUtc="2024-10-08T20:39:00Z">
          <w:r w:rsidR="007F0C0D" w:rsidDel="00CB19CB">
            <w:delText>can act</w:delText>
          </w:r>
        </w:del>
      </w:ins>
      <w:ins w:id="1026" w:author="Mingear, Jacob Lee" w:date="2024-10-07T16:56:00Z" w16du:dateUtc="2024-10-07T22:56:00Z">
        <w:del w:id="1027" w:author="Walgren, Patrick" w:date="2024-10-08T14:39:00Z" w16du:dateUtc="2024-10-08T20:39:00Z">
          <w:r w:rsidR="007F0C0D" w:rsidDel="00CB19CB">
            <w:delText xml:space="preserve"> as an</w:delText>
          </w:r>
        </w:del>
      </w:ins>
      <w:ins w:id="1028" w:author="Mingear, Jacob Lee" w:date="2024-10-07T16:55:00Z" w16du:dateUtc="2024-10-07T22:55:00Z">
        <w:del w:id="1029" w:author="Walgren, Patrick" w:date="2024-10-08T14:39:00Z" w16du:dateUtc="2024-10-08T20:39:00Z">
          <w:r w:rsidR="007F0C0D" w:rsidDel="00CB19CB">
            <w:delText xml:space="preserve"> </w:delText>
          </w:r>
        </w:del>
        <w:r w:rsidR="007F0C0D">
          <w:t>upper and lower bound</w:t>
        </w:r>
      </w:ins>
      <w:ins w:id="1030" w:author="Walgren, Patrick" w:date="2024-10-08T14:39:00Z" w16du:dateUtc="2024-10-08T20:39:00Z">
        <w:r w:rsidR="00CB19CB">
          <w:t>s</w:t>
        </w:r>
      </w:ins>
      <w:ins w:id="1031" w:author="Mingear, Jacob Lee" w:date="2024-10-07T16:56:00Z" w16du:dateUtc="2024-10-07T22:56:00Z">
        <w:r w:rsidR="007F0C0D">
          <w:t xml:space="preserve"> of</w:t>
        </w:r>
      </w:ins>
      <w:ins w:id="1032" w:author="Mingear, Jacob Lee" w:date="2024-10-07T16:55:00Z" w16du:dateUtc="2024-10-07T22:55:00Z">
        <w:r w:rsidR="007F0C0D">
          <w:t xml:space="preserve"> 50 GPa </w:t>
        </w:r>
      </w:ins>
      <w:ins w:id="1033" w:author="Mingear, Jacob Lee" w:date="2024-10-07T16:56:00Z" w16du:dateUtc="2024-10-07T22:56:00Z">
        <w:r w:rsidR="007F0C0D">
          <w:t>to</w:t>
        </w:r>
      </w:ins>
      <w:ins w:id="1034" w:author="Mingear, Jacob Lee" w:date="2024-10-07T16:55:00Z" w16du:dateUtc="2024-10-07T22:55:00Z">
        <w:r w:rsidR="007F0C0D">
          <w:t xml:space="preserve"> 80 GPa, respectively</w:t>
        </w:r>
      </w:ins>
      <w:ins w:id="1035" w:author="Mingear, Jacob Lee" w:date="2024-10-07T16:56:00Z" w16du:dateUtc="2024-10-07T22:56:00Z">
        <w:r w:rsidR="007F0C0D">
          <w:t>. This allows the optimizer to start in the neighborhood of feasible solutions, but gives it freedom to explore for a better performing result.</w:t>
        </w:r>
      </w:ins>
      <w:ins w:id="1036" w:author="Walgren, Patrick" w:date="2024-10-08T14:38:00Z" w16du:dateUtc="2024-10-08T20:38:00Z">
        <w:r w:rsidR="00CB19CB">
          <w:t xml:space="preserve"> </w:t>
        </w:r>
      </w:ins>
      <w:del w:id="1037" w:author="Mingear, Jacob Lee" w:date="2024-10-07T16:53:00Z" w16du:dateUtc="2024-10-07T22:53:00Z">
        <w:r w:rsidRPr="00A81DBD" w:rsidDel="007F0C0D">
          <w:rPr>
            <w:highlight w:val="yellow"/>
          </w:rPr>
          <w:delText>; t</w:delText>
        </w:r>
      </w:del>
      <w:ins w:id="1038" w:author="Mingear, Jacob Lee" w:date="2024-10-07T16:53:00Z" w16du:dateUtc="2024-10-07T22:53:00Z">
        <w:r w:rsidR="007F0C0D">
          <w:rPr>
            <w:highlight w:val="yellow"/>
          </w:rPr>
          <w:t>T</w:t>
        </w:r>
      </w:ins>
      <w:r w:rsidRPr="00A81DBD">
        <w:rPr>
          <w:highlight w:val="yellow"/>
        </w:rPr>
        <w:t>o fully capture the true strain-temperature response, iterative calibration of each smooth hardening coefficient is necessary until a satisfactory fit is accomplished.</w:t>
      </w:r>
      <w:bookmarkEnd w:id="1009"/>
      <w:r>
        <w:t xml:space="preserve"> </w:t>
      </w:r>
      <w:ins w:id="1039" w:author="Walgren, Patrick" w:date="2024-06-08T08:27:00Z" w16du:dateUtc="2024-06-08T12:27:00Z">
        <w:r w:rsidR="001F0640">
          <w:t>D</w:t>
        </w:r>
      </w:ins>
      <w:del w:id="1040"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1041" w:author="Walgren, Patrick" w:date="2024-06-08T08:31:00Z" w16du:dateUtc="2024-06-08T12:31:00Z">
        <w:r w:rsidR="001F0640">
          <w:rPr>
            <w:rFonts w:eastAsiaTheme="minorEastAsia"/>
          </w:rPr>
          <w:t>)</w:t>
        </w:r>
      </w:ins>
      <w:r>
        <w:t xml:space="preserve">. </w:t>
      </w:r>
      <w:del w:id="1042" w:author="Mingear, Jacob Lee" w:date="2024-10-07T16:48:00Z" w16du:dateUtc="2024-10-07T22:48:00Z">
        <w:r w:rsidDel="007F0C0D">
          <w:rPr>
            <w:rFonts w:eastAsiaTheme="minorEastAsia"/>
            <w:iCs/>
          </w:rPr>
          <w:delText xml:space="preserve">Without global numerical optimization, the best model calibration will be found via manual changes and the analyst’s intuition. </w:delText>
        </w:r>
      </w:del>
    </w:p>
    <w:p w14:paraId="0D26306C" w14:textId="746808A7" w:rsidR="00410CAA" w:rsidDel="007F0C0D" w:rsidRDefault="00E837A7" w:rsidP="00410CAA">
      <w:pPr>
        <w:keepNext/>
        <w:jc w:val="center"/>
        <w:rPr>
          <w:del w:id="1043" w:author="Mingear, Jacob Lee" w:date="2024-10-07T16:51:00Z" w16du:dateUtc="2024-10-07T22:51:00Z"/>
        </w:rPr>
      </w:pPr>
      <w:del w:id="1044" w:author="Mingear, Jacob Lee" w:date="2024-10-07T16:50:00Z" w16du:dateUtc="2024-10-07T22:50:00Z">
        <w:r w:rsidDel="007F0C0D">
          <w:rPr>
            <w:noProof/>
          </w:rPr>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53642C21" w:rsidR="00E837A7" w:rsidDel="007F0C0D" w:rsidRDefault="00410CAA" w:rsidP="00410CAA">
      <w:pPr>
        <w:pStyle w:val="Caption"/>
        <w:rPr>
          <w:del w:id="1045" w:author="Mingear, Jacob Lee" w:date="2024-10-07T16:51:00Z" w16du:dateUtc="2024-10-07T22:51:00Z"/>
        </w:rPr>
      </w:pPr>
      <w:del w:id="1046" w:author="Mingear, Jacob Lee" w:date="2024-10-07T16:51:00Z" w16du:dateUtc="2024-10-07T22:51:00Z">
        <w:r w:rsidDel="007F0C0D">
          <w:delText xml:space="preserve">Figure </w:delText>
        </w:r>
        <w:r w:rsidR="0073016E" w:rsidDel="007F0C0D">
          <w:fldChar w:fldCharType="begin"/>
        </w:r>
        <w:r w:rsidR="0073016E" w:rsidDel="007F0C0D">
          <w:delInstrText xml:space="preserve"> SEQ Figure \* ARABIC </w:delInstrText>
        </w:r>
        <w:r w:rsidR="0073016E" w:rsidDel="007F0C0D">
          <w:fldChar w:fldCharType="separate"/>
        </w:r>
        <w:r w:rsidR="00A96E3A" w:rsidDel="007F0C0D">
          <w:rPr>
            <w:noProof/>
          </w:rPr>
          <w:delText>9</w:delText>
        </w:r>
        <w:r w:rsidR="0073016E" w:rsidDel="007F0C0D">
          <w:rPr>
            <w:noProof/>
          </w:rPr>
          <w:fldChar w:fldCharType="end"/>
        </w:r>
        <w:r w:rsidDel="007F0C0D">
          <w:delText xml:space="preserve">: </w:delText>
        </w:r>
        <w:r w:rsidRPr="002C35FD" w:rsidDel="007F0C0D">
          <w:delText>Conventional analytical/numerical calibration techniques produce a passable solution, but rely on user iterations to fine-tune model response.</w:delText>
        </w:r>
      </w:del>
    </w:p>
    <w:p w14:paraId="4A4CAFA0" w14:textId="4146FD6E" w:rsidR="009939FB" w:rsidRPr="009939FB" w:rsidRDefault="009939FB" w:rsidP="009939FB">
      <w:del w:id="1047" w:author="Mingear, Jacob Lee" w:date="2024-10-07T16:50:00Z" w16du:dateUtc="2024-10-07T22:50:00Z">
        <w:r w:rsidDel="007F0C0D">
          <w:delText xml:space="preserve">The resulting conventional calibration, with </w:delText>
        </w:r>
      </w:del>
      <m:oMath>
        <m:sSub>
          <m:sSubPr>
            <m:ctrlPr>
              <w:del w:id="1048" w:author="Mingear, Jacob Lee" w:date="2024-10-07T16:50:00Z" w16du:dateUtc="2024-10-07T22:50:00Z">
                <w:rPr>
                  <w:rFonts w:ascii="Cambria Math" w:hAnsi="Cambria Math"/>
                  <w:i/>
                </w:rPr>
              </w:del>
            </m:ctrlPr>
          </m:sSubPr>
          <m:e>
            <m:r>
              <w:del w:id="1049" w:author="Mingear, Jacob Lee" w:date="2024-10-07T16:50:00Z" w16du:dateUtc="2024-10-07T22:50:00Z">
                <w:rPr>
                  <w:rFonts w:ascii="Cambria Math" w:hAnsi="Cambria Math"/>
                </w:rPr>
                <m:t>n</m:t>
              </w:del>
            </m:r>
          </m:e>
          <m:sub>
            <m:r>
              <w:del w:id="1050" w:author="Mingear, Jacob Lee" w:date="2024-10-07T16:50:00Z" w16du:dateUtc="2024-10-07T22:50:00Z">
                <w:rPr>
                  <w:rFonts w:ascii="Cambria Math" w:hAnsi="Cambria Math"/>
                </w:rPr>
                <m:t>i</m:t>
              </w:del>
            </m:r>
          </m:sub>
        </m:sSub>
        <m:r>
          <w:del w:id="1051" w:author="Mingear, Jacob Lee" w:date="2024-10-07T16:50:00Z" w16du:dateUtc="2024-10-07T22:50:00Z">
            <w:rPr>
              <w:rFonts w:ascii="Cambria Math" w:hAnsi="Cambria Math"/>
            </w:rPr>
            <m:t>=1</m:t>
          </w:del>
        </m:r>
      </m:oMath>
      <w:del w:id="1052" w:author="Mingear, Jacob Lee" w:date="2024-10-07T16:50:00Z" w16du:dateUtc="2024-10-07T22:50:00Z">
        <w:r w:rsidDel="007F0C0D">
          <w:rPr>
            <w:rFonts w:eastAsiaTheme="minorEastAsia"/>
          </w:rPr>
          <w:delText xml:space="preserve">, is shown in Figure 5. </w:delText>
        </w:r>
      </w:del>
      <w:del w:id="1053" w:author="Mingear, Jacob Lee" w:date="2024-10-07T16:53:00Z" w16du:dateUtc="2024-10-07T22:53:00Z">
        <w:r w:rsidDel="007F0C0D">
          <w:rPr>
            <w:rFonts w:eastAsiaTheme="minorEastAsia"/>
          </w:rPr>
          <w:delText xml:space="preserve">The mean squared error between model and experiment is 3.13% (see equation BLANK), which for many applications could suffice. </w:delText>
        </w:r>
        <w:r w:rsidR="00A27F28" w:rsidDel="007F0C0D">
          <w:rPr>
            <w:rFonts w:eastAsiaTheme="minorEastAsia"/>
          </w:rPr>
          <w:delText>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w:delText>
        </w:r>
      </w:del>
      <w:ins w:id="1054" w:author="Walgren, Patrick" w:date="2024-06-08T08:33:00Z" w16du:dateUtc="2024-06-08T12:33:00Z">
        <w:del w:id="1055" w:author="Mingear, Jacob Lee" w:date="2024-10-07T16:53:00Z" w16du:dateUtc="2024-10-07T22:53:00Z">
          <w:r w:rsidR="00F90695" w:rsidDel="007F0C0D">
            <w:rPr>
              <w:rFonts w:eastAsiaTheme="minorEastAsia"/>
            </w:rPr>
            <w:delText>several</w:delText>
          </w:r>
        </w:del>
      </w:ins>
      <w:del w:id="1056" w:author="Mingear, Jacob Lee" w:date="2024-10-07T16:53:00Z" w16du:dateUtc="2024-10-07T22:53:00Z">
        <w:r w:rsidR="00A27F28" w:rsidDel="007F0C0D">
          <w:rPr>
            <w:rFonts w:eastAsiaTheme="minorEastAsia"/>
          </w:rPr>
          <w:delText xml:space="preserve"> areas that could be improved. </w:delText>
        </w:r>
      </w:del>
      <w:ins w:id="1057" w:author="Walgren, Patrick" w:date="2024-06-08T08:33:00Z" w16du:dateUtc="2024-06-08T12:33:00Z">
        <w:del w:id="1058" w:author="Mingear, Jacob Lee" w:date="2024-10-07T16:53:00Z" w16du:dateUtc="2024-10-07T22:53:00Z">
          <w:r w:rsidR="00F90695" w:rsidDel="007F0C0D">
            <w:rPr>
              <w:rFonts w:eastAsiaTheme="minorEastAsia"/>
            </w:rPr>
            <w:delText>T</w:delText>
          </w:r>
        </w:del>
      </w:ins>
      <w:del w:id="1059" w:author="Mingear, Jacob Lee" w:date="2024-10-07T16:53:00Z" w16du:dateUtc="2024-10-07T22:53:00Z">
        <w:r w:rsidR="00A27F28" w:rsidDel="007F0C0D">
          <w:rPr>
            <w:rFonts w:eastAsiaTheme="minorEastAsia"/>
          </w:rPr>
          <w:delText>First, the coefficient of thermal expansion is clearly too high</w:delText>
        </w:r>
      </w:del>
      <w:ins w:id="1060" w:author="Walgren, Patrick" w:date="2024-06-08T08:33:00Z" w16du:dateUtc="2024-06-08T12:33:00Z">
        <w:del w:id="1061" w:author="Mingear, Jacob Lee" w:date="2024-10-07T16:53:00Z" w16du:dateUtc="2024-10-07T22:53:00Z">
          <w:r w:rsidR="00F90695" w:rsidDel="007F0C0D">
            <w:rPr>
              <w:rFonts w:eastAsiaTheme="minorEastAsia"/>
            </w:rPr>
            <w:delText xml:space="preserve">, as shown by the large deviance between model and experiment in </w:delText>
          </w:r>
        </w:del>
      </w:ins>
      <w:ins w:id="1062" w:author="Walgren, Patrick" w:date="2024-06-08T08:39:00Z" w16du:dateUtc="2024-06-08T12:39:00Z">
        <w:del w:id="1063" w:author="Mingear, Jacob Lee" w:date="2024-10-07T16:53:00Z" w16du:dateUtc="2024-10-07T22:53:00Z">
          <w:r w:rsidR="00EC43C1" w:rsidDel="007F0C0D">
            <w:rPr>
              <w:rFonts w:eastAsiaTheme="minorEastAsia"/>
            </w:rPr>
            <w:delText>Martensite</w:delText>
          </w:r>
        </w:del>
      </w:ins>
      <w:ins w:id="1064" w:author="Walgren, Patrick" w:date="2024-06-08T08:33:00Z" w16du:dateUtc="2024-06-08T12:33:00Z">
        <w:del w:id="1065" w:author="Mingear, Jacob Lee" w:date="2024-10-07T16:53:00Z" w16du:dateUtc="2024-10-07T22:53:00Z">
          <w:r w:rsidR="00F90695" w:rsidDel="007F0C0D">
            <w:rPr>
              <w:rFonts w:eastAsiaTheme="minorEastAsia"/>
            </w:rPr>
            <w:delText>, espe</w:delText>
          </w:r>
        </w:del>
      </w:ins>
      <w:ins w:id="1066" w:author="Walgren, Patrick" w:date="2024-06-08T08:34:00Z" w16du:dateUtc="2024-06-08T12:34:00Z">
        <w:del w:id="1067" w:author="Mingear, Jacob Lee" w:date="2024-10-07T16:53:00Z" w16du:dateUtc="2024-10-07T22:53:00Z">
          <w:r w:rsidR="00F90695" w:rsidDel="007F0C0D">
            <w:rPr>
              <w:rFonts w:eastAsiaTheme="minorEastAsia"/>
            </w:rPr>
            <w:delText xml:space="preserve">cially </w:delText>
          </w:r>
        </w:del>
      </w:ins>
      <w:ins w:id="1068" w:author="Walgren, Patrick" w:date="2024-06-08T08:39:00Z" w16du:dateUtc="2024-06-08T12:39:00Z">
        <w:del w:id="1069" w:author="Mingear, Jacob Lee" w:date="2024-10-07T16:53:00Z" w16du:dateUtc="2024-10-07T22:53:00Z">
          <w:r w:rsidR="00EC43C1" w:rsidDel="007F0C0D">
            <w:rPr>
              <w:rFonts w:eastAsiaTheme="minorEastAsia"/>
            </w:rPr>
            <w:delText>immediately before forward transformation</w:delText>
          </w:r>
        </w:del>
      </w:ins>
      <w:del w:id="1070" w:author="Mingear, Jacob Lee" w:date="2024-10-07T16:53:00Z" w16du:dateUtc="2024-10-07T22:53:00Z">
        <w:r w:rsidR="00A27F28" w:rsidDel="007F0C0D">
          <w:rPr>
            <w:rFonts w:eastAsiaTheme="minorEastAsia"/>
          </w:rPr>
          <w:delText xml:space="preserve">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04D40E49" w:rsidR="007A7F3B" w:rsidDel="00BE0AE7" w:rsidRDefault="007A7F3B" w:rsidP="007A7F3B">
      <w:pPr>
        <w:rPr>
          <w:moveFrom w:id="1071" w:author="Mingear, Jacob Lee" w:date="2024-10-07T16:47:00Z" w16du:dateUtc="2024-10-07T22:47:00Z"/>
          <w:b/>
          <w:bCs/>
        </w:rPr>
      </w:pPr>
      <w:moveFromRangeStart w:id="1072" w:author="Mingear, Jacob Lee" w:date="2024-10-07T16:47:00Z" w:name="move179212062"/>
      <w:moveFrom w:id="1073" w:author="Mingear, Jacob Lee" w:date="2024-10-07T16:47:00Z" w16du:dateUtc="2024-10-07T22:47:00Z">
        <w:r w:rsidRPr="007A7F3B" w:rsidDel="00BE0AE7">
          <w:rPr>
            <w:b/>
            <w:bCs/>
          </w:rPr>
          <w:t>Calibration via numerical optimization</w:t>
        </w:r>
      </w:moveFrom>
    </w:p>
    <w:moveFromRangeEnd w:id="1072"/>
    <w:p w14:paraId="41E7C374" w14:textId="69312495" w:rsidR="00896545" w:rsidRPr="00896545" w:rsidRDefault="00331BE6" w:rsidP="00896545">
      <w:del w:id="1074" w:author="Mingear, Jacob Lee" w:date="2024-10-07T16:57:00Z" w16du:dateUtc="2024-10-07T22:57:00Z">
        <w:r w:rsidDel="007F0C0D">
          <w:delText>The conventional calibration shown above is used as a starting point for a</w:delText>
        </w:r>
      </w:del>
      <w:ins w:id="1075" w:author="Mingear, Jacob Lee" w:date="2024-10-07T16:57:00Z" w16du:dateUtc="2024-10-07T22:57:00Z">
        <w:r w:rsidR="007F0C0D">
          <w:t>The</w:t>
        </w:r>
      </w:ins>
      <w:r>
        <w:t xml:space="preserve"> global numerical calibration </w:t>
      </w:r>
      <w:del w:id="1076" w:author="Mingear, Jacob Lee" w:date="2024-10-07T16:57:00Z" w16du:dateUtc="2024-10-07T22:57:00Z">
        <w:r w:rsidDel="007F0C0D">
          <w:delText xml:space="preserve">using </w:delText>
        </w:r>
      </w:del>
      <w:ins w:id="1077" w:author="Mingear, Jacob Lee" w:date="2024-10-07T16:57:00Z" w16du:dateUtc="2024-10-07T22:57:00Z">
        <w:r w:rsidR="007F0C0D">
          <w:t xml:space="preserve">of </w:t>
        </w:r>
      </w:ins>
      <w:del w:id="1078" w:author="Mingear, Jacob Lee" w:date="2024-10-07T16:57:00Z" w16du:dateUtc="2024-10-07T22:57:00Z">
        <w:r w:rsidDel="007F0C0D">
          <w:delText>SMA-</w:delText>
        </w:r>
      </w:del>
      <w:r>
        <w:t>REACT</w:t>
      </w:r>
      <w:del w:id="1079" w:author="Mingear, Jacob Lee" w:date="2024-10-07T16:57:00Z" w16du:dateUtc="2024-10-07T22:57:00Z">
        <w:r w:rsidDel="007F0C0D">
          <w:delText>. Because the current optimization strategy</w:delText>
        </w:r>
      </w:del>
      <w:r>
        <w:t xml:space="preserve"> includes a preliminary genetic </w:t>
      </w:r>
      <w:r w:rsidR="00734581">
        <w:t>algorithm</w:t>
      </w:r>
      <w:r>
        <w:t xml:space="preserve"> followed by a gradient-based algorithm</w:t>
      </w:r>
      <w:ins w:id="1080" w:author="Mingear, Jacob Lee" w:date="2024-10-07T16:58:00Z" w16du:dateUtc="2024-10-07T22:58:00Z">
        <w:r w:rsidR="00204FB2">
          <w:t>.</w:t>
        </w:r>
      </w:ins>
      <w:del w:id="1081" w:author="Mingear, Jacob Lee" w:date="2024-10-07T16:58:00Z" w16du:dateUtc="2024-10-07T22:58:00Z">
        <w:r w:rsidDel="00204FB2">
          <w:delText>, the previously found model parameters were used to determine bounds for each model parameter (</w:delText>
        </w:r>
        <w:commentRangeStart w:id="1082"/>
        <w:r w:rsidDel="00204FB2">
          <w:delText>i.e., the conventional calibration estimated austenitic elastic modulus as BLANK</w:delText>
        </w:r>
      </w:del>
      <w:ins w:id="1083" w:author="Walgren, Patrick" w:date="2024-08-30T09:29:00Z" w16du:dateUtc="2024-08-30T15:29:00Z">
        <w:del w:id="1084" w:author="Mingear, Jacob Lee" w:date="2024-10-07T16:58:00Z" w16du:dateUtc="2024-10-07T22:58:00Z">
          <w:r w:rsidR="0075320E" w:rsidDel="00204FB2">
            <w:delText>54</w:delText>
          </w:r>
        </w:del>
      </w:ins>
      <w:ins w:id="1085" w:author="Walgren, Patrick" w:date="2024-08-30T09:30:00Z" w16du:dateUtc="2024-08-30T15:30:00Z">
        <w:del w:id="1086" w:author="Mingear, Jacob Lee" w:date="2024-10-07T16:58:00Z" w16du:dateUtc="2024-10-07T22:58:00Z">
          <w:r w:rsidR="0075320E" w:rsidDel="00204FB2">
            <w:delText>.5 GPa</w:delText>
          </w:r>
        </w:del>
      </w:ins>
      <w:del w:id="1087" w:author="Mingear, Jacob Lee" w:date="2024-10-07T16:58:00Z" w16du:dateUtc="2024-10-07T22:58:00Z">
        <w:r w:rsidDel="00204FB2">
          <w:delText>, so the</w:delText>
        </w:r>
      </w:del>
      <w:ins w:id="1088" w:author="Walgren, Patrick" w:date="2024-08-30T09:30:00Z" w16du:dateUtc="2024-08-30T15:30:00Z">
        <w:del w:id="1089" w:author="Mingear, Jacob Lee" w:date="2024-10-07T16:58:00Z" w16du:dateUtc="2024-10-07T22:58:00Z">
          <w:r w:rsidR="0075320E" w:rsidDel="00204FB2">
            <w:delText xml:space="preserve"> upper and lower</w:delText>
          </w:r>
        </w:del>
      </w:ins>
      <w:del w:id="1090" w:author="Mingear, Jacob Lee" w:date="2024-10-07T16:58:00Z" w16du:dateUtc="2024-10-07T22:58:00Z">
        <w:r w:rsidDel="00204FB2">
          <w:delText xml:space="preserve"> bounds were set to </w:delText>
        </w:r>
      </w:del>
      <w:ins w:id="1091" w:author="Walgren, Patrick" w:date="2024-08-30T09:31:00Z" w16du:dateUtc="2024-08-30T15:31:00Z">
        <w:del w:id="1092" w:author="Mingear, Jacob Lee" w:date="2024-10-07T16:58:00Z" w16du:dateUtc="2024-10-07T22:58:00Z">
          <w:r w:rsidR="0075320E" w:rsidDel="00204FB2">
            <w:delText>50 GPa</w:delText>
          </w:r>
        </w:del>
      </w:ins>
      <w:del w:id="1093" w:author="Mingear, Jacob Lee" w:date="2024-10-07T16:58:00Z" w16du:dateUtc="2024-10-07T22:58:00Z">
        <w:r w:rsidDel="00204FB2">
          <w:delText>BLANK and BLANK</w:delText>
        </w:r>
      </w:del>
      <w:ins w:id="1094" w:author="Walgren, Patrick" w:date="2024-08-30T09:31:00Z" w16du:dateUtc="2024-08-30T15:31:00Z">
        <w:del w:id="1095" w:author="Mingear, Jacob Lee" w:date="2024-10-07T16:58:00Z" w16du:dateUtc="2024-10-07T22:58:00Z">
          <w:r w:rsidR="0075320E" w:rsidDel="00204FB2">
            <w:delText>80 GPa</w:delText>
          </w:r>
        </w:del>
      </w:ins>
      <w:ins w:id="1096" w:author="Walgren, Patrick" w:date="2024-08-30T09:30:00Z" w16du:dateUtc="2024-08-30T15:30:00Z">
        <w:del w:id="1097" w:author="Mingear, Jacob Lee" w:date="2024-10-07T16:58:00Z" w16du:dateUtc="2024-10-07T22:58:00Z">
          <w:r w:rsidR="0075320E" w:rsidDel="00204FB2">
            <w:delText>, respectively</w:delText>
          </w:r>
        </w:del>
      </w:ins>
      <w:del w:id="1098" w:author="Mingear, Jacob Lee" w:date="2024-10-07T16:58:00Z" w16du:dateUtc="2024-10-07T22:58:00Z">
        <w:r w:rsidDel="00204FB2">
          <w:delText>).</w:delText>
        </w:r>
        <w:r w:rsidR="00010A4F" w:rsidDel="00204FB2">
          <w:delText xml:space="preserve"> </w:delText>
        </w:r>
        <w:commentRangeEnd w:id="1082"/>
        <w:r w:rsidR="00C66157" w:rsidDel="00204FB2">
          <w:rPr>
            <w:rStyle w:val="CommentReference"/>
          </w:rPr>
          <w:commentReference w:id="1082"/>
        </w:r>
        <w:r w:rsidR="00010A4F" w:rsidDel="00204FB2">
          <w:delText>This allows the optimizer to start in the neighborhood of feasible solutions, but gives it freedom to explore for a better performing result.</w:delText>
        </w:r>
      </w:del>
      <w:r w:rsidR="00010A4F">
        <w:t xml:space="preserve"> </w:t>
      </w:r>
      <w:r w:rsidR="00896545" w:rsidRPr="00896545">
        <w:t xml:space="preserve">Then, based on the values to which the optimization converged, the parameters that </w:t>
      </w:r>
      <w:r w:rsidR="00896545">
        <w:t>converged to</w:t>
      </w:r>
      <w:r w:rsidR="00896545" w:rsidRPr="00896545">
        <w:t xml:space="preserve"> the bounds were further inspected, bounds were widened, further </w:t>
      </w:r>
      <w:r w:rsidR="00896545" w:rsidRPr="00896545">
        <w:lastRenderedPageBreak/>
        <w:t xml:space="preserve">improving the calibration accuracy. This process of inspecting the converged results and comparing to the optimization bounds was repeated three times until each parameter converged to a value well within the set bounds. Thus, a </w:t>
      </w:r>
      <w:r w:rsidR="00FC56D5" w:rsidRPr="00896545">
        <w:t>local optimum</w:t>
      </w:r>
      <w:r w:rsidR="00896545" w:rsidRPr="00896545">
        <w:t xml:space="preserve"> is found</w:t>
      </w:r>
      <w:ins w:id="1099" w:author="Mingear, Jacob Lee" w:date="2024-10-07T16:59:00Z" w16du:dateUtc="2024-10-07T22:59:00Z">
        <w:r w:rsidR="00204FB2">
          <w:t>.</w:t>
        </w:r>
      </w:ins>
      <w:del w:id="1100" w:author="Mingear, Jacob Lee" w:date="2024-10-07T16:59:00Z" w16du:dateUtc="2024-10-07T22:59:00Z">
        <w:r w:rsidR="00896545" w:rsidRPr="00896545" w:rsidDel="00204FB2">
          <w:delText>, and</w:delText>
        </w:r>
      </w:del>
      <w:r w:rsidR="00896545" w:rsidRPr="00896545">
        <w:t xml:space="preserve"> </w:t>
      </w:r>
      <w:del w:id="1101" w:author="Mingear, Jacob Lee" w:date="2024-10-07T16:59:00Z" w16du:dateUtc="2024-10-07T22:59:00Z">
        <w:r w:rsidR="00896545" w:rsidRPr="00896545" w:rsidDel="00204FB2">
          <w:delText>w</w:delText>
        </w:r>
      </w:del>
      <w:ins w:id="1102" w:author="Mingear, Jacob Lee" w:date="2024-10-07T16:59:00Z" w16du:dateUtc="2024-10-07T22:59:00Z">
        <w:r w:rsidR="00204FB2">
          <w:t>W</w:t>
        </w:r>
      </w:ins>
      <w:r w:rsidR="00896545" w:rsidRPr="00896545">
        <w:t xml:space="preserve">ith a large enough initial population in the genetic algorithm, </w:t>
      </w:r>
      <w:del w:id="1103" w:author="Mingear, Jacob Lee" w:date="2024-10-07T16:59:00Z" w16du:dateUtc="2024-10-07T22:59:00Z">
        <w:r w:rsidR="00896545" w:rsidRPr="00896545" w:rsidDel="00204FB2">
          <w:delText>we are</w:delText>
        </w:r>
      </w:del>
      <w:ins w:id="1104" w:author="Mingear, Jacob Lee" w:date="2024-10-07T16:59:00Z" w16du:dateUtc="2024-10-07T22:59:00Z">
        <w:r w:rsidR="00204FB2">
          <w:t>o</w:t>
        </w:r>
      </w:ins>
      <w:ins w:id="1105" w:author="Mingear, Jacob Lee" w:date="2024-10-07T17:00:00Z" w16du:dateUtc="2024-10-07T23:00:00Z">
        <w:r w:rsidR="00204FB2">
          <w:t>ne can be</w:t>
        </w:r>
      </w:ins>
      <w:r w:rsidR="00896545" w:rsidRPr="00896545">
        <w:t xml:space="preserve"> confident that this is near the globally optimal calibration for this model formulation. </w:t>
      </w:r>
      <w:ins w:id="1106" w:author="Mingear, Jacob Lee" w:date="2024-10-07T17:00:00Z" w16du:dateUtc="2024-10-07T23:00:00Z">
        <w:r w:rsidR="00204FB2">
          <w:t xml:space="preserve">One can see the improvements </w:t>
        </w:r>
      </w:ins>
      <w:ins w:id="1107" w:author="Mingear, Jacob Lee" w:date="2024-10-07T17:01:00Z" w16du:dateUtc="2024-10-07T23:01:00Z">
        <w:r w:rsidR="00204FB2">
          <w:t>in iteration in Table 2.</w:t>
        </w:r>
      </w:ins>
    </w:p>
    <w:p w14:paraId="4D549E8A" w14:textId="0C65FD44" w:rsidR="005E2C6D" w:rsidRDefault="005E2C6D" w:rsidP="005E2C6D">
      <w:pPr>
        <w:pStyle w:val="Caption"/>
        <w:keepNext/>
      </w:pPr>
      <w:r>
        <w:t xml:space="preserve">Table </w:t>
      </w:r>
      <w:fldSimple w:instr=" SEQ Table \* ARABIC ">
        <w:r w:rsidR="00204FB2">
          <w:rPr>
            <w:noProof/>
          </w:rPr>
          <w:t>2</w:t>
        </w:r>
      </w:fldSimple>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4ED5C183" w:rsidR="00410CAA" w:rsidRPr="00410CAA" w:rsidRDefault="00410CAA" w:rsidP="00410CAA">
            <w:pPr>
              <w:rPr>
                <w:rFonts w:ascii="Arial" w:eastAsia="Times New Roman" w:hAnsi="Arial" w:cs="Arial"/>
                <w:kern w:val="0"/>
                <w14:ligatures w14:val="none"/>
              </w:rPr>
            </w:pPr>
            <w:commentRangeStart w:id="1108"/>
            <w:del w:id="1109" w:author="Mingear, Jacob Lee" w:date="2024-10-07T16:50:00Z" w16du:dateUtc="2024-10-07T22:50:00Z">
              <w:r w:rsidRPr="00410CAA" w:rsidDel="007F0C0D">
                <w:rPr>
                  <w:rFonts w:ascii="Calibri" w:eastAsia="Calibri" w:hAnsi="Calibri" w:cs="Calibri"/>
                  <w:color w:val="000000" w:themeColor="dark1"/>
                  <w:kern w:val="0"/>
                  <w14:ligatures w14:val="none"/>
                </w:rPr>
                <w:delText>Analytical calibration</w:delText>
              </w:r>
            </w:del>
            <w:ins w:id="1110" w:author="Mingear, Jacob Lee" w:date="2024-10-07T16:50:00Z" w16du:dateUtc="2024-10-07T22:50:00Z">
              <w:r w:rsidR="007F0C0D">
                <w:rPr>
                  <w:rFonts w:ascii="Calibri" w:eastAsia="Calibri" w:hAnsi="Calibri" w:cs="Calibri"/>
                  <w:color w:val="000000" w:themeColor="dark1"/>
                  <w:kern w:val="0"/>
                  <w14:ligatures w14:val="none"/>
                </w:rPr>
                <w:t>Educated guess</w:t>
              </w:r>
            </w:ins>
            <w:commentRangeEnd w:id="1108"/>
            <w:r w:rsidR="00CB19CB">
              <w:rPr>
                <w:rStyle w:val="CommentReference"/>
              </w:rPr>
              <w:commentReference w:id="1108"/>
            </w:r>
            <w:r w:rsidRPr="00410CAA">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commentRangeStart w:id="1111"/>
      <w:commentRangeStart w:id="1112"/>
      <w:commentRangeStart w:id="1113"/>
      <w:r>
        <w:rPr>
          <w:noProof/>
        </w:rPr>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1111"/>
      <w:r w:rsidR="00204FB2">
        <w:rPr>
          <w:rStyle w:val="CommentReference"/>
        </w:rPr>
        <w:commentReference w:id="1111"/>
      </w:r>
      <w:commentRangeEnd w:id="1112"/>
      <w:r w:rsidR="00CB19CB">
        <w:rPr>
          <w:rStyle w:val="CommentReference"/>
        </w:rPr>
        <w:commentReference w:id="1112"/>
      </w:r>
      <w:commentRangeEnd w:id="1113"/>
      <w:r w:rsidR="00CB19CB">
        <w:rPr>
          <w:rStyle w:val="CommentReference"/>
        </w:rPr>
        <w:commentReference w:id="1113"/>
      </w:r>
    </w:p>
    <w:p w14:paraId="35D9FB57" w14:textId="209CEE88" w:rsidR="005E2C6D" w:rsidRDefault="006013EF" w:rsidP="006013EF">
      <w:pPr>
        <w:pStyle w:val="Caption"/>
      </w:pPr>
      <w:r>
        <w:t xml:space="preserve">Figure </w:t>
      </w:r>
      <w:fldSimple w:instr=" SEQ Figure \* ARABIC ">
        <w:ins w:id="1114" w:author="Mingear, Jacob Lee" w:date="2024-10-07T17:04:00Z" w16du:dateUtc="2024-10-07T23:04:00Z">
          <w:r w:rsidR="00204FB2">
            <w:rPr>
              <w:noProof/>
            </w:rPr>
            <w:t>5</w:t>
          </w:r>
        </w:ins>
        <w:del w:id="1115" w:author="Mingear, Jacob Lee" w:date="2024-10-07T17:04:00Z" w16du:dateUtc="2024-10-07T23:04:00Z">
          <w:r w:rsidR="00A96E3A" w:rsidDel="00204FB2">
            <w:rPr>
              <w:noProof/>
            </w:rPr>
            <w:delText>10</w:delText>
          </w:r>
        </w:del>
      </w:fldSimple>
      <w:r>
        <w:t xml:space="preserve">: </w:t>
      </w:r>
      <w:r w:rsidRPr="003B44A2">
        <w:t>The final calibration agrees with the experimental data to within 1.5% mean squared error.</w:t>
      </w:r>
    </w:p>
    <w:p w14:paraId="6E7B6970" w14:textId="7348CA66" w:rsidR="006013EF" w:rsidRDefault="006013EF" w:rsidP="009855FC">
      <w:r>
        <w:t xml:space="preserve">The final numerical calibration is depicted in Figure </w:t>
      </w:r>
      <w:del w:id="1116" w:author="Mingear, Jacob Lee" w:date="2024-10-07T17:01:00Z" w16du:dateUtc="2024-10-07T23:01:00Z">
        <w:r w:rsidDel="00204FB2">
          <w:delText>6</w:delText>
        </w:r>
      </w:del>
      <w:ins w:id="1117" w:author="Mingear, Jacob Lee" w:date="2024-10-07T17:04:00Z" w16du:dateUtc="2024-10-07T23:04:00Z">
        <w:r w:rsidR="00204FB2">
          <w:t>5</w:t>
        </w:r>
      </w:ins>
      <w:r>
        <w:t>. The model predicts the elastic response in martensite</w:t>
      </w:r>
      <w:del w:id="1118" w:author="Mingear, Jacob Lee" w:date="2024-10-07T17:05:00Z" w16du:dateUtc="2024-10-07T23:05:00Z">
        <w:r w:rsidDel="00204FB2">
          <w:delText xml:space="preserve"> almost perfectly,</w:delText>
        </w:r>
      </w:del>
      <w:ins w:id="1119" w:author="Mingear, Jacob Lee" w:date="2024-10-07T17:05:00Z" w16du:dateUtc="2024-10-07T23:05:00Z">
        <w:r w:rsidR="00204FB2">
          <w:t xml:space="preserve"> accurately,</w:t>
        </w:r>
      </w:ins>
      <w:r>
        <w:t xml:space="preserve"> which signifies that both the martensitic elastic modulus and transformation strain properties are well calibrated. </w:t>
      </w:r>
      <w:del w:id="1120" w:author="Walgren, Patrick" w:date="2024-06-08T08:42:00Z" w16du:dateUtc="2024-06-08T12:42:00Z">
        <w:r w:rsidDel="00FC56D5">
          <w:delText>Additionally, t</w:delText>
        </w:r>
      </w:del>
      <w:ins w:id="1121"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122" w:author="Walgren, Patrick" w:date="2024-06-08T08:43:00Z" w16du:dateUtc="2024-06-08T12:43:00Z">
        <w:r w:rsidDel="00D72D72">
          <w:delText xml:space="preserve">starts to </w:delText>
        </w:r>
      </w:del>
      <w:r>
        <w:t>overshoot</w:t>
      </w:r>
      <w:ins w:id="1123" w:author="Walgren, Patrick" w:date="2024-06-08T08:43:00Z" w16du:dateUtc="2024-06-08T12:43:00Z">
        <w:r w:rsidR="00D72D72">
          <w:t>s</w:t>
        </w:r>
      </w:ins>
      <w:r>
        <w:t xml:space="preserve"> the </w:t>
      </w:r>
      <w:r>
        <w:lastRenderedPageBreak/>
        <w:t xml:space="preserve">experimental data </w:t>
      </w:r>
      <w:del w:id="1124" w:author="Walgren, Patrick" w:date="2024-06-08T08:42:00Z" w16du:dateUtc="2024-06-08T12:42:00Z">
        <w:r w:rsidDel="00D72D72">
          <w:delText xml:space="preserve">then </w:delText>
        </w:r>
      </w:del>
      <w:ins w:id="1125" w:author="Walgren, Patrick" w:date="2024-06-08T08:42:00Z" w16du:dateUtc="2024-06-08T12:42:00Z">
        <w:r w:rsidR="00D72D72">
          <w:t xml:space="preserve">and </w:t>
        </w:r>
      </w:ins>
      <w:r>
        <w:t>predict</w:t>
      </w:r>
      <w:ins w:id="1126" w:author="Walgren, Patrick" w:date="2024-06-08T08:43:00Z" w16du:dateUtc="2024-06-08T12:43:00Z">
        <w:r w:rsidR="00D72D72">
          <w:t>s</w:t>
        </w:r>
      </w:ins>
      <w:r>
        <w:t xml:space="preserve"> a s</w:t>
      </w:r>
      <w:del w:id="1127" w:author="Walgren, Patrick" w:date="2024-06-08T08:43:00Z" w16du:dateUtc="2024-06-08T12:43:00Z">
        <w:r w:rsidDel="00D72D72">
          <w:delText>harper minor loop</w:delText>
        </w:r>
      </w:del>
      <w:ins w:id="1128"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129" w:author="Walgren, Patrick" w:date="2024-08-15T11:10:00Z" w16du:dateUtc="2024-08-15T17:10:00Z">
        <w:r w:rsidR="003C0182" w:rsidRPr="00204FB2">
          <w:t xml:space="preserve"> 3b</w:t>
        </w:r>
      </w:ins>
      <w:del w:id="1130" w:author="Walgren, Patrick" w:date="2024-08-15T11:10:00Z" w16du:dateUtc="2024-08-15T17:10:00Z">
        <w:r w:rsidRPr="00632B46" w:rsidDel="003C0182">
          <w:delText xml:space="preserve"> BLANK</w:delText>
        </w:r>
      </w:del>
      <w:r w:rsidRPr="00632B46">
        <w:t xml:space="preserve"> in Bigelow </w:t>
      </w:r>
      <w:r w:rsidR="00632B46" w:rsidRPr="00632B46">
        <w:rPr>
          <w:rPrChange w:id="1131" w:author="Walgren, Patrick" w:date="2024-08-15T11:11:00Z" w16du:dateUtc="2024-08-15T17:11:00Z">
            <w:rPr>
              <w:color w:val="FF0000"/>
            </w:rPr>
          </w:rPrChange>
        </w:rPr>
        <w:fldChar w:fldCharType="begin"/>
      </w:r>
      <w:r w:rsidR="00036BA7">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132" w:author="Walgren, Patrick" w:date="2024-08-15T11:11:00Z" w16du:dateUtc="2024-08-15T17:11:00Z">
            <w:rPr>
              <w:color w:val="FF0000"/>
            </w:rPr>
          </w:rPrChange>
        </w:rPr>
        <w:fldChar w:fldCharType="separate"/>
      </w:r>
      <w:r w:rsidR="00036BA7" w:rsidRPr="00036BA7">
        <w:rPr>
          <w:rFonts w:ascii="Calibri" w:hAnsi="Calibri" w:cs="Calibri"/>
        </w:rPr>
        <w:t>[28]</w:t>
      </w:r>
      <w:r w:rsidR="00632B46" w:rsidRPr="00632B46">
        <w:rPr>
          <w:rPrChange w:id="1133" w:author="Walgren, Patrick" w:date="2024-08-15T11:11:00Z" w16du:dateUtc="2024-08-15T17:11:00Z">
            <w:rPr>
              <w:color w:val="FF0000"/>
            </w:rPr>
          </w:rPrChange>
        </w:rPr>
        <w:fldChar w:fldCharType="end"/>
      </w:r>
      <w:del w:id="1134"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w:t>
      </w:r>
      <w:del w:id="1135" w:author="Mingear, Jacob Lee" w:date="2024-10-07T17:05:00Z" w16du:dateUtc="2024-10-07T23:05:00Z">
        <w:r w:rsidR="009855FC" w:rsidDel="00204FB2">
          <w:delText xml:space="preserve">perfect </w:delText>
        </w:r>
      </w:del>
      <w:ins w:id="1136" w:author="Mingear, Jacob Lee" w:date="2024-10-07T17:05:00Z" w16du:dateUtc="2024-10-07T23:05:00Z">
        <w:r w:rsidR="00204FB2">
          <w:t xml:space="preserve">great </w:t>
        </w:r>
      </w:ins>
      <w:r w:rsidR="009855FC">
        <w:t xml:space="preserve">example of the utility of numerical optimization; the optimizer finds the best global fit of data, especially </w:t>
      </w:r>
      <w:del w:id="1137" w:author="Walgren, Patrick" w:date="2024-06-08T08:44:00Z" w16du:dateUtc="2024-06-08T12:44:00Z">
        <w:r w:rsidR="009855FC" w:rsidDel="00D72D72">
          <w:delText>with regards to</w:delText>
        </w:r>
      </w:del>
      <w:ins w:id="1138"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39" w:author="Walgren, Patrick" w:date="2024-06-08T08:44:00Z" w16du:dateUtc="2024-06-08T12:44:00Z">
        <w:r w:rsidR="00D72D72">
          <w:t>low</w:t>
        </w:r>
      </w:ins>
      <w:del w:id="1140"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41" w:author="Walgren, Patrick" w:date="2024-06-08T08:44:00Z" w16du:dateUtc="2024-06-08T12:44:00Z">
        <w:r w:rsidRPr="006013EF" w:rsidDel="00D72D72">
          <w:delText>late</w:delText>
        </w:r>
      </w:del>
      <w:ins w:id="1142"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143" w:author="Walgren, Patrick" w:date="2024-08-29T17:02:00Z" w16du:dateUtc="2024-08-29T23:02:00Z">
        <w:r w:rsidR="00DF700C">
          <w:t>high</w:t>
        </w:r>
      </w:ins>
      <w:del w:id="1144"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145" w:author="Walgren, Patrick" w:date="2024-08-29T17:02:00Z" w16du:dateUtc="2024-08-29T23:02:00Z">
        <w:r w:rsidRPr="006013EF" w:rsidDel="00DF700C">
          <w:delText>early</w:delText>
        </w:r>
      </w:del>
      <w:ins w:id="1146" w:author="Walgren, Patrick" w:date="2024-08-29T17:02:00Z" w16du:dateUtc="2024-08-29T23:02:00Z">
        <w:r w:rsidR="00DF700C">
          <w:t>low</w:t>
        </w:r>
      </w:ins>
      <w:r w:rsidRPr="006013EF">
        <w:t>. This could be better fit at the relevant stresses by biasing the solution to prioritize fitting certain stress levels (see</w:t>
      </w:r>
      <w:ins w:id="1147" w:author="Walgren, Patrick" w:date="2024-08-29T17:06:00Z" w16du:dateUtc="2024-08-29T23:06:00Z">
        <w:r w:rsidR="00080A0A">
          <w:t xml:space="preserve"> </w:t>
        </w:r>
      </w:ins>
      <w:r w:rsidR="00080A0A">
        <w:fldChar w:fldCharType="begin"/>
      </w:r>
      <w:r w:rsidR="00036BA7">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36BA7" w:rsidRPr="00036BA7">
        <w:rPr>
          <w:rFonts w:ascii="Calibri" w:hAnsi="Calibri" w:cs="Calibri"/>
        </w:rPr>
        <w:t>[23]</w:t>
      </w:r>
      <w:r w:rsidR="00080A0A">
        <w:fldChar w:fldCharType="end"/>
      </w:r>
      <w:del w:id="1148"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0F1A4B9D" w:rsidR="006013EF" w:rsidRDefault="009855FC" w:rsidP="007E0FDA">
      <w:pPr>
        <w:tabs>
          <w:tab w:val="num" w:pos="720"/>
        </w:tabs>
      </w:pPr>
      <w:commentRangeStart w:id="1149"/>
      <w:r>
        <w:t xml:space="preserve">However, this calibration is not perfect, mainly due to model deficiencies. </w:t>
      </w:r>
      <w:commentRangeEnd w:id="1149"/>
      <w:r w:rsidR="00D72D72">
        <w:rPr>
          <w:rStyle w:val="CommentReference"/>
        </w:rPr>
        <w:commentReference w:id="1149"/>
      </w:r>
      <w:ins w:id="1150" w:author="Mingear, Jacob Lee" w:date="2024-10-07T17:06:00Z" w16du:dateUtc="2024-10-07T23:06:00Z">
        <w:r w:rsidR="00204FB2">
          <w:t xml:space="preserve">In reality, </w:t>
        </w:r>
      </w:ins>
      <w:del w:id="1151" w:author="Mingear, Jacob Lee" w:date="2024-10-07T17:06:00Z" w16du:dateUtc="2024-10-07T23:06:00Z">
        <w:r w:rsidDel="00204FB2">
          <w:delText>T</w:delText>
        </w:r>
      </w:del>
      <w:ins w:id="1152" w:author="Mingear, Jacob Lee" w:date="2024-10-07T17:06:00Z" w16du:dateUtc="2024-10-07T23:06:00Z">
        <w:r w:rsidR="00204FB2">
          <w:t>t</w:t>
        </w:r>
      </w:ins>
      <w:r>
        <w:t>h</w:t>
      </w:r>
      <w:r w:rsidR="006013EF" w:rsidRPr="006013EF">
        <w:t xml:space="preserve">e coefficient of thermal expansion </w:t>
      </w:r>
      <w:del w:id="1153" w:author="Walgren, Patrick" w:date="2024-10-08T14:43:00Z" w16du:dateUtc="2024-10-08T20:43:00Z">
        <w:r w:rsidR="006013EF" w:rsidRPr="006013EF" w:rsidDel="00CB19CB">
          <w:delText>is not constant for</w:delText>
        </w:r>
      </w:del>
      <w:ins w:id="1154" w:author="Walgren, Patrick" w:date="2024-10-08T14:43:00Z" w16du:dateUtc="2024-10-08T20:43:00Z">
        <w:r w:rsidR="00CB19CB">
          <w:t>varies with material phase</w:t>
        </w:r>
      </w:ins>
      <w:del w:id="1155" w:author="Walgren, Patrick" w:date="2024-10-08T14:43:00Z" w16du:dateUtc="2024-10-08T20:43:00Z">
        <w:r w:rsidR="006013EF" w:rsidRPr="006013EF" w:rsidDel="00CB19CB">
          <w:delText xml:space="preserve"> austenite and martensite</w:delText>
        </w:r>
      </w:del>
      <w:r w:rsidR="006013EF" w:rsidRPr="006013EF">
        <w:t xml:space="preserv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44850881" w:rsidR="007A7F3B" w:rsidRPr="003075F8" w:rsidRDefault="00AF1943" w:rsidP="007A7F3B">
      <w:r>
        <w:t xml:space="preserve">Regardless, these five optimizations improved calibration accuracy by over 50% compared to </w:t>
      </w:r>
      <w:del w:id="1156" w:author="Mingear, Jacob Lee" w:date="2024-10-07T17:07:00Z" w16du:dateUtc="2024-10-07T23:07:00Z">
        <w:r w:rsidDel="00204FB2">
          <w:delText xml:space="preserve">the </w:delText>
        </w:r>
      </w:del>
      <w:commentRangeStart w:id="1157"/>
      <w:ins w:id="1158" w:author="Mingear, Jacob Lee" w:date="2024-10-07T17:07:00Z" w16du:dateUtc="2024-10-07T23:07:00Z">
        <w:r w:rsidR="00204FB2">
          <w:t xml:space="preserve">educated guesses </w:t>
        </w:r>
      </w:ins>
      <w:commentRangeEnd w:id="1157"/>
      <w:r w:rsidR="00CB19CB">
        <w:rPr>
          <w:rStyle w:val="CommentReference"/>
        </w:rPr>
        <w:commentReference w:id="1157"/>
      </w:r>
      <w:del w:id="1159" w:author="Mingear, Jacob Lee" w:date="2024-10-07T17:07:00Z" w16du:dateUtc="2024-10-07T23:07:00Z">
        <w:r w:rsidDel="00204FB2">
          <w:delText>conventional calibration</w:delText>
        </w:r>
      </w:del>
      <w:r>
        <w:t xml:space="preserve">, and were accomplished in less than an hour on </w:t>
      </w:r>
      <w:r w:rsidR="00144BA9" w:rsidRPr="00144BA9">
        <w:t xml:space="preserve">a lightweight laptop with a low-performance processor (Intel Core m3-6Y30 CPU @ 0.90 GHz with 4 Gb RAM). </w:t>
      </w:r>
      <w:del w:id="1160"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ins w:id="1161" w:author="Mingear, Jacob Lee" w:date="2024-10-07T17:08:00Z" w16du:dateUtc="2024-10-07T23:08:00Z">
        <w:r w:rsidR="00B03606">
          <w:t>,</w:t>
        </w:r>
      </w:ins>
      <w:r w:rsidR="00144BA9">
        <w:t xml:space="preserve"> </w:t>
      </w:r>
      <w:del w:id="1162" w:author="Mingear, Jacob Lee" w:date="2024-10-07T17:08:00Z" w16du:dateUtc="2024-10-07T23:08:00Z">
        <w:r w:rsidR="00144BA9" w:rsidDel="00B03606">
          <w:delText xml:space="preserve">or </w:delText>
        </w:r>
      </w:del>
      <w:r w:rsidR="00144BA9">
        <w:t>python programming experience</w:t>
      </w:r>
      <w:ins w:id="1163" w:author="Mingear, Jacob Lee" w:date="2024-10-07T17:08:00Z" w16du:dateUtc="2024-10-07T23:08:00Z">
        <w:r w:rsidR="00B03606">
          <w:t>, or relatively clean datasets</w:t>
        </w:r>
      </w:ins>
      <w:del w:id="1164" w:author="Mingear, Jacob Lee" w:date="2024-10-07T17:08:00Z" w16du:dateUtc="2024-10-07T23:08:00Z">
        <w:r w:rsidR="00144BA9" w:rsidRPr="00144BA9" w:rsidDel="00B03606">
          <w:delText xml:space="preserve">. </w:delText>
        </w:r>
      </w:del>
    </w:p>
    <w:p w14:paraId="75911B0F" w14:textId="77777777" w:rsidR="007A7F3B" w:rsidRDefault="007A7F3B" w:rsidP="007A7F3B">
      <w:pPr>
        <w:rPr>
          <w:b/>
          <w:bCs/>
        </w:rPr>
      </w:pPr>
      <w:r w:rsidRPr="007A7F3B">
        <w:rPr>
          <w:b/>
          <w:bCs/>
        </w:rPr>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165" w:author="Walgren, Patrick" w:date="2024-06-08T08:46:00Z" w16du:dateUtc="2024-06-08T12:46:00Z">
        <w:r w:rsidR="004D5713">
          <w:t>T</w:t>
        </w:r>
      </w:ins>
      <w:del w:id="1166"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08B7B625" w:rsidR="007E4A0A" w:rsidRDefault="007E4A0A" w:rsidP="007A7F3B">
      <w:r>
        <w:t xml:space="preserve">We distribute the SMA-REACT toolset and source code under the </w:t>
      </w:r>
      <w:ins w:id="1167" w:author="Walgren, Patrick" w:date="2024-06-08T08:47:00Z" w16du:dateUtc="2024-06-08T12:47:00Z">
        <w:r w:rsidR="007B16A7">
          <w:t>GNU General Public License</w:t>
        </w:r>
      </w:ins>
      <w:del w:id="1168" w:author="Walgren, Patrick" w:date="2024-06-08T08:47:00Z" w16du:dateUtc="2024-06-08T12:47:00Z">
        <w:r w:rsidDel="007B16A7">
          <w:delText>____ license</w:delText>
        </w:r>
      </w:del>
      <w:r>
        <w:t xml:space="preserve">, which allows </w:t>
      </w:r>
      <w:del w:id="1169" w:author="Walgren, Patrick" w:date="2024-06-08T08:47:00Z" w16du:dateUtc="2024-06-08T12:47:00Z">
        <w:r w:rsidDel="007B16A7">
          <w:delText>for ____</w:delText>
        </w:r>
      </w:del>
      <w:ins w:id="1170" w:author="Walgren, Patrick" w:date="2024-06-08T08:47:00Z" w16du:dateUtc="2024-06-08T12:47:00Z">
        <w:r w:rsidR="007B16A7">
          <w:t>anyone to run, s</w:t>
        </w:r>
      </w:ins>
      <w:ins w:id="1171"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36BA7">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36BA7" w:rsidRPr="00036BA7">
        <w:rPr>
          <w:rFonts w:ascii="Calibri" w:hAnsi="Calibri" w:cs="Calibri"/>
        </w:rPr>
        <w:t>[29]</w:t>
      </w:r>
      <w:r w:rsidR="00B75EF4">
        <w:fldChar w:fldCharType="end"/>
      </w:r>
      <w:r>
        <w:t>), alternative constitutive models</w:t>
      </w:r>
      <w:r w:rsidR="00B75EF4">
        <w:t xml:space="preserve"> </w:t>
      </w:r>
      <w:r w:rsidR="00B75EF4">
        <w:fldChar w:fldCharType="begin"/>
      </w:r>
      <w:r w:rsidR="00036BA7">
        <w:instrText xml:space="preserve"> ADDIN ZOTERO_ITEM CSL_CITATION {"citationID":"uDlWj72p","properties":{"formattedCitation":"[6], [30], [31], [32]","plainCitation":"[6],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36BA7" w:rsidRPr="00036BA7">
        <w:rPr>
          <w:rFonts w:ascii="Calibri" w:hAnsi="Calibri" w:cs="Calibri"/>
        </w:rPr>
        <w:t>[6], [30], [31], [32]</w:t>
      </w:r>
      <w:r w:rsidR="00B75EF4">
        <w:fldChar w:fldCharType="end"/>
      </w:r>
      <w:r>
        <w:t xml:space="preserve">, or any usability enhancements for more robust data import or export. In particular, we believe </w:t>
      </w:r>
      <w:del w:id="1172" w:author="Mingear, Jacob Lee" w:date="2024-10-07T17:10:00Z" w16du:dateUtc="2024-10-07T23:10:00Z">
        <w:r w:rsidDel="0073016E">
          <w:delText xml:space="preserve">seamless </w:delText>
        </w:r>
      </w:del>
      <w:r>
        <w:t>integration with</w:t>
      </w:r>
      <w:ins w:id="1173" w:author="Mingear, Jacob Lee" w:date="2024-10-07T17:09:00Z" w16du:dateUtc="2024-10-07T23:09:00Z">
        <w:r w:rsidR="0073016E">
          <w:t xml:space="preserve"> other open-source tools, such as</w:t>
        </w:r>
      </w:ins>
      <w:r>
        <w:t xml:space="preserve"> </w:t>
      </w:r>
      <w:del w:id="1174" w:author="Mingear, Jacob Lee" w:date="2024-10-07T17:09:00Z" w16du:dateUtc="2024-10-07T23:09:00Z">
        <w:r w:rsidDel="0073016E">
          <w:delText xml:space="preserve">NASA tools such as </w:delText>
        </w:r>
      </w:del>
      <w:r w:rsidR="00B75EF4">
        <w:t>the Shape Memory Materials Database</w:t>
      </w:r>
      <w:r>
        <w:t xml:space="preserve"> </w:t>
      </w:r>
      <w:ins w:id="1175" w:author="Mingear, Jacob Lee" w:date="2024-10-07T17:10:00Z" w16du:dateUtc="2024-10-07T23:10:00Z">
        <w:r w:rsidR="0073016E">
          <w:t xml:space="preserve">and SMAnalytics </w:t>
        </w:r>
      </w:ins>
      <w:r>
        <w:t>would be very enabling to the greater SMA community</w:t>
      </w:r>
      <w:r w:rsidR="00B75EF4">
        <w:t xml:space="preserve"> </w:t>
      </w:r>
      <w:r w:rsidR="00B75EF4">
        <w:fldChar w:fldCharType="begin"/>
      </w:r>
      <w:r w:rsidR="003B6D4B">
        <w:instrText xml:space="preserve"> ADDIN ZOTERO_ITEM CSL_CITATION {"citationID":"BG9COTvm","properties":{"formattedCitation":"[2]","plainCitation":"[2]","noteIndex":0},"citationItems":[{"id":3519,"uris":["http://zotero.org/users/4607708/items/NYIMMF5V"],"itemData":{"id":3519,"type":"article-journal","abstract":"A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3B6D4B" w:rsidRPr="003B6D4B">
        <w:rPr>
          <w:rFonts w:ascii="Calibri" w:hAnsi="Calibri" w:cs="Calibri"/>
        </w:rPr>
        <w:t>[2]</w:t>
      </w:r>
      <w:r w:rsidR="00B75EF4">
        <w:fldChar w:fldCharType="end"/>
      </w:r>
      <w:r>
        <w:t>. SMA-REACT aims to reduce the barrier between materials scientists and engineers, and will hopefully enable more widespread adoption of shape memory alloys in engineering applications</w:t>
      </w:r>
      <w:del w:id="1176" w:author="Walgren, Patrick" w:date="2024-06-04T19:40:00Z" w16du:dateUtc="2024-06-04T23:40:00Z">
        <w:r w:rsidDel="00C93B97">
          <w:delText xml:space="preserve">.  </w:delText>
        </w:r>
      </w:del>
      <w:ins w:id="1177"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9542446" w14:textId="77777777" w:rsidR="00036BA7" w:rsidRPr="00036BA7" w:rsidRDefault="00B75EF4" w:rsidP="00036BA7">
      <w:pPr>
        <w:pStyle w:val="Bibliography"/>
        <w:rPr>
          <w:rFonts w:ascii="Calibri" w:hAnsi="Calibri" w:cs="Calibri"/>
        </w:rPr>
      </w:pPr>
      <w:r>
        <w:lastRenderedPageBreak/>
        <w:fldChar w:fldCharType="begin"/>
      </w:r>
      <w:r w:rsidR="00CD3C41">
        <w:instrText xml:space="preserve"> ADDIN ZOTERO_BIBL {"uncited":[],"omitted":[],"custom":[]} CSL_BIBLIOGRAPHY </w:instrText>
      </w:r>
      <w:r>
        <w:fldChar w:fldCharType="separate"/>
      </w:r>
      <w:r w:rsidR="00036BA7" w:rsidRPr="00036BA7">
        <w:rPr>
          <w:rFonts w:ascii="Calibri" w:hAnsi="Calibri" w:cs="Calibri"/>
        </w:rPr>
        <w:t>[1]</w:t>
      </w:r>
      <w:r w:rsidR="00036BA7" w:rsidRPr="00036BA7">
        <w:rPr>
          <w:rFonts w:ascii="Calibri" w:hAnsi="Calibri" w:cs="Calibri"/>
        </w:rPr>
        <w:tab/>
        <w:t xml:space="preserve">J. M. Jani, M. Leary, A. Subic, and M. A. Gibson, “A review of shape memory alloy research, applications and opportunities,” </w:t>
      </w:r>
      <w:r w:rsidR="00036BA7" w:rsidRPr="00036BA7">
        <w:rPr>
          <w:rFonts w:ascii="Calibri" w:hAnsi="Calibri" w:cs="Calibri"/>
          <w:i/>
          <w:iCs/>
        </w:rPr>
        <w:t>Mater. Des.</w:t>
      </w:r>
      <w:r w:rsidR="00036BA7" w:rsidRPr="00036BA7">
        <w:rPr>
          <w:rFonts w:ascii="Calibri" w:hAnsi="Calibri" w:cs="Calibri"/>
        </w:rPr>
        <w:t>, vol. 56, pp. 1078–1113, 2014, doi: 10.1016/j.matdes.2013.11.084.</w:t>
      </w:r>
    </w:p>
    <w:p w14:paraId="7C00546A" w14:textId="77777777" w:rsidR="00036BA7" w:rsidRPr="00036BA7" w:rsidRDefault="00036BA7" w:rsidP="00036BA7">
      <w:pPr>
        <w:pStyle w:val="Bibliography"/>
        <w:rPr>
          <w:rFonts w:ascii="Calibri" w:hAnsi="Calibri" w:cs="Calibri"/>
        </w:rPr>
      </w:pPr>
      <w:r w:rsidRPr="00036BA7">
        <w:rPr>
          <w:rFonts w:ascii="Calibri" w:hAnsi="Calibri" w:cs="Calibri"/>
        </w:rPr>
        <w:t>[2]</w:t>
      </w:r>
      <w:r w:rsidRPr="00036BA7">
        <w:rPr>
          <w:rFonts w:ascii="Calibri" w:hAnsi="Calibri" w:cs="Calibri"/>
        </w:rPr>
        <w:tab/>
        <w:t xml:space="preserve">O. Benafan, G. S. Bigelow, and A. W. Young, “Shape Memory Materials Database Tool—A Compendium of Functional Data for Shape Memory Materials,” </w:t>
      </w:r>
      <w:r w:rsidRPr="00036BA7">
        <w:rPr>
          <w:rFonts w:ascii="Calibri" w:hAnsi="Calibri" w:cs="Calibri"/>
          <w:i/>
          <w:iCs/>
        </w:rPr>
        <w:t>Adv. Eng. Mater.</w:t>
      </w:r>
      <w:r w:rsidRPr="00036BA7">
        <w:rPr>
          <w:rFonts w:ascii="Calibri" w:hAnsi="Calibri" w:cs="Calibri"/>
        </w:rPr>
        <w:t>, vol. 22, no. 7, p. 1901370, 2020, doi: 10.1002/adem.201901370.</w:t>
      </w:r>
    </w:p>
    <w:p w14:paraId="33B34F2F" w14:textId="77777777" w:rsidR="00036BA7" w:rsidRPr="00036BA7" w:rsidRDefault="00036BA7" w:rsidP="00036BA7">
      <w:pPr>
        <w:pStyle w:val="Bibliography"/>
        <w:rPr>
          <w:rFonts w:ascii="Calibri" w:hAnsi="Calibri" w:cs="Calibri"/>
        </w:rPr>
      </w:pPr>
      <w:r w:rsidRPr="00036BA7">
        <w:rPr>
          <w:rFonts w:ascii="Calibri" w:hAnsi="Calibri" w:cs="Calibri"/>
        </w:rPr>
        <w:t>[3]</w:t>
      </w:r>
      <w:r w:rsidRPr="00036BA7">
        <w:rPr>
          <w:rFonts w:ascii="Calibri" w:hAnsi="Calibri" w:cs="Calibri"/>
        </w:rPr>
        <w:tab/>
        <w:t xml:space="preserve">P. E. Caltagirone and O. Benafan, “Shape Memory Materials Analysis and Research Tool (SM2ART): Finding Data Anomalies and Trends,” </w:t>
      </w:r>
      <w:r w:rsidRPr="00036BA7">
        <w:rPr>
          <w:rFonts w:ascii="Calibri" w:hAnsi="Calibri" w:cs="Calibri"/>
          <w:i/>
          <w:iCs/>
        </w:rPr>
        <w:t>Shape Mem. Superelasticity</w:t>
      </w:r>
      <w:r w:rsidRPr="00036BA7">
        <w:rPr>
          <w:rFonts w:ascii="Calibri" w:hAnsi="Calibri" w:cs="Calibri"/>
        </w:rPr>
        <w:t>, Jul. 2023, doi: 10.1007/s40830-023-00457-7.</w:t>
      </w:r>
    </w:p>
    <w:p w14:paraId="00F18E7A" w14:textId="77777777" w:rsidR="00036BA7" w:rsidRPr="00036BA7" w:rsidRDefault="00036BA7" w:rsidP="00036BA7">
      <w:pPr>
        <w:pStyle w:val="Bibliography"/>
        <w:rPr>
          <w:rFonts w:ascii="Calibri" w:hAnsi="Calibri" w:cs="Calibri"/>
        </w:rPr>
      </w:pPr>
      <w:r w:rsidRPr="00036BA7">
        <w:rPr>
          <w:rFonts w:ascii="Calibri" w:hAnsi="Calibri" w:cs="Calibri"/>
        </w:rPr>
        <w:t>[4]</w:t>
      </w:r>
      <w:r w:rsidRPr="00036BA7">
        <w:rPr>
          <w:rFonts w:ascii="Calibri" w:hAnsi="Calibri" w:cs="Calibri"/>
        </w:rPr>
        <w:tab/>
        <w:t xml:space="preserve">M. Elahinia, M. Nematollahi, K. S. Baghbaderani, A. Nespoli, and F. Stortiero, “Chapter 6 - Manufacturing of shape memory alloys,” in </w:t>
      </w:r>
      <w:r w:rsidRPr="00036BA7">
        <w:rPr>
          <w:rFonts w:ascii="Calibri" w:hAnsi="Calibri" w:cs="Calibri"/>
          <w:i/>
          <w:iCs/>
        </w:rPr>
        <w:t>Shape Memory Alloy Engineering (Second Edition)</w:t>
      </w:r>
      <w:r w:rsidRPr="00036BA7">
        <w:rPr>
          <w:rFonts w:ascii="Calibri" w:hAnsi="Calibri" w:cs="Calibri"/>
        </w:rPr>
        <w:t>, A. Concilio, V. Antonucci, F. Auricchio, L. Lecce, and E. Sacco, Eds., Boston: Butterworth-Heinemann, 2021, pp. 165–193. doi: 10.1016/B978-0-12-819264-1.00006-6.</w:t>
      </w:r>
    </w:p>
    <w:p w14:paraId="4DF38DF9" w14:textId="77777777" w:rsidR="00036BA7" w:rsidRPr="00036BA7" w:rsidRDefault="00036BA7" w:rsidP="00036BA7">
      <w:pPr>
        <w:pStyle w:val="Bibliography"/>
        <w:rPr>
          <w:rFonts w:ascii="Calibri" w:hAnsi="Calibri" w:cs="Calibri"/>
        </w:rPr>
      </w:pPr>
      <w:r w:rsidRPr="00036BA7">
        <w:rPr>
          <w:rFonts w:ascii="Calibri" w:hAnsi="Calibri" w:cs="Calibri"/>
        </w:rPr>
        <w:t>[5]</w:t>
      </w:r>
      <w:r w:rsidRPr="00036BA7">
        <w:rPr>
          <w:rFonts w:ascii="Calibri" w:hAnsi="Calibri" w:cs="Calibri"/>
        </w:rPr>
        <w:tab/>
        <w:t xml:space="preserve">D. Lagoudas, D. Hartl, Y. Chemisky, L. Machado, and P. Popov, “Constitutive Model for the Numerical Analysis of Phase Transformation in Polycrystalline Shape Memory Alloys,” </w:t>
      </w:r>
      <w:r w:rsidRPr="00036BA7">
        <w:rPr>
          <w:rFonts w:ascii="Calibri" w:hAnsi="Calibri" w:cs="Calibri"/>
          <w:i/>
          <w:iCs/>
        </w:rPr>
        <w:t>Int. J. Plast.</w:t>
      </w:r>
      <w:r w:rsidRPr="00036BA7">
        <w:rPr>
          <w:rFonts w:ascii="Calibri" w:hAnsi="Calibri" w:cs="Calibri"/>
        </w:rPr>
        <w:t>, vol. 32–33, pp. 155–183, 2012.</w:t>
      </w:r>
    </w:p>
    <w:p w14:paraId="139A7762" w14:textId="77777777" w:rsidR="00036BA7" w:rsidRPr="00036BA7" w:rsidRDefault="00036BA7" w:rsidP="00036BA7">
      <w:pPr>
        <w:pStyle w:val="Bibliography"/>
        <w:rPr>
          <w:rFonts w:ascii="Calibri" w:hAnsi="Calibri" w:cs="Calibri"/>
        </w:rPr>
      </w:pPr>
      <w:r w:rsidRPr="00036BA7">
        <w:rPr>
          <w:rFonts w:ascii="Calibri" w:hAnsi="Calibri" w:cs="Calibri"/>
        </w:rPr>
        <w:t>[6]</w:t>
      </w:r>
      <w:r w:rsidRPr="00036BA7">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036BA7">
        <w:rPr>
          <w:rFonts w:ascii="Calibri" w:hAnsi="Calibri" w:cs="Calibri"/>
          <w:i/>
          <w:iCs/>
        </w:rPr>
        <w:t>J. Intell. Mater. Syst. Struct.</w:t>
      </w:r>
      <w:r w:rsidRPr="00036BA7">
        <w:rPr>
          <w:rFonts w:ascii="Calibri" w:hAnsi="Calibri" w:cs="Calibri"/>
        </w:rPr>
        <w:t>, vol. 4, pp. 229–242, 1993.</w:t>
      </w:r>
    </w:p>
    <w:p w14:paraId="27E29516" w14:textId="77777777" w:rsidR="00036BA7" w:rsidRPr="00036BA7" w:rsidRDefault="00036BA7" w:rsidP="00036BA7">
      <w:pPr>
        <w:pStyle w:val="Bibliography"/>
        <w:rPr>
          <w:rFonts w:ascii="Calibri" w:hAnsi="Calibri" w:cs="Calibri"/>
        </w:rPr>
      </w:pPr>
      <w:r w:rsidRPr="00036BA7">
        <w:rPr>
          <w:rFonts w:ascii="Calibri" w:hAnsi="Calibri" w:cs="Calibri"/>
        </w:rPr>
        <w:t>[7]</w:t>
      </w:r>
      <w:r w:rsidRPr="00036BA7">
        <w:rPr>
          <w:rFonts w:ascii="Calibri" w:hAnsi="Calibri" w:cs="Calibri"/>
        </w:rPr>
        <w:tab/>
        <w:t xml:space="preserve">W. Trehern, R. Ortiz-Ayala, K. C. Atli, R. Arroyave, and I. Karaman, “Data-driven shape memory alloy discovery using Artificial Intelligence Materials Selection (AIMS) framework,” </w:t>
      </w:r>
      <w:r w:rsidRPr="00036BA7">
        <w:rPr>
          <w:rFonts w:ascii="Calibri" w:hAnsi="Calibri" w:cs="Calibri"/>
          <w:i/>
          <w:iCs/>
        </w:rPr>
        <w:t>Acta Mater.</w:t>
      </w:r>
      <w:r w:rsidRPr="00036BA7">
        <w:rPr>
          <w:rFonts w:ascii="Calibri" w:hAnsi="Calibri" w:cs="Calibri"/>
        </w:rPr>
        <w:t>, vol. 228, p. 117751, Apr. 2022, doi: 10.1016/j.actamat.2022.117751.</w:t>
      </w:r>
    </w:p>
    <w:p w14:paraId="3A7E4675" w14:textId="77777777" w:rsidR="00036BA7" w:rsidRPr="00036BA7" w:rsidRDefault="00036BA7" w:rsidP="00036BA7">
      <w:pPr>
        <w:pStyle w:val="Bibliography"/>
        <w:rPr>
          <w:rFonts w:ascii="Calibri" w:hAnsi="Calibri" w:cs="Calibri"/>
        </w:rPr>
      </w:pPr>
      <w:r w:rsidRPr="00036BA7">
        <w:rPr>
          <w:rFonts w:ascii="Calibri" w:hAnsi="Calibri" w:cs="Calibri"/>
        </w:rPr>
        <w:t>[8]</w:t>
      </w:r>
      <w:r w:rsidRPr="00036BA7">
        <w:rPr>
          <w:rFonts w:ascii="Calibri" w:hAnsi="Calibri" w:cs="Calibri"/>
        </w:rPr>
        <w:tab/>
        <w:t xml:space="preserve">A. Demblon, J. H. Mabe, and I. Karaman, “Compositional effects on strain-controlled actuation fatigue of NiTiHf high temperature shape memory alloys,” </w:t>
      </w:r>
      <w:r w:rsidRPr="00036BA7">
        <w:rPr>
          <w:rFonts w:ascii="Calibri" w:hAnsi="Calibri" w:cs="Calibri"/>
          <w:i/>
          <w:iCs/>
        </w:rPr>
        <w:t>Scr. Mater.</w:t>
      </w:r>
      <w:r w:rsidRPr="00036BA7">
        <w:rPr>
          <w:rFonts w:ascii="Calibri" w:hAnsi="Calibri" w:cs="Calibri"/>
        </w:rPr>
        <w:t>, vol. 242, p. 115904, Mar. 2024, doi: 10.1016/j.scriptamat.2023.115904.</w:t>
      </w:r>
    </w:p>
    <w:p w14:paraId="1961CBB3" w14:textId="77777777" w:rsidR="00036BA7" w:rsidRPr="00036BA7" w:rsidRDefault="00036BA7" w:rsidP="00036BA7">
      <w:pPr>
        <w:pStyle w:val="Bibliography"/>
        <w:rPr>
          <w:rFonts w:ascii="Calibri" w:hAnsi="Calibri" w:cs="Calibri"/>
        </w:rPr>
      </w:pPr>
      <w:r w:rsidRPr="00036BA7">
        <w:rPr>
          <w:rFonts w:ascii="Calibri" w:hAnsi="Calibri" w:cs="Calibri"/>
        </w:rPr>
        <w:t>[9]</w:t>
      </w:r>
      <w:r w:rsidRPr="00036BA7">
        <w:rPr>
          <w:rFonts w:ascii="Calibri" w:hAnsi="Calibri" w:cs="Calibri"/>
        </w:rPr>
        <w:tab/>
        <w:t xml:space="preserve">S. J. Honrao, O. Benafan, and J. W. Lawson, “Data-Driven Study of Shape Memory Behavior of Multi-Component Ni–Ti Alloys in Large Compositional and Processing Space,” </w:t>
      </w:r>
      <w:r w:rsidRPr="00036BA7">
        <w:rPr>
          <w:rFonts w:ascii="Calibri" w:hAnsi="Calibri" w:cs="Calibri"/>
          <w:i/>
          <w:iCs/>
        </w:rPr>
        <w:t>Shape Mem. Superelasticity</w:t>
      </w:r>
      <w:r w:rsidRPr="00036BA7">
        <w:rPr>
          <w:rFonts w:ascii="Calibri" w:hAnsi="Calibri" w:cs="Calibri"/>
        </w:rPr>
        <w:t>, vol. 9, no. 1, pp. 144–155, Mar. 2023, doi: 10.1007/s40830-022-00405-x.</w:t>
      </w:r>
    </w:p>
    <w:p w14:paraId="57D059A8" w14:textId="77777777" w:rsidR="00036BA7" w:rsidRPr="00036BA7" w:rsidRDefault="00036BA7" w:rsidP="00036BA7">
      <w:pPr>
        <w:pStyle w:val="Bibliography"/>
        <w:rPr>
          <w:rFonts w:ascii="Calibri" w:hAnsi="Calibri" w:cs="Calibri"/>
        </w:rPr>
      </w:pPr>
      <w:r w:rsidRPr="00036BA7">
        <w:rPr>
          <w:rFonts w:ascii="Calibri" w:hAnsi="Calibri" w:cs="Calibri"/>
        </w:rPr>
        <w:t>[10]</w:t>
      </w:r>
      <w:r w:rsidRPr="00036BA7">
        <w:rPr>
          <w:rFonts w:ascii="Calibri" w:hAnsi="Calibri" w:cs="Calibri"/>
        </w:rPr>
        <w:tab/>
        <w:t xml:space="preserve">M. C. Kuner, A. A. Karakalas, and D. C. Lagoudas, “ASMADA—A tool for automatic analysis of shape memory alloy thermal cycling data under constant stress,” </w:t>
      </w:r>
      <w:r w:rsidRPr="00036BA7">
        <w:rPr>
          <w:rFonts w:ascii="Calibri" w:hAnsi="Calibri" w:cs="Calibri"/>
          <w:i/>
          <w:iCs/>
        </w:rPr>
        <w:t>Smart Mater. Struct.</w:t>
      </w:r>
      <w:r w:rsidRPr="00036BA7">
        <w:rPr>
          <w:rFonts w:ascii="Calibri" w:hAnsi="Calibri" w:cs="Calibri"/>
        </w:rPr>
        <w:t>, vol. 30, no. 12, p. 125003, 2021.</w:t>
      </w:r>
    </w:p>
    <w:p w14:paraId="6F0C74BE" w14:textId="77777777" w:rsidR="00036BA7" w:rsidRPr="00036BA7" w:rsidRDefault="00036BA7" w:rsidP="00036BA7">
      <w:pPr>
        <w:pStyle w:val="Bibliography"/>
        <w:rPr>
          <w:rFonts w:ascii="Calibri" w:hAnsi="Calibri" w:cs="Calibri"/>
        </w:rPr>
      </w:pPr>
      <w:r w:rsidRPr="00036BA7">
        <w:rPr>
          <w:rFonts w:ascii="Calibri" w:hAnsi="Calibri" w:cs="Calibri"/>
        </w:rPr>
        <w:t>[11]</w:t>
      </w:r>
      <w:r w:rsidRPr="00036BA7">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BE7A0BF" w14:textId="77777777" w:rsidR="00036BA7" w:rsidRPr="00036BA7" w:rsidRDefault="00036BA7" w:rsidP="00036BA7">
      <w:pPr>
        <w:pStyle w:val="Bibliography"/>
        <w:rPr>
          <w:rFonts w:ascii="Calibri" w:hAnsi="Calibri" w:cs="Calibri"/>
        </w:rPr>
      </w:pPr>
      <w:r w:rsidRPr="00036BA7">
        <w:rPr>
          <w:rFonts w:ascii="Calibri" w:hAnsi="Calibri" w:cs="Calibri"/>
        </w:rPr>
        <w:t>[12]</w:t>
      </w:r>
      <w:r w:rsidRPr="00036BA7">
        <w:rPr>
          <w:rFonts w:ascii="Calibri" w:hAnsi="Calibri" w:cs="Calibri"/>
        </w:rPr>
        <w:tab/>
        <w:t xml:space="preserve">D. E. Nicholson </w:t>
      </w:r>
      <w:r w:rsidRPr="00036BA7">
        <w:rPr>
          <w:rFonts w:ascii="Calibri" w:hAnsi="Calibri" w:cs="Calibri"/>
          <w:i/>
          <w:iCs/>
        </w:rPr>
        <w:t>et al.</w:t>
      </w:r>
      <w:r w:rsidRPr="00036BA7">
        <w:rPr>
          <w:rFonts w:ascii="Calibri" w:hAnsi="Calibri" w:cs="Calibri"/>
        </w:rPr>
        <w:t xml:space="preserve">, “Standardization of Shape Memory Alloys from Material to Actuator,” </w:t>
      </w:r>
      <w:r w:rsidRPr="00036BA7">
        <w:rPr>
          <w:rFonts w:ascii="Calibri" w:hAnsi="Calibri" w:cs="Calibri"/>
          <w:i/>
          <w:iCs/>
        </w:rPr>
        <w:t>Shape Mem. Superelasticity</w:t>
      </w:r>
      <w:r w:rsidRPr="00036BA7">
        <w:rPr>
          <w:rFonts w:ascii="Calibri" w:hAnsi="Calibri" w:cs="Calibri"/>
        </w:rPr>
        <w:t>, vol. 9, no. 2, pp. 353–363, Jun. 2023, doi: 10.1007/s40830-023-00431-3.</w:t>
      </w:r>
    </w:p>
    <w:p w14:paraId="100EA5D1" w14:textId="77777777" w:rsidR="00036BA7" w:rsidRPr="00036BA7" w:rsidRDefault="00036BA7" w:rsidP="00036BA7">
      <w:pPr>
        <w:pStyle w:val="Bibliography"/>
        <w:rPr>
          <w:rFonts w:ascii="Calibri" w:hAnsi="Calibri" w:cs="Calibri"/>
        </w:rPr>
      </w:pPr>
      <w:r w:rsidRPr="00036BA7">
        <w:rPr>
          <w:rFonts w:ascii="Calibri" w:hAnsi="Calibri" w:cs="Calibri"/>
        </w:rPr>
        <w:t>[13]</w:t>
      </w:r>
      <w:r w:rsidRPr="00036BA7">
        <w:rPr>
          <w:rFonts w:ascii="Calibri" w:hAnsi="Calibri" w:cs="Calibri"/>
        </w:rPr>
        <w:tab/>
        <w:t xml:space="preserve">D. Hartl and D. C. Lagoudas, “Characterization and 3–D Modeling of Ni60Ti SMA for Actuation of a Variable Geometry Jet Engine Chevron,” in </w:t>
      </w:r>
      <w:r w:rsidRPr="00036BA7">
        <w:rPr>
          <w:rFonts w:ascii="Calibri" w:hAnsi="Calibri" w:cs="Calibri"/>
          <w:i/>
          <w:iCs/>
        </w:rPr>
        <w:t>Proceedings of SPIE, Smart Structures and Materials</w:t>
      </w:r>
      <w:r w:rsidRPr="00036BA7">
        <w:rPr>
          <w:rFonts w:ascii="Calibri" w:hAnsi="Calibri" w:cs="Calibri"/>
        </w:rPr>
        <w:t>, San Diego, CA, Mar. 2007, pp. 1–12.</w:t>
      </w:r>
    </w:p>
    <w:p w14:paraId="1CFC0205" w14:textId="77777777" w:rsidR="00036BA7" w:rsidRPr="00036BA7" w:rsidRDefault="00036BA7" w:rsidP="00036BA7">
      <w:pPr>
        <w:pStyle w:val="Bibliography"/>
        <w:rPr>
          <w:rFonts w:ascii="Calibri" w:hAnsi="Calibri" w:cs="Calibri"/>
        </w:rPr>
      </w:pPr>
      <w:r w:rsidRPr="00036BA7">
        <w:rPr>
          <w:rFonts w:ascii="Calibri" w:hAnsi="Calibri" w:cs="Calibri"/>
        </w:rPr>
        <w:t>[14]</w:t>
      </w:r>
      <w:r w:rsidRPr="00036BA7">
        <w:rPr>
          <w:rFonts w:ascii="Calibri" w:hAnsi="Calibri" w:cs="Calibri"/>
        </w:rPr>
        <w:tab/>
        <w:t xml:space="preserve">L. Xu, T. Baxevanis, and D. C. Lagoudas, “A three-dimensional constitutive model for the martensitic transformation in polycrystalline shape memory alloys under large deformation,” </w:t>
      </w:r>
      <w:r w:rsidRPr="00036BA7">
        <w:rPr>
          <w:rFonts w:ascii="Calibri" w:hAnsi="Calibri" w:cs="Calibri"/>
          <w:i/>
          <w:iCs/>
        </w:rPr>
        <w:t>Smart Mater. Struct.</w:t>
      </w:r>
      <w:r w:rsidRPr="00036BA7">
        <w:rPr>
          <w:rFonts w:ascii="Calibri" w:hAnsi="Calibri" w:cs="Calibri"/>
        </w:rPr>
        <w:t>, vol. 28, no. 7, p. 074004, Jun. 2019, doi: 10.1088/1361-665X/ab1acb.</w:t>
      </w:r>
    </w:p>
    <w:p w14:paraId="0AE62B0C" w14:textId="77777777" w:rsidR="00036BA7" w:rsidRPr="00036BA7" w:rsidRDefault="00036BA7" w:rsidP="00036BA7">
      <w:pPr>
        <w:pStyle w:val="Bibliography"/>
        <w:rPr>
          <w:rFonts w:ascii="Calibri" w:hAnsi="Calibri" w:cs="Calibri"/>
        </w:rPr>
      </w:pPr>
      <w:r w:rsidRPr="00036BA7">
        <w:rPr>
          <w:rFonts w:ascii="Calibri" w:hAnsi="Calibri" w:cs="Calibri"/>
        </w:rPr>
        <w:t>[15]</w:t>
      </w:r>
      <w:r w:rsidRPr="00036BA7">
        <w:rPr>
          <w:rFonts w:ascii="Calibri" w:hAnsi="Calibri" w:cs="Calibri"/>
        </w:rPr>
        <w:tab/>
        <w:t xml:space="preserve">L. Xu, A. Solomou, T. Baxevanis, and D. Lagoudas, “Finite strain constitutive modeling for shape memory alloys considering transformation-induced plasticity and two-way shape memory effect,” </w:t>
      </w:r>
      <w:r w:rsidRPr="00036BA7">
        <w:rPr>
          <w:rFonts w:ascii="Calibri" w:hAnsi="Calibri" w:cs="Calibri"/>
          <w:i/>
          <w:iCs/>
        </w:rPr>
        <w:t>Int. J. Solids Struct.</w:t>
      </w:r>
      <w:r w:rsidRPr="00036BA7">
        <w:rPr>
          <w:rFonts w:ascii="Calibri" w:hAnsi="Calibri" w:cs="Calibri"/>
        </w:rPr>
        <w:t>, vol. 221, pp. 42–59, Jun. 2021, doi: 10.1016/j.ijsolstr.2020.03.009.</w:t>
      </w:r>
    </w:p>
    <w:p w14:paraId="3B0E2BCC" w14:textId="77777777" w:rsidR="00036BA7" w:rsidRPr="00036BA7" w:rsidRDefault="00036BA7" w:rsidP="00036BA7">
      <w:pPr>
        <w:pStyle w:val="Bibliography"/>
        <w:rPr>
          <w:rFonts w:ascii="Calibri" w:hAnsi="Calibri" w:cs="Calibri"/>
        </w:rPr>
      </w:pPr>
      <w:r w:rsidRPr="00036BA7">
        <w:rPr>
          <w:rFonts w:ascii="Calibri" w:hAnsi="Calibri" w:cs="Calibri"/>
        </w:rPr>
        <w:t>[16]</w:t>
      </w:r>
      <w:r w:rsidRPr="00036BA7">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036BA7">
        <w:rPr>
          <w:rFonts w:ascii="Calibri" w:hAnsi="Calibri" w:cs="Calibri"/>
          <w:i/>
          <w:iCs/>
        </w:rPr>
        <w:t>Mech. Mater.</w:t>
      </w:r>
      <w:r w:rsidRPr="00036BA7">
        <w:rPr>
          <w:rFonts w:ascii="Calibri" w:hAnsi="Calibri" w:cs="Calibri"/>
        </w:rPr>
        <w:t>, vol. 136, p. 103085, Sep. 2019, doi: 10.1016/j.mechmat.2019.103085.</w:t>
      </w:r>
    </w:p>
    <w:p w14:paraId="29B3130B" w14:textId="77777777" w:rsidR="00036BA7" w:rsidRPr="00036BA7" w:rsidRDefault="00036BA7" w:rsidP="00036BA7">
      <w:pPr>
        <w:pStyle w:val="Bibliography"/>
        <w:rPr>
          <w:rFonts w:ascii="Calibri" w:hAnsi="Calibri" w:cs="Calibri"/>
        </w:rPr>
      </w:pPr>
      <w:r w:rsidRPr="00036BA7">
        <w:rPr>
          <w:rFonts w:ascii="Calibri" w:hAnsi="Calibri" w:cs="Calibri"/>
        </w:rPr>
        <w:lastRenderedPageBreak/>
        <w:t>[17]</w:t>
      </w:r>
      <w:r w:rsidRPr="00036BA7">
        <w:rPr>
          <w:rFonts w:ascii="Calibri" w:hAnsi="Calibri" w:cs="Calibri"/>
        </w:rPr>
        <w:tab/>
        <w:t xml:space="preserve">F. Auricchio, A. Coda, A. Reali, and M. Urbano, “SMA Numerical Modeling Versus Experimental Results: Parameter Identification and Model Prediction Capabilities,” </w:t>
      </w:r>
      <w:r w:rsidRPr="00036BA7">
        <w:rPr>
          <w:rFonts w:ascii="Calibri" w:hAnsi="Calibri" w:cs="Calibri"/>
          <w:i/>
          <w:iCs/>
        </w:rPr>
        <w:t>J. Mater. Eng. Perform.</w:t>
      </w:r>
      <w:r w:rsidRPr="00036BA7">
        <w:rPr>
          <w:rFonts w:ascii="Calibri" w:hAnsi="Calibri" w:cs="Calibri"/>
        </w:rPr>
        <w:t>, vol. 18, no. 5, pp. 649–654, Aug. 2009, doi: 10.1007/s11665-009-9409-7.</w:t>
      </w:r>
    </w:p>
    <w:p w14:paraId="55EE4FFB" w14:textId="77777777" w:rsidR="00036BA7" w:rsidRPr="00036BA7" w:rsidRDefault="00036BA7" w:rsidP="00036BA7">
      <w:pPr>
        <w:pStyle w:val="Bibliography"/>
        <w:rPr>
          <w:rFonts w:ascii="Calibri" w:hAnsi="Calibri" w:cs="Calibri"/>
        </w:rPr>
      </w:pPr>
      <w:r w:rsidRPr="00036BA7">
        <w:rPr>
          <w:rFonts w:ascii="Calibri" w:hAnsi="Calibri" w:cs="Calibri"/>
        </w:rPr>
        <w:t>[18]</w:t>
      </w:r>
      <w:r w:rsidRPr="00036BA7">
        <w:rPr>
          <w:rFonts w:ascii="Calibri" w:hAnsi="Calibri" w:cs="Calibri"/>
        </w:rPr>
        <w:tab/>
        <w:t xml:space="preserve">D. J. Hartl and D. C. Lagoudas, “Thermomechanical Characterization of Shape Memory Alloy Materials,” in </w:t>
      </w:r>
      <w:r w:rsidRPr="00036BA7">
        <w:rPr>
          <w:rFonts w:ascii="Calibri" w:hAnsi="Calibri" w:cs="Calibri"/>
          <w:i/>
          <w:iCs/>
        </w:rPr>
        <w:t>Shape Memory Alloys: Modeling and Engineering Applications</w:t>
      </w:r>
      <w:r w:rsidRPr="00036BA7">
        <w:rPr>
          <w:rFonts w:ascii="Calibri" w:hAnsi="Calibri" w:cs="Calibri"/>
        </w:rPr>
        <w:t>, D. C. Lagoudas, Ed., New York: Springer-Verlag, 2008.</w:t>
      </w:r>
    </w:p>
    <w:p w14:paraId="327F38DC" w14:textId="77777777" w:rsidR="00036BA7" w:rsidRPr="00036BA7" w:rsidRDefault="00036BA7" w:rsidP="00036BA7">
      <w:pPr>
        <w:pStyle w:val="Bibliography"/>
        <w:rPr>
          <w:rFonts w:ascii="Calibri" w:hAnsi="Calibri" w:cs="Calibri"/>
        </w:rPr>
      </w:pPr>
      <w:r w:rsidRPr="00036BA7">
        <w:rPr>
          <w:rFonts w:ascii="Calibri" w:hAnsi="Calibri" w:cs="Calibri"/>
        </w:rPr>
        <w:t>[19]</w:t>
      </w:r>
      <w:r w:rsidRPr="00036BA7">
        <w:rPr>
          <w:rFonts w:ascii="Calibri" w:hAnsi="Calibri" w:cs="Calibri"/>
        </w:rPr>
        <w:tab/>
        <w:t xml:space="preserve">D. Whitten and D. Hartl, “Iterative calibration of a shape memory alloy constitutive model from 1D and 2D data using optimization methods,” in </w:t>
      </w:r>
      <w:r w:rsidRPr="00036BA7">
        <w:rPr>
          <w:rFonts w:ascii="Calibri" w:hAnsi="Calibri" w:cs="Calibri"/>
          <w:i/>
          <w:iCs/>
        </w:rPr>
        <w:t>Behavior and Mechanics of Multifunctional Materials and Composites 2014</w:t>
      </w:r>
      <w:r w:rsidRPr="00036BA7">
        <w:rPr>
          <w:rFonts w:ascii="Calibri" w:hAnsi="Calibri" w:cs="Calibri"/>
        </w:rPr>
        <w:t>, SPIE, 2014, pp. 21–31.</w:t>
      </w:r>
    </w:p>
    <w:p w14:paraId="55B5203E" w14:textId="77777777" w:rsidR="00036BA7" w:rsidRPr="00036BA7" w:rsidRDefault="00036BA7" w:rsidP="00036BA7">
      <w:pPr>
        <w:pStyle w:val="Bibliography"/>
        <w:rPr>
          <w:rFonts w:ascii="Calibri" w:hAnsi="Calibri" w:cs="Calibri"/>
        </w:rPr>
      </w:pPr>
      <w:r w:rsidRPr="00036BA7">
        <w:rPr>
          <w:rFonts w:ascii="Calibri" w:hAnsi="Calibri" w:cs="Calibri"/>
        </w:rPr>
        <w:t>[20]</w:t>
      </w:r>
      <w:r w:rsidRPr="00036BA7">
        <w:rPr>
          <w:rFonts w:ascii="Calibri" w:hAnsi="Calibri" w:cs="Calibri"/>
        </w:rPr>
        <w:tab/>
      </w:r>
      <w:r w:rsidRPr="00036BA7">
        <w:rPr>
          <w:rFonts w:ascii="Calibri" w:hAnsi="Calibri" w:cs="Calibri"/>
          <w:i/>
          <w:iCs/>
        </w:rPr>
        <w:t>Material Calibration - 3DExperience</w:t>
      </w:r>
      <w:r w:rsidRPr="00036BA7">
        <w:rPr>
          <w:rFonts w:ascii="Calibri" w:hAnsi="Calibri" w:cs="Calibri"/>
        </w:rPr>
        <w:t>. (Oct. 08, 2024). Dassault Systemes, Woodlands Hills, CA. Accessed: Oct. 08, 2024. [Online]. Available: https://help.3ds.com/2024x/English/DSDoc/MatCalibUserMap/matcalib-c-ov.htm?contextscope=cloud&amp;id=27e963e7360f4cddb5af8a8c7ab38e45&amp;_gl=1*rhnu28*_up*MQ..*_ga*MTI1NDEzMTAyLjE3MjgzOTc0NTE.*_ga_DYJDKXYEZ4*MTcyODM5NzQ1MS4xLjAuMTcyODM5NzQ1MS4wLjAuMA..*_ga_39DKQ0LYW1*MTcyODM5NzQ1MS4xLjEuMTcyODM5NzQ1MS4wLjAuMA..</w:t>
      </w:r>
    </w:p>
    <w:p w14:paraId="20A2DFF0" w14:textId="77777777" w:rsidR="00036BA7" w:rsidRPr="00036BA7" w:rsidRDefault="00036BA7" w:rsidP="00036BA7">
      <w:pPr>
        <w:pStyle w:val="Bibliography"/>
        <w:rPr>
          <w:rFonts w:ascii="Calibri" w:hAnsi="Calibri" w:cs="Calibri"/>
        </w:rPr>
      </w:pPr>
      <w:r w:rsidRPr="00036BA7">
        <w:rPr>
          <w:rFonts w:ascii="Calibri" w:hAnsi="Calibri" w:cs="Calibri"/>
        </w:rPr>
        <w:t>[21]</w:t>
      </w:r>
      <w:r w:rsidRPr="00036BA7">
        <w:rPr>
          <w:rFonts w:ascii="Calibri" w:hAnsi="Calibri" w:cs="Calibri"/>
        </w:rPr>
        <w:tab/>
        <w:t xml:space="preserve">P. B. C. Leal and M. A. Savi, “Shape memory alloy-based mechanism for aeronautical application: Theory, optimization and experiment,” </w:t>
      </w:r>
      <w:r w:rsidRPr="00036BA7">
        <w:rPr>
          <w:rFonts w:ascii="Calibri" w:hAnsi="Calibri" w:cs="Calibri"/>
          <w:i/>
          <w:iCs/>
        </w:rPr>
        <w:t>Aerosp. Sci. Technol.</w:t>
      </w:r>
      <w:r w:rsidRPr="00036BA7">
        <w:rPr>
          <w:rFonts w:ascii="Calibri" w:hAnsi="Calibri" w:cs="Calibri"/>
        </w:rPr>
        <w:t>, vol. 76, pp. 155–163, May 2018, doi: 10.1016/j.ast.2018.02.010.</w:t>
      </w:r>
    </w:p>
    <w:p w14:paraId="2375C5DE" w14:textId="77777777" w:rsidR="00036BA7" w:rsidRPr="00036BA7" w:rsidRDefault="00036BA7" w:rsidP="00036BA7">
      <w:pPr>
        <w:pStyle w:val="Bibliography"/>
        <w:rPr>
          <w:rFonts w:ascii="Calibri" w:hAnsi="Calibri" w:cs="Calibri"/>
        </w:rPr>
      </w:pPr>
      <w:r w:rsidRPr="00036BA7">
        <w:rPr>
          <w:rFonts w:ascii="Calibri" w:hAnsi="Calibri" w:cs="Calibri"/>
        </w:rPr>
        <w:t>[22]</w:t>
      </w:r>
      <w:r w:rsidRPr="00036BA7">
        <w:rPr>
          <w:rFonts w:ascii="Calibri" w:hAnsi="Calibri" w:cs="Calibri"/>
        </w:rPr>
        <w:tab/>
        <w:t xml:space="preserve">P. Walgren </w:t>
      </w:r>
      <w:r w:rsidRPr="00036BA7">
        <w:rPr>
          <w:rFonts w:ascii="Calibri" w:hAnsi="Calibri" w:cs="Calibri"/>
          <w:i/>
          <w:iCs/>
        </w:rPr>
        <w:t>et al.</w:t>
      </w:r>
      <w:r w:rsidRPr="00036BA7">
        <w:rPr>
          <w:rFonts w:ascii="Calibri" w:hAnsi="Calibri" w:cs="Calibri"/>
        </w:rPr>
        <w:t xml:space="preserve">, “Development and Testing of a Shape Memory Alloy-Driven Composite Morphing Radiator,” </w:t>
      </w:r>
      <w:r w:rsidRPr="00036BA7">
        <w:rPr>
          <w:rFonts w:ascii="Calibri" w:hAnsi="Calibri" w:cs="Calibri"/>
          <w:i/>
          <w:iCs/>
        </w:rPr>
        <w:t>Shape Mem. Superelasticity</w:t>
      </w:r>
      <w:r w:rsidRPr="00036BA7">
        <w:rPr>
          <w:rFonts w:ascii="Calibri" w:hAnsi="Calibri" w:cs="Calibri"/>
        </w:rPr>
        <w:t>, pp. 1–10, Jan. 2018, doi: 10.1007/s40830-018-0147-2.</w:t>
      </w:r>
    </w:p>
    <w:p w14:paraId="78349AA7" w14:textId="77777777" w:rsidR="00036BA7" w:rsidRPr="00036BA7" w:rsidRDefault="00036BA7" w:rsidP="00036BA7">
      <w:pPr>
        <w:pStyle w:val="Bibliography"/>
        <w:rPr>
          <w:rFonts w:ascii="Calibri" w:hAnsi="Calibri" w:cs="Calibri"/>
        </w:rPr>
      </w:pPr>
      <w:r w:rsidRPr="00036BA7">
        <w:rPr>
          <w:rFonts w:ascii="Calibri" w:hAnsi="Calibri" w:cs="Calibri"/>
        </w:rPr>
        <w:t>[23]</w:t>
      </w:r>
      <w:r w:rsidRPr="00036BA7">
        <w:rPr>
          <w:rFonts w:ascii="Calibri" w:hAnsi="Calibri" w:cs="Calibri"/>
        </w:rPr>
        <w:tab/>
        <w:t xml:space="preserve">P. Walgren, S. Nevin, and D. Hartl, “Design, experimental demonstration, and validation of a composite morphing space radiator,” </w:t>
      </w:r>
      <w:r w:rsidRPr="00036BA7">
        <w:rPr>
          <w:rFonts w:ascii="Calibri" w:hAnsi="Calibri" w:cs="Calibri"/>
          <w:i/>
          <w:iCs/>
        </w:rPr>
        <w:t>J. Compos. Mater.</w:t>
      </w:r>
      <w:r w:rsidRPr="00036BA7">
        <w:rPr>
          <w:rFonts w:ascii="Calibri" w:hAnsi="Calibri" w:cs="Calibri"/>
        </w:rPr>
        <w:t>, p. 00219983221144499, Dec. 2022, doi: 10.1177/00219983221144499.</w:t>
      </w:r>
    </w:p>
    <w:p w14:paraId="151E040A" w14:textId="77777777" w:rsidR="00036BA7" w:rsidRPr="00036BA7" w:rsidRDefault="00036BA7" w:rsidP="00036BA7">
      <w:pPr>
        <w:pStyle w:val="Bibliography"/>
        <w:rPr>
          <w:rFonts w:ascii="Calibri" w:hAnsi="Calibri" w:cs="Calibri"/>
        </w:rPr>
      </w:pPr>
      <w:r w:rsidRPr="00036BA7">
        <w:rPr>
          <w:rFonts w:ascii="Calibri" w:hAnsi="Calibri" w:cs="Calibri"/>
        </w:rPr>
        <w:t>[24]</w:t>
      </w:r>
      <w:r w:rsidRPr="00036BA7">
        <w:rPr>
          <w:rFonts w:ascii="Calibri" w:hAnsi="Calibri" w:cs="Calibri"/>
        </w:rPr>
        <w:tab/>
        <w:t xml:space="preserve">K. Deb, A. Pratap, S. Agarwal, and T. Meyarivan, “A fast and elitist multiobjective genetic algorithm: NSGA-II,” </w:t>
      </w:r>
      <w:r w:rsidRPr="00036BA7">
        <w:rPr>
          <w:rFonts w:ascii="Calibri" w:hAnsi="Calibri" w:cs="Calibri"/>
          <w:i/>
          <w:iCs/>
        </w:rPr>
        <w:t>IEEE Trans. Evol. Comput.</w:t>
      </w:r>
      <w:r w:rsidRPr="00036BA7">
        <w:rPr>
          <w:rFonts w:ascii="Calibri" w:hAnsi="Calibri" w:cs="Calibri"/>
        </w:rPr>
        <w:t>, vol. 6, no. 2, pp. 182–197, 2002.</w:t>
      </w:r>
    </w:p>
    <w:p w14:paraId="3B8DA16A" w14:textId="77777777" w:rsidR="00036BA7" w:rsidRPr="00036BA7" w:rsidRDefault="00036BA7" w:rsidP="00036BA7">
      <w:pPr>
        <w:pStyle w:val="Bibliography"/>
        <w:rPr>
          <w:rFonts w:ascii="Calibri" w:hAnsi="Calibri" w:cs="Calibri"/>
        </w:rPr>
      </w:pPr>
      <w:r w:rsidRPr="00036BA7">
        <w:rPr>
          <w:rFonts w:ascii="Calibri" w:hAnsi="Calibri" w:cs="Calibri"/>
        </w:rPr>
        <w:t>[25]</w:t>
      </w:r>
      <w:r w:rsidRPr="00036BA7">
        <w:rPr>
          <w:rFonts w:ascii="Calibri" w:hAnsi="Calibri" w:cs="Calibri"/>
        </w:rPr>
        <w:tab/>
        <w:t xml:space="preserve">F.-A. Fortin, F.-M. D. Rainville, M.-A. Gardner, M. Parizeau, and C. Gagné, “DEAP: Evolutionary Algorithms Made Easy,” </w:t>
      </w:r>
      <w:r w:rsidRPr="00036BA7">
        <w:rPr>
          <w:rFonts w:ascii="Calibri" w:hAnsi="Calibri" w:cs="Calibri"/>
          <w:i/>
          <w:iCs/>
        </w:rPr>
        <w:t>J. Mach. Learn. Res.</w:t>
      </w:r>
      <w:r w:rsidRPr="00036BA7">
        <w:rPr>
          <w:rFonts w:ascii="Calibri" w:hAnsi="Calibri" w:cs="Calibri"/>
        </w:rPr>
        <w:t>, vol. 13, pp. 2171–2175, Jul. 2012.</w:t>
      </w:r>
    </w:p>
    <w:p w14:paraId="437638AC" w14:textId="77777777" w:rsidR="00036BA7" w:rsidRPr="00036BA7" w:rsidRDefault="00036BA7" w:rsidP="00036BA7">
      <w:pPr>
        <w:pStyle w:val="Bibliography"/>
        <w:rPr>
          <w:rFonts w:ascii="Calibri" w:hAnsi="Calibri" w:cs="Calibri"/>
        </w:rPr>
      </w:pPr>
      <w:r w:rsidRPr="00036BA7">
        <w:rPr>
          <w:rFonts w:ascii="Calibri" w:hAnsi="Calibri" w:cs="Calibri"/>
        </w:rPr>
        <w:t>[26]</w:t>
      </w:r>
      <w:r w:rsidRPr="00036BA7">
        <w:rPr>
          <w:rFonts w:ascii="Calibri" w:hAnsi="Calibri" w:cs="Calibri"/>
        </w:rPr>
        <w:tab/>
        <w:t xml:space="preserve">P. Virtanen </w:t>
      </w:r>
      <w:r w:rsidRPr="00036BA7">
        <w:rPr>
          <w:rFonts w:ascii="Calibri" w:hAnsi="Calibri" w:cs="Calibri"/>
          <w:i/>
          <w:iCs/>
        </w:rPr>
        <w:t>et al.</w:t>
      </w:r>
      <w:r w:rsidRPr="00036BA7">
        <w:rPr>
          <w:rFonts w:ascii="Calibri" w:hAnsi="Calibri" w:cs="Calibri"/>
        </w:rPr>
        <w:t xml:space="preserve">, “SciPy 1.0: fundamental algorithms for scientific computing in Python,” </w:t>
      </w:r>
      <w:r w:rsidRPr="00036BA7">
        <w:rPr>
          <w:rFonts w:ascii="Calibri" w:hAnsi="Calibri" w:cs="Calibri"/>
          <w:i/>
          <w:iCs/>
        </w:rPr>
        <w:t>Nat. Methods</w:t>
      </w:r>
      <w:r w:rsidRPr="00036BA7">
        <w:rPr>
          <w:rFonts w:ascii="Calibri" w:hAnsi="Calibri" w:cs="Calibri"/>
        </w:rPr>
        <w:t>, vol. 17, no. 3, pp. 261–272, Mar. 2020, doi: 10.1038/s41592-019-0686-2.</w:t>
      </w:r>
    </w:p>
    <w:p w14:paraId="2968FE2B" w14:textId="77777777" w:rsidR="00036BA7" w:rsidRPr="00036BA7" w:rsidRDefault="00036BA7" w:rsidP="00036BA7">
      <w:pPr>
        <w:pStyle w:val="Bibliography"/>
        <w:rPr>
          <w:rFonts w:ascii="Calibri" w:hAnsi="Calibri" w:cs="Calibri"/>
        </w:rPr>
      </w:pPr>
      <w:r w:rsidRPr="00036BA7">
        <w:rPr>
          <w:rFonts w:ascii="Calibri" w:hAnsi="Calibri" w:cs="Calibri"/>
        </w:rPr>
        <w:t>[27]</w:t>
      </w:r>
      <w:r w:rsidRPr="00036BA7">
        <w:rPr>
          <w:rFonts w:ascii="Calibri" w:hAnsi="Calibri" w:cs="Calibri"/>
        </w:rPr>
        <w:tab/>
        <w:t xml:space="preserve">J. C. Simo and T. J. R. Hughes, “Integration Algorithms for Plasticity and Viscoplasticity,” in </w:t>
      </w:r>
      <w:r w:rsidRPr="00036BA7">
        <w:rPr>
          <w:rFonts w:ascii="Calibri" w:hAnsi="Calibri" w:cs="Calibri"/>
          <w:i/>
          <w:iCs/>
        </w:rPr>
        <w:t>Computational Inelasticity</w:t>
      </w:r>
      <w:r w:rsidRPr="00036BA7">
        <w:rPr>
          <w:rFonts w:ascii="Calibri" w:hAnsi="Calibri" w:cs="Calibri"/>
        </w:rPr>
        <w:t>, in Interdisciplinary Applied Mathematics. , New York, NY: Springer, 1998, pp. 113–153. doi: 10.1007/0-387-22763-6_3.</w:t>
      </w:r>
    </w:p>
    <w:p w14:paraId="3BEB8FBD" w14:textId="77777777" w:rsidR="00036BA7" w:rsidRPr="00036BA7" w:rsidRDefault="00036BA7" w:rsidP="00036BA7">
      <w:pPr>
        <w:pStyle w:val="Bibliography"/>
        <w:rPr>
          <w:rFonts w:ascii="Calibri" w:hAnsi="Calibri" w:cs="Calibri"/>
        </w:rPr>
      </w:pPr>
      <w:r w:rsidRPr="00036BA7">
        <w:rPr>
          <w:rFonts w:ascii="Calibri" w:hAnsi="Calibri" w:cs="Calibri"/>
        </w:rPr>
        <w:t>[28]</w:t>
      </w:r>
      <w:r w:rsidRPr="00036BA7">
        <w:rPr>
          <w:rFonts w:ascii="Calibri" w:hAnsi="Calibri" w:cs="Calibri"/>
        </w:rPr>
        <w:tab/>
        <w:t xml:space="preserve">G. S. Bigelow, A. Garg, O. Benafan, R. D. Noebe, S. A. Padula, and D. J. Gaydosh, “Development and testing of a Ni50.5Ti27.2Hf22.3 high temperature shape memory alloy,” </w:t>
      </w:r>
      <w:r w:rsidRPr="00036BA7">
        <w:rPr>
          <w:rFonts w:ascii="Calibri" w:hAnsi="Calibri" w:cs="Calibri"/>
          <w:i/>
          <w:iCs/>
        </w:rPr>
        <w:t>Materialia</w:t>
      </w:r>
      <w:r w:rsidRPr="00036BA7">
        <w:rPr>
          <w:rFonts w:ascii="Calibri" w:hAnsi="Calibri" w:cs="Calibri"/>
        </w:rPr>
        <w:t>, vol. 21, p. 101297, Mar. 2022, doi: 10.1016/j.mtla.2021.101297.</w:t>
      </w:r>
    </w:p>
    <w:p w14:paraId="56F61083" w14:textId="77777777" w:rsidR="00036BA7" w:rsidRPr="00036BA7" w:rsidRDefault="00036BA7" w:rsidP="00036BA7">
      <w:pPr>
        <w:pStyle w:val="Bibliography"/>
        <w:rPr>
          <w:rFonts w:ascii="Calibri" w:hAnsi="Calibri" w:cs="Calibri"/>
        </w:rPr>
      </w:pPr>
      <w:r w:rsidRPr="00036BA7">
        <w:rPr>
          <w:rFonts w:ascii="Calibri" w:hAnsi="Calibri" w:cs="Calibri"/>
        </w:rPr>
        <w:t>[29]</w:t>
      </w:r>
      <w:r w:rsidRPr="00036BA7">
        <w:rPr>
          <w:rFonts w:ascii="Calibri" w:hAnsi="Calibri" w:cs="Calibri"/>
        </w:rPr>
        <w:tab/>
        <w:t xml:space="preserve">P. B. C. Leal, M. Cabral-Seanez, V. B. Baliga, D. L. Altshuler, and D. J. Hartl, “Phase transformation-driven artificial muscle mimics the multifunctionality of avian wing muscle,” </w:t>
      </w:r>
      <w:r w:rsidRPr="00036BA7">
        <w:rPr>
          <w:rFonts w:ascii="Calibri" w:hAnsi="Calibri" w:cs="Calibri"/>
          <w:i/>
          <w:iCs/>
        </w:rPr>
        <w:t>J. R. Soc. Interface</w:t>
      </w:r>
      <w:r w:rsidRPr="00036BA7">
        <w:rPr>
          <w:rFonts w:ascii="Calibri" w:hAnsi="Calibri" w:cs="Calibri"/>
        </w:rPr>
        <w:t>, vol. 18, no. 184, p. 20201042, Nov. 2021, doi: 10.1098/rsif.2020.1042.</w:t>
      </w:r>
    </w:p>
    <w:p w14:paraId="38E45D0A" w14:textId="77777777" w:rsidR="00036BA7" w:rsidRPr="00036BA7" w:rsidRDefault="00036BA7" w:rsidP="00036BA7">
      <w:pPr>
        <w:pStyle w:val="Bibliography"/>
        <w:rPr>
          <w:rFonts w:ascii="Calibri" w:hAnsi="Calibri" w:cs="Calibri"/>
        </w:rPr>
      </w:pPr>
      <w:r w:rsidRPr="00036BA7">
        <w:rPr>
          <w:rFonts w:ascii="Calibri" w:hAnsi="Calibri" w:cs="Calibri"/>
        </w:rPr>
        <w:t>[30]</w:t>
      </w:r>
      <w:r w:rsidRPr="00036BA7">
        <w:rPr>
          <w:rFonts w:ascii="Calibri" w:hAnsi="Calibri" w:cs="Calibri"/>
        </w:rPr>
        <w:tab/>
        <w:t xml:space="preserve">L. C. Brinson and M. S. Huang, “Simplifications and Comparisons of Shape Memory Alloy Constitutive Models,” </w:t>
      </w:r>
      <w:r w:rsidRPr="00036BA7">
        <w:rPr>
          <w:rFonts w:ascii="Calibri" w:hAnsi="Calibri" w:cs="Calibri"/>
          <w:i/>
          <w:iCs/>
        </w:rPr>
        <w:t>J. Intell. Mater. Syst. Struct.</w:t>
      </w:r>
      <w:r w:rsidRPr="00036BA7">
        <w:rPr>
          <w:rFonts w:ascii="Calibri" w:hAnsi="Calibri" w:cs="Calibri"/>
        </w:rPr>
        <w:t>, vol. 7, pp. 108–114, 1996.</w:t>
      </w:r>
    </w:p>
    <w:p w14:paraId="2BD20E3E" w14:textId="77777777" w:rsidR="00036BA7" w:rsidRPr="00036BA7" w:rsidRDefault="00036BA7" w:rsidP="00036BA7">
      <w:pPr>
        <w:pStyle w:val="Bibliography"/>
        <w:rPr>
          <w:rFonts w:ascii="Calibri" w:hAnsi="Calibri" w:cs="Calibri"/>
        </w:rPr>
      </w:pPr>
      <w:r w:rsidRPr="00036BA7">
        <w:rPr>
          <w:rFonts w:ascii="Calibri" w:hAnsi="Calibri" w:cs="Calibri"/>
        </w:rPr>
        <w:t>[31]</w:t>
      </w:r>
      <w:r w:rsidRPr="00036BA7">
        <w:rPr>
          <w:rFonts w:ascii="Calibri" w:hAnsi="Calibri" w:cs="Calibri"/>
        </w:rPr>
        <w:tab/>
        <w:t xml:space="preserve">F. Auricchio, R. L. Taylor, and J. Lubliner, “Shape-Memory Alloys: Macromodelling and Numerical Simulations of the Superelastic Behavior,” </w:t>
      </w:r>
      <w:r w:rsidRPr="00036BA7">
        <w:rPr>
          <w:rFonts w:ascii="Calibri" w:hAnsi="Calibri" w:cs="Calibri"/>
          <w:i/>
          <w:iCs/>
        </w:rPr>
        <w:t>Comput. Methods Appl. Mech. Eng.</w:t>
      </w:r>
      <w:r w:rsidRPr="00036BA7">
        <w:rPr>
          <w:rFonts w:ascii="Calibri" w:hAnsi="Calibri" w:cs="Calibri"/>
        </w:rPr>
        <w:t>, vol. 146, pp. 281–312, 1997.</w:t>
      </w:r>
    </w:p>
    <w:p w14:paraId="3479308C" w14:textId="77777777" w:rsidR="00036BA7" w:rsidRPr="00036BA7" w:rsidRDefault="00036BA7" w:rsidP="00036BA7">
      <w:pPr>
        <w:pStyle w:val="Bibliography"/>
        <w:rPr>
          <w:rFonts w:ascii="Calibri" w:hAnsi="Calibri" w:cs="Calibri"/>
        </w:rPr>
      </w:pPr>
      <w:r w:rsidRPr="00036BA7">
        <w:rPr>
          <w:rFonts w:ascii="Calibri" w:hAnsi="Calibri" w:cs="Calibri"/>
        </w:rPr>
        <w:t>[32]</w:t>
      </w:r>
      <w:r w:rsidRPr="00036BA7">
        <w:rPr>
          <w:rFonts w:ascii="Calibri" w:hAnsi="Calibri" w:cs="Calibri"/>
        </w:rPr>
        <w:tab/>
        <w:t xml:space="preserve">F. Auricchio and E. Sacco, “A One-Dimensional Model for Superleastic Shape-Memory Alloys With Different Elastic Properties Between Austenite and Martensite,” </w:t>
      </w:r>
      <w:r w:rsidRPr="00036BA7">
        <w:rPr>
          <w:rFonts w:ascii="Calibri" w:hAnsi="Calibri" w:cs="Calibri"/>
          <w:i/>
          <w:iCs/>
        </w:rPr>
        <w:t>Int. J. Non-Linear Mech.</w:t>
      </w:r>
      <w:r w:rsidRPr="00036BA7">
        <w:rPr>
          <w:rFonts w:ascii="Calibri" w:hAnsi="Calibri" w:cs="Calibri"/>
        </w:rPr>
        <w:t>, vol. 32, no. 6, pp. 1101–1114, 1997.</w:t>
      </w:r>
    </w:p>
    <w:p w14:paraId="58B2B7B7" w14:textId="7774D937"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36"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201"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202" w:author="Walgren, Patrick" w:date="2024-10-08T08:20:00Z" w:initials="PW">
    <w:p w14:paraId="1623A2E3" w14:textId="347DD973" w:rsidR="00036BA7" w:rsidRDefault="00036BA7">
      <w:pPr>
        <w:pStyle w:val="CommentText"/>
      </w:pPr>
      <w:r>
        <w:rPr>
          <w:rStyle w:val="CommentReference"/>
        </w:rPr>
        <w:annotationRef/>
      </w:r>
      <w:r>
        <w:t xml:space="preserve">Tools, yes. Public tools, no. I think the nomenclature is fine. </w:t>
      </w:r>
    </w:p>
  </w:comment>
  <w:comment w:id="220" w:author="Walgren, Patrick" w:date="2024-10-08T08:29:00Z" w:initials="PW">
    <w:p w14:paraId="3777175A" w14:textId="49B86FA9" w:rsidR="00630AFF" w:rsidRDefault="00630AFF">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23" w:author="Walgren, Patrick" w:date="2024-10-08T08:30:00Z" w:initials="PW">
    <w:p w14:paraId="029517EB" w14:textId="0F85E378" w:rsidR="00C92324" w:rsidRDefault="00C92324">
      <w:pPr>
        <w:pStyle w:val="CommentText"/>
      </w:pPr>
      <w:r>
        <w:rPr>
          <w:rStyle w:val="CommentReference"/>
        </w:rPr>
        <w:annotationRef/>
      </w:r>
      <w:r>
        <w:t xml:space="preserve">Might need to move this back to the methods description. </w:t>
      </w:r>
    </w:p>
  </w:comment>
  <w:comment w:id="224" w:author="Walgren, Patrick" w:date="2024-10-08T08:43:00Z" w:initials="PW">
    <w:p w14:paraId="706A4790" w14:textId="3F357D45" w:rsidR="009101C0" w:rsidRDefault="009101C0">
      <w:pPr>
        <w:pStyle w:val="CommentText"/>
      </w:pPr>
      <w:r>
        <w:rPr>
          <w:rStyle w:val="CommentReference"/>
        </w:rPr>
        <w:annotationRef/>
      </w:r>
      <w:r>
        <w:t>Yeah, this says the same thing as this sentence: “Our tool enables the user to customize the optimization routine as well as the model parameters to be optimized (e.g., bounds and free variables).”</w:t>
      </w:r>
    </w:p>
  </w:comment>
  <w:comment w:id="258"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59"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67"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273" w:author="Walgren, Patrick" w:date="2024-10-08T08:31:00Z" w:initials="PW">
    <w:p w14:paraId="119C84F7" w14:textId="29202851" w:rsidR="00C92324" w:rsidRDefault="00C92324">
      <w:pPr>
        <w:pStyle w:val="CommentText"/>
      </w:pPr>
      <w:r>
        <w:rPr>
          <w:rStyle w:val="CommentReference"/>
        </w:rPr>
        <w:annotationRef/>
      </w:r>
      <w:r>
        <w:t xml:space="preserve">Footnote? </w:t>
      </w:r>
      <w:proofErr w:type="gramStart"/>
      <w:r>
        <w:t>Also</w:t>
      </w:r>
      <w:proofErr w:type="gramEnd"/>
      <w:r>
        <w:t xml:space="preserve"> the processing module doesn’t have correctly formatted docstrings, so it can’t automatically create documentation. I may have the patience/time to reformat all of them, but I might not. </w:t>
      </w:r>
    </w:p>
  </w:comment>
  <w:comment w:id="274" w:author="Walgren, Patrick" w:date="2024-10-08T08:44:00Z" w:initials="PW">
    <w:p w14:paraId="179AFD5C" w14:textId="7348F3F1" w:rsidR="00C957D0" w:rsidRDefault="00C957D0">
      <w:pPr>
        <w:pStyle w:val="CommentText"/>
      </w:pPr>
      <w:r>
        <w:rPr>
          <w:rStyle w:val="CommentReference"/>
        </w:rPr>
        <w:annotationRef/>
      </w:r>
      <w:r>
        <w:t>I see the confusion here. Let’s talk about this a little more</w:t>
      </w:r>
    </w:p>
  </w:comment>
  <w:comment w:id="295"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96"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299"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04"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7"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315"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334" w:author="Walgren, Patrick" w:date="2024-10-08T08:39:00Z" w:initials="PW">
    <w:p w14:paraId="6A8FEA0A" w14:textId="3F0BAAA6" w:rsidR="00806E9D" w:rsidRDefault="00806E9D">
      <w:pPr>
        <w:pStyle w:val="CommentText"/>
      </w:pPr>
      <w:r>
        <w:rPr>
          <w:rStyle w:val="CommentReference"/>
        </w:rPr>
        <w:annotationRef/>
      </w:r>
      <w:r>
        <w:t xml:space="preserve">Reword. Don’t know exactly to what yet. </w:t>
      </w:r>
      <w:r w:rsidR="00EC4296">
        <w:t xml:space="preserve">Trying to say that if you have exactly enough experiments to fit unknown parameters, you can analytically fit them. </w:t>
      </w:r>
    </w:p>
  </w:comment>
  <w:comment w:id="373" w:author="Mingear, Jacob Lee" w:date="2024-10-07T13:31:00Z" w:initials="JM">
    <w:p w14:paraId="672BBAF7" w14:textId="77777777" w:rsidR="00855B77" w:rsidRDefault="00855B77" w:rsidP="00855B77">
      <w:pPr>
        <w:pStyle w:val="CommentText"/>
      </w:pPr>
      <w:r>
        <w:rPr>
          <w:rStyle w:val="CommentReference"/>
        </w:rPr>
        <w:annotationRef/>
      </w:r>
      <w:r>
        <w:t xml:space="preserve">Check </w:t>
      </w:r>
      <w:proofErr w:type="gramStart"/>
      <w:r>
        <w:t>my</w:t>
      </w:r>
      <w:proofErr w:type="gramEnd"/>
      <w:r>
        <w:t xml:space="preserve"> rephrase</w:t>
      </w:r>
    </w:p>
  </w:comment>
  <w:comment w:id="444" w:author="Walgren, Patrick" w:date="2024-10-08T08:47:00Z" w:initials="PW">
    <w:p w14:paraId="05259E1E" w14:textId="05430512" w:rsidR="00E765E3" w:rsidRDefault="00E765E3">
      <w:pPr>
        <w:pStyle w:val="CommentText"/>
      </w:pPr>
      <w:r>
        <w:rPr>
          <w:rStyle w:val="CommentReference"/>
        </w:rPr>
        <w:annotationRef/>
      </w:r>
      <w:r>
        <w:t xml:space="preserve">I don’t think we need this.  </w:t>
      </w:r>
    </w:p>
  </w:comment>
  <w:comment w:id="508"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503" w:author="Walgren, Patrick" w:date="2024-10-08T08:49:00Z" w:initials="PW">
    <w:p w14:paraId="0972C7CB" w14:textId="31222D8B" w:rsidR="00E765E3" w:rsidRDefault="00E765E3">
      <w:pPr>
        <w:pStyle w:val="CommentText"/>
      </w:pPr>
      <w:r>
        <w:rPr>
          <w:rStyle w:val="CommentReference"/>
        </w:rPr>
        <w:annotationRef/>
      </w:r>
      <w:r>
        <w:t xml:space="preserve">Lol brief what? </w:t>
      </w:r>
    </w:p>
  </w:comment>
  <w:comment w:id="512"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513"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514"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515"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525"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526" w:author="Mingear, Jacob Lee" w:date="2024-06-19T09:51:00Z" w:initials="JM">
    <w:p w14:paraId="6E815F93" w14:textId="77777777" w:rsidR="001B2481" w:rsidRDefault="001B2481" w:rsidP="001B2481">
      <w:pPr>
        <w:pStyle w:val="CommentText"/>
      </w:pPr>
      <w:r>
        <w:rPr>
          <w:rStyle w:val="CommentReference"/>
        </w:rPr>
        <w:annotationRef/>
      </w:r>
      <w:proofErr w:type="spellStart"/>
      <w:proofErr w:type="gramStart"/>
      <w:r>
        <w:t>Lets</w:t>
      </w:r>
      <w:proofErr w:type="spellEnd"/>
      <w:proofErr w:type="gramEnd"/>
      <w:r>
        <w:t xml:space="preserve"> make sure this is mentioned twice then</w:t>
      </w:r>
    </w:p>
  </w:comment>
  <w:comment w:id="527"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528"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533"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534"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558" w:author="Walgren, Patrick" w:date="2024-10-08T08:54:00Z" w:initials="PW">
    <w:p w14:paraId="47DFF763" w14:textId="2F3A8645" w:rsidR="00311362" w:rsidRDefault="00311362">
      <w:pPr>
        <w:pStyle w:val="CommentText"/>
      </w:pPr>
      <w:r>
        <w:rPr>
          <w:rStyle w:val="CommentReference"/>
        </w:rPr>
        <w:annotationRef/>
      </w:r>
      <w:r>
        <w:t xml:space="preserve">If we would keep your edits, this would be the third time we say the same thing. </w:t>
      </w:r>
    </w:p>
  </w:comment>
  <w:comment w:id="602"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599" w:author="Walgren, Patrick" w:date="2024-10-08T08:57:00Z" w:initials="PW">
    <w:p w14:paraId="2765C0AE" w14:textId="0891673B" w:rsidR="00311362" w:rsidRDefault="00311362">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600" w:author="Walgren, Patrick" w:date="2024-10-08T08:58:00Z" w:initials="PW">
    <w:p w14:paraId="6BEB030E" w14:textId="25B9D3B6" w:rsidR="00311362" w:rsidRDefault="00311362">
      <w:pPr>
        <w:pStyle w:val="CommentText"/>
      </w:pPr>
      <w:r>
        <w:rPr>
          <w:rStyle w:val="CommentReference"/>
        </w:rPr>
        <w:annotationRef/>
      </w:r>
      <w:r>
        <w:t xml:space="preserve">I would prefer to leave this sentence out. </w:t>
      </w:r>
    </w:p>
  </w:comment>
  <w:comment w:id="608"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609"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611"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634" w:author="Walgren, Patrick" w:date="2024-10-08T09:02:00Z" w:initials="PW">
    <w:p w14:paraId="7942D11D" w14:textId="34551949" w:rsidR="007D3023" w:rsidRDefault="007D3023">
      <w:pPr>
        <w:pStyle w:val="CommentText"/>
      </w:pPr>
      <w:r>
        <w:rPr>
          <w:rStyle w:val="CommentReference"/>
        </w:rPr>
        <w:annotationRef/>
      </w:r>
      <w:r>
        <w:t>This wording doesn’t make sense. “n” is supposed to be a number, so how you have it written says “a 4 number of … tests are needed…”</w:t>
      </w:r>
    </w:p>
  </w:comment>
  <w:comment w:id="642"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643"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648" w:author="Walgren, Patrick" w:date="2024-10-08T09:00:00Z" w:initials="PW">
    <w:p w14:paraId="7AD00FB7" w14:textId="2C34129A" w:rsidR="007D3023" w:rsidRDefault="007D3023">
      <w:pPr>
        <w:pStyle w:val="CommentText"/>
      </w:pPr>
      <w:r>
        <w:rPr>
          <w:rStyle w:val="CommentReference"/>
        </w:rPr>
        <w:annotationRef/>
      </w:r>
      <w:r>
        <w:t xml:space="preserve">You changed this to be passive voice? Gross. </w:t>
      </w:r>
    </w:p>
  </w:comment>
  <w:comment w:id="692"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693"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694"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689" w:author="Walgren, Patrick" w:date="2024-10-08T09:06:00Z" w:initials="PW">
    <w:p w14:paraId="71F43F04" w14:textId="6D0178BA" w:rsidR="00C52DD1" w:rsidRDefault="00C52DD1">
      <w:pPr>
        <w:pStyle w:val="CommentText"/>
      </w:pPr>
      <w:r>
        <w:rPr>
          <w:rStyle w:val="CommentReference"/>
        </w:rPr>
        <w:annotationRef/>
      </w:r>
      <w:r>
        <w:t xml:space="preserve">I am very cautious on using the words “educated guess” because there is a segment of the SMA community who believes this way is the “true” way to calibrate models. </w:t>
      </w:r>
    </w:p>
  </w:comment>
  <w:comment w:id="690" w:author="Walgren, Patrick" w:date="2024-10-08T09:11:00Z" w:initials="PW">
    <w:p w14:paraId="1CC2274F" w14:textId="18C8B774" w:rsidR="000F000E" w:rsidRDefault="000F000E">
      <w:pPr>
        <w:pStyle w:val="CommentText"/>
      </w:pPr>
      <w:r>
        <w:rPr>
          <w:rStyle w:val="CommentReference"/>
        </w:rPr>
        <w:annotationRef/>
      </w:r>
      <w:proofErr w:type="gramStart"/>
      <w:r>
        <w:t>Yeah</w:t>
      </w:r>
      <w:proofErr w:type="gramEnd"/>
      <w:r>
        <w:t xml:space="preserve"> let’s talk about this. The “scary looking” parts are kind of the point of this section. You can’t just talk about the easy parameters and not even address the transformation strain parts, because they’re what make the SMA model actually represent the SMA behavior. </w:t>
      </w:r>
    </w:p>
  </w:comment>
  <w:comment w:id="722"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723" w:author="Walgren, Patrick" w:date="2024-10-08T09:07:00Z" w:initials="PW">
    <w:p w14:paraId="2D4535DD" w14:textId="6F97C513" w:rsidR="00C52DD1" w:rsidRDefault="00C52DD1">
      <w:pPr>
        <w:pStyle w:val="CommentText"/>
      </w:pPr>
      <w:r>
        <w:rPr>
          <w:rStyle w:val="CommentReference"/>
        </w:rPr>
        <w:annotationRef/>
      </w:r>
      <w:r>
        <w:t xml:space="preserve">This shows how arduous calibration is without REACT. You don’t really do this for starting points. You do this as an academic exercise one time to learn a little bit more about the model. This example shows how our method is easier and better than the old ways. </w:t>
      </w:r>
    </w:p>
  </w:comment>
  <w:comment w:id="729"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730" w:author="Walgren, Patrick" w:date="2024-10-08T09:11:00Z" w:initials="PW">
    <w:p w14:paraId="60B61D16" w14:textId="0CC14759" w:rsidR="000F000E" w:rsidRDefault="000F000E">
      <w:pPr>
        <w:pStyle w:val="CommentText"/>
      </w:pPr>
      <w:r>
        <w:rPr>
          <w:rStyle w:val="CommentReference"/>
        </w:rPr>
        <w:annotationRef/>
      </w:r>
      <w:r>
        <w:t xml:space="preserve">Sir that’s the point. </w:t>
      </w:r>
    </w:p>
  </w:comment>
  <w:comment w:id="740" w:author="Walgren, Patrick" w:date="2024-05-14T20:29:00Z" w:initials="PW">
    <w:p w14:paraId="36D45903" w14:textId="77777777" w:rsidR="00204FB2" w:rsidRDefault="00204FB2" w:rsidP="00204FB2">
      <w:pPr>
        <w:pStyle w:val="CommentText"/>
      </w:pPr>
      <w:r>
        <w:rPr>
          <w:rStyle w:val="CommentReference"/>
        </w:rPr>
        <w:annotationRef/>
      </w:r>
      <w:r>
        <w:t xml:space="preserve">I can probably make all of these figures a better aspect ratio. </w:t>
      </w:r>
    </w:p>
  </w:comment>
  <w:comment w:id="738" w:author="Walgren, Patrick" w:date="2024-10-08T09:09:00Z" w:initials="PW">
    <w:p w14:paraId="5B229A4D" w14:textId="5D70BA52" w:rsidR="00C52DD1" w:rsidRDefault="00C52DD1">
      <w:pPr>
        <w:pStyle w:val="CommentText"/>
      </w:pPr>
      <w:r>
        <w:rPr>
          <w:rStyle w:val="CommentReference"/>
        </w:rPr>
        <w:annotationRef/>
      </w:r>
      <w:r>
        <w:t xml:space="preserve">You can’t just delete a figure, especially one that describes the SMA transformation strain lol. Let’s talk about how best to use this section. </w:t>
      </w:r>
    </w:p>
  </w:comment>
  <w:comment w:id="741"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750"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803"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1082"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108" w:author="Walgren, Patrick" w:date="2024-10-08T14:40:00Z" w:initials="PW">
    <w:p w14:paraId="759E40DD" w14:textId="7F30A67A" w:rsidR="00CB19CB" w:rsidRDefault="00CB19CB">
      <w:pPr>
        <w:pStyle w:val="CommentText"/>
      </w:pPr>
      <w:r>
        <w:rPr>
          <w:rStyle w:val="CommentReference"/>
        </w:rPr>
        <w:annotationRef/>
      </w:r>
      <w:r>
        <w:t>Really don’t like the nomenclature “educated guess”</w:t>
      </w:r>
    </w:p>
  </w:comment>
  <w:comment w:id="1111"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1112" w:author="Walgren, Patrick" w:date="2024-10-08T14:41:00Z" w:initials="PW">
    <w:p w14:paraId="6E7F7AF8" w14:textId="1065C494" w:rsidR="00CB19CB" w:rsidRDefault="00CB19CB">
      <w:pPr>
        <w:pStyle w:val="CommentText"/>
      </w:pPr>
      <w:r>
        <w:rPr>
          <w:rStyle w:val="CommentReference"/>
        </w:rPr>
        <w:annotationRef/>
      </w:r>
      <w:r>
        <w:t>Lots of work lol</w:t>
      </w:r>
    </w:p>
  </w:comment>
  <w:comment w:id="1113" w:author="Walgren, Patrick" w:date="2024-10-08T14:42:00Z" w:initials="PW">
    <w:p w14:paraId="323AB3D2" w14:textId="328C72F0" w:rsidR="00CB19CB" w:rsidRDefault="00CB19CB">
      <w:pPr>
        <w:pStyle w:val="CommentText"/>
      </w:pPr>
      <w:r>
        <w:rPr>
          <w:rStyle w:val="CommentReference"/>
        </w:rPr>
        <w:annotationRef/>
      </w:r>
      <w:r>
        <w:t xml:space="preserve">I could be convinced to label the curves and maybe a few points on the curves with a) b) c) etc. </w:t>
      </w:r>
    </w:p>
  </w:comment>
  <w:comment w:id="1149"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 w:id="1157" w:author="Walgren, Patrick" w:date="2024-10-08T14:43:00Z" w:initials="PW">
    <w:p w14:paraId="07A64AEE" w14:textId="4A8F7470" w:rsidR="00CB19CB" w:rsidRDefault="00CB19CB">
      <w:pPr>
        <w:pStyle w:val="CommentText"/>
      </w:pPr>
      <w:r>
        <w:rPr>
          <w:rStyle w:val="CommentReference"/>
        </w:rPr>
        <w:annotationRef/>
      </w:r>
      <w:r>
        <w:t xml:space="preserve">*puke*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1"/>
  <w15:commentEx w15:paraId="3B01ED74" w15:done="1"/>
  <w15:commentEx w15:paraId="053007B2" w15:done="1"/>
  <w15:commentEx w15:paraId="1623A2E3" w15:paraIdParent="053007B2" w15:done="1"/>
  <w15:commentEx w15:paraId="3777175A" w15:done="0"/>
  <w15:commentEx w15:paraId="029517EB" w15:done="0"/>
  <w15:commentEx w15:paraId="706A4790" w15:paraIdParent="029517EB" w15:done="0"/>
  <w15:commentEx w15:paraId="4370B128" w15:done="1"/>
  <w15:commentEx w15:paraId="6F27E458" w15:paraIdParent="4370B128" w15:done="1"/>
  <w15:commentEx w15:paraId="7FB21AB1" w15:done="1"/>
  <w15:commentEx w15:paraId="119C84F7" w15:done="0"/>
  <w15:commentEx w15:paraId="179AFD5C" w15:paraIdParent="119C84F7" w15:done="0"/>
  <w15:commentEx w15:paraId="0A390011" w15:done="1"/>
  <w15:commentEx w15:paraId="14AD9CD7" w15:paraIdParent="0A390011" w15:done="1"/>
  <w15:commentEx w15:paraId="2D1C884C" w15:done="0"/>
  <w15:commentEx w15:paraId="18893428" w15:done="1"/>
  <w15:commentEx w15:paraId="701A1252" w15:done="1"/>
  <w15:commentEx w15:paraId="60C1D32C" w15:done="0"/>
  <w15:commentEx w15:paraId="6A8FEA0A" w15:done="0"/>
  <w15:commentEx w15:paraId="672BBAF7" w15:done="1"/>
  <w15:commentEx w15:paraId="05259E1E" w15:done="0"/>
  <w15:commentEx w15:paraId="54F5AE39" w15:done="1"/>
  <w15:commentEx w15:paraId="0972C7CB" w15:done="0"/>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47DFF763" w15:done="0"/>
  <w15:commentEx w15:paraId="074AF81F" w15:done="1"/>
  <w15:commentEx w15:paraId="2765C0AE" w15:done="0"/>
  <w15:commentEx w15:paraId="6BEB030E" w15:paraIdParent="2765C0AE" w15:done="0"/>
  <w15:commentEx w15:paraId="214DE4BA" w15:done="0"/>
  <w15:commentEx w15:paraId="444C66AC" w15:paraIdParent="214DE4BA" w15:done="0"/>
  <w15:commentEx w15:paraId="4AA1CB1A" w15:done="1"/>
  <w15:commentEx w15:paraId="7942D11D" w15:done="0"/>
  <w15:commentEx w15:paraId="2DDAC160" w15:done="1"/>
  <w15:commentEx w15:paraId="006C0ED7" w15:paraIdParent="2DDAC160" w15:done="1"/>
  <w15:commentEx w15:paraId="7AD00FB7" w15:done="0"/>
  <w15:commentEx w15:paraId="56106C16" w15:done="1"/>
  <w15:commentEx w15:paraId="6E102653" w15:paraIdParent="56106C16" w15:done="1"/>
  <w15:commentEx w15:paraId="113F8DDE" w15:done="1"/>
  <w15:commentEx w15:paraId="71F43F04" w15:done="0"/>
  <w15:commentEx w15:paraId="1CC2274F" w15:paraIdParent="71F43F04" w15:done="0"/>
  <w15:commentEx w15:paraId="24DB72D7" w15:done="0"/>
  <w15:commentEx w15:paraId="2D4535DD" w15:paraIdParent="24DB72D7" w15:done="0"/>
  <w15:commentEx w15:paraId="269FA39C" w15:done="0"/>
  <w15:commentEx w15:paraId="60B61D16" w15:paraIdParent="269FA39C" w15:done="0"/>
  <w15:commentEx w15:paraId="36D45903" w15:done="0"/>
  <w15:commentEx w15:paraId="5B229A4D" w15:done="0"/>
  <w15:commentEx w15:paraId="6E3B28C2" w15:done="0"/>
  <w15:commentEx w15:paraId="758AFD08" w15:done="0"/>
  <w15:commentEx w15:paraId="0ACDA626" w15:done="1"/>
  <w15:commentEx w15:paraId="1404A23A" w15:done="0"/>
  <w15:commentEx w15:paraId="759E40DD" w15:done="0"/>
  <w15:commentEx w15:paraId="6D73F454" w15:done="0"/>
  <w15:commentEx w15:paraId="6E7F7AF8" w15:paraIdParent="6D73F454" w15:done="0"/>
  <w15:commentEx w15:paraId="323AB3D2" w15:paraIdParent="6D73F454" w15:done="0"/>
  <w15:commentEx w15:paraId="311CEC03" w15:done="1"/>
  <w15:commentEx w15:paraId="07A64A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6061E5A2" w16cex:dateUtc="2024-04-24T22:53:00Z"/>
  <w16cex:commentExtensible w16cex:durableId="6A50C335" w16cex:dateUtc="2024-10-08T14:31:00Z"/>
  <w16cex:commentExtensible w16cex:durableId="586349FF" w16cex:dateUtc="2024-10-08T14:44: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3787D3D6" w16cex:dateUtc="2024-10-08T14:47:00Z"/>
  <w16cex:commentExtensible w16cex:durableId="2410E2BC" w16cex:dateUtc="2024-06-18T23:57:00Z"/>
  <w16cex:commentExtensible w16cex:durableId="55A3B9DD" w16cex:dateUtc="2024-10-08T14:49: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73DB11EE" w16cex:dateUtc="2024-10-08T14:54:00Z"/>
  <w16cex:commentExtensible w16cex:durableId="13D921E4" w16cex:dateUtc="2024-06-08T11:55:00Z"/>
  <w16cex:commentExtensible w16cex:durableId="180B4180" w16cex:dateUtc="2024-10-08T14:57:00Z"/>
  <w16cex:commentExtensible w16cex:durableId="28C3D18A" w16cex:dateUtc="2024-10-08T14:58:00Z"/>
  <w16cex:commentExtensible w16cex:durableId="362A310D" w16cex:dateUtc="2024-06-08T11:40:00Z"/>
  <w16cex:commentExtensible w16cex:durableId="16CEA283" w16cex:dateUtc="2024-06-19T15:51:00Z"/>
  <w16cex:commentExtensible w16cex:durableId="7E7B31FE" w16cex:dateUtc="2024-06-08T11:57:00Z"/>
  <w16cex:commentExtensible w16cex:durableId="68CE2674" w16cex:dateUtc="2024-10-08T15:02:00Z"/>
  <w16cex:commentExtensible w16cex:durableId="2FE5B350" w16cex:dateUtc="2024-04-19T12:44:00Z"/>
  <w16cex:commentExtensible w16cex:durableId="294EF255" w16cex:dateUtc="2024-08-30T15:10:00Z"/>
  <w16cex:commentExtensible w16cex:durableId="44310E49" w16cex:dateUtc="2024-10-08T15:00:00Z"/>
  <w16cex:commentExtensible w16cex:durableId="45B2F774" w16cex:dateUtc="2024-04-19T12:48:00Z"/>
  <w16cex:commentExtensible w16cex:durableId="5A000ED4" w16cex:dateUtc="2024-08-30T15:22:00Z"/>
  <w16cex:commentExtensible w16cex:durableId="7F3EA4F9" w16cex:dateUtc="2024-06-08T12:04:00Z"/>
  <w16cex:commentExtensible w16cex:durableId="55099B6B" w16cex:dateUtc="2024-10-08T15:06:00Z"/>
  <w16cex:commentExtensible w16cex:durableId="6AAAB140" w16cex:dateUtc="2024-10-08T15:11:00Z"/>
  <w16cex:commentExtensible w16cex:durableId="43C5A40C" w16cex:dateUtc="2024-10-07T22:38:00Z"/>
  <w16cex:commentExtensible w16cex:durableId="3DEAC62E" w16cex:dateUtc="2024-10-08T15:07:00Z"/>
  <w16cex:commentExtensible w16cex:durableId="20B5C372" w16cex:dateUtc="2024-10-07T22:38:00Z"/>
  <w16cex:commentExtensible w16cex:durableId="594BAF53" w16cex:dateUtc="2024-10-08T15:11:00Z"/>
  <w16cex:commentExtensible w16cex:durableId="2EDE148F" w16cex:dateUtc="2024-05-15T00:29:00Z"/>
  <w16cex:commentExtensible w16cex:durableId="3FC47034" w16cex:dateUtc="2024-10-08T15:09:00Z"/>
  <w16cex:commentExtensible w16cex:durableId="6BE3C068" w16cex:dateUtc="2024-05-15T00:29:00Z"/>
  <w16cex:commentExtensible w16cex:durableId="42134708" w16cex:dateUtc="2024-10-07T22:41:00Z"/>
  <w16cex:commentExtensible w16cex:durableId="70CA5BA2" w16cex:dateUtc="2024-04-17T15:04:00Z"/>
  <w16cex:commentExtensible w16cex:durableId="3D9721AA" w16cex:dateUtc="2024-06-08T12:40:00Z"/>
  <w16cex:commentExtensible w16cex:durableId="7004A109" w16cex:dateUtc="2024-10-08T20:40:00Z"/>
  <w16cex:commentExtensible w16cex:durableId="0A23F0B8" w16cex:dateUtc="2024-10-07T23:05:00Z"/>
  <w16cex:commentExtensible w16cex:durableId="07A8859B" w16cex:dateUtc="2024-10-08T20:41:00Z"/>
  <w16cex:commentExtensible w16cex:durableId="3CF395FC" w16cex:dateUtc="2024-10-08T20:42:00Z"/>
  <w16cex:commentExtensible w16cex:durableId="7645C549" w16cex:dateUtc="2024-06-08T12:45:00Z"/>
  <w16cex:commentExtensible w16cex:durableId="2F23BFDF" w16cex:dateUtc="2024-10-08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1623A2E3" w16cid:durableId="6D05C98C"/>
  <w16cid:commentId w16cid:paraId="3777175A" w16cid:durableId="63AFE4CF"/>
  <w16cid:commentId w16cid:paraId="029517EB" w16cid:durableId="39E5D3BA"/>
  <w16cid:commentId w16cid:paraId="706A4790" w16cid:durableId="72F9E5D4"/>
  <w16cid:commentId w16cid:paraId="4370B128" w16cid:durableId="77E791EA"/>
  <w16cid:commentId w16cid:paraId="6F27E458" w16cid:durableId="11ADBAC5"/>
  <w16cid:commentId w16cid:paraId="7FB21AB1" w16cid:durableId="6061E5A2"/>
  <w16cid:commentId w16cid:paraId="119C84F7" w16cid:durableId="6A50C335"/>
  <w16cid:commentId w16cid:paraId="179AFD5C" w16cid:durableId="586349FF"/>
  <w16cid:commentId w16cid:paraId="0A390011" w16cid:durableId="02284070"/>
  <w16cid:commentId w16cid:paraId="14AD9CD7" w16cid:durableId="7690077B"/>
  <w16cid:commentId w16cid:paraId="2D1C884C" w16cid:durableId="366C31F6"/>
  <w16cid:commentId w16cid:paraId="18893428" w16cid:durableId="6799CB39"/>
  <w16cid:commentId w16cid:paraId="701A1252" w16cid:durableId="573E9C18"/>
  <w16cid:commentId w16cid:paraId="60C1D32C" w16cid:durableId="1B906705"/>
  <w16cid:commentId w16cid:paraId="6A8FEA0A" w16cid:durableId="3E081672"/>
  <w16cid:commentId w16cid:paraId="672BBAF7" w16cid:durableId="6970F378"/>
  <w16cid:commentId w16cid:paraId="05259E1E" w16cid:durableId="3787D3D6"/>
  <w16cid:commentId w16cid:paraId="54F5AE39" w16cid:durableId="2410E2BC"/>
  <w16cid:commentId w16cid:paraId="0972C7CB" w16cid:durableId="55A3B9DD"/>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47DFF763" w16cid:durableId="73DB11EE"/>
  <w16cid:commentId w16cid:paraId="074AF81F" w16cid:durableId="13D921E4"/>
  <w16cid:commentId w16cid:paraId="2765C0AE" w16cid:durableId="180B4180"/>
  <w16cid:commentId w16cid:paraId="6BEB030E" w16cid:durableId="28C3D18A"/>
  <w16cid:commentId w16cid:paraId="214DE4BA" w16cid:durableId="362A310D"/>
  <w16cid:commentId w16cid:paraId="444C66AC" w16cid:durableId="16CEA283"/>
  <w16cid:commentId w16cid:paraId="4AA1CB1A" w16cid:durableId="7E7B31FE"/>
  <w16cid:commentId w16cid:paraId="7942D11D" w16cid:durableId="68CE2674"/>
  <w16cid:commentId w16cid:paraId="2DDAC160" w16cid:durableId="2FE5B350"/>
  <w16cid:commentId w16cid:paraId="006C0ED7" w16cid:durableId="294EF255"/>
  <w16cid:commentId w16cid:paraId="7AD00FB7" w16cid:durableId="44310E49"/>
  <w16cid:commentId w16cid:paraId="56106C16" w16cid:durableId="45B2F774"/>
  <w16cid:commentId w16cid:paraId="6E102653" w16cid:durableId="5A000ED4"/>
  <w16cid:commentId w16cid:paraId="113F8DDE" w16cid:durableId="7F3EA4F9"/>
  <w16cid:commentId w16cid:paraId="71F43F04" w16cid:durableId="55099B6B"/>
  <w16cid:commentId w16cid:paraId="1CC2274F" w16cid:durableId="6AAAB140"/>
  <w16cid:commentId w16cid:paraId="24DB72D7" w16cid:durableId="43C5A40C"/>
  <w16cid:commentId w16cid:paraId="2D4535DD" w16cid:durableId="3DEAC62E"/>
  <w16cid:commentId w16cid:paraId="269FA39C" w16cid:durableId="20B5C372"/>
  <w16cid:commentId w16cid:paraId="60B61D16" w16cid:durableId="594BAF53"/>
  <w16cid:commentId w16cid:paraId="36D45903" w16cid:durableId="2EDE148F"/>
  <w16cid:commentId w16cid:paraId="5B229A4D" w16cid:durableId="3FC47034"/>
  <w16cid:commentId w16cid:paraId="6E3B28C2" w16cid:durableId="6BE3C068"/>
  <w16cid:commentId w16cid:paraId="758AFD08" w16cid:durableId="42134708"/>
  <w16cid:commentId w16cid:paraId="0ACDA626" w16cid:durableId="70CA5BA2"/>
  <w16cid:commentId w16cid:paraId="1404A23A" w16cid:durableId="3D9721AA"/>
  <w16cid:commentId w16cid:paraId="759E40DD" w16cid:durableId="7004A109"/>
  <w16cid:commentId w16cid:paraId="6D73F454" w16cid:durableId="0A23F0B8"/>
  <w16cid:commentId w16cid:paraId="6E7F7AF8" w16cid:durableId="07A8859B"/>
  <w16cid:commentId w16cid:paraId="323AB3D2" w16cid:durableId="3CF395FC"/>
  <w16cid:commentId w16cid:paraId="311CEC03" w16cid:durableId="7645C549"/>
  <w16cid:commentId w16cid:paraId="07A64AEE" w16cid:durableId="2F23B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8B5F28" w14:textId="77777777" w:rsidR="00FF5799" w:rsidRDefault="00FF5799" w:rsidP="00A125A8">
      <w:pPr>
        <w:spacing w:after="0" w:line="240" w:lineRule="auto"/>
      </w:pPr>
      <w:r>
        <w:separator/>
      </w:r>
    </w:p>
  </w:endnote>
  <w:endnote w:type="continuationSeparator" w:id="0">
    <w:p w14:paraId="206B87FA" w14:textId="77777777" w:rsidR="00FF5799" w:rsidRDefault="00FF5799"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CE6C94" w14:textId="77777777" w:rsidR="00FF5799" w:rsidRDefault="00FF5799" w:rsidP="00A125A8">
      <w:pPr>
        <w:spacing w:after="0" w:line="240" w:lineRule="auto"/>
      </w:pPr>
      <w:r>
        <w:separator/>
      </w:r>
    </w:p>
  </w:footnote>
  <w:footnote w:type="continuationSeparator" w:id="0">
    <w:p w14:paraId="273D7CE7" w14:textId="77777777" w:rsidR="00FF5799" w:rsidRDefault="00FF5799" w:rsidP="00A125A8">
      <w:pPr>
        <w:spacing w:after="0" w:line="240" w:lineRule="auto"/>
      </w:pPr>
      <w:r>
        <w:continuationSeparator/>
      </w:r>
    </w:p>
  </w:footnote>
  <w:footnote w:id="1">
    <w:p w14:paraId="7D42F56D" w14:textId="63081F4A" w:rsidR="00A125A8" w:rsidRDefault="00A125A8">
      <w:pPr>
        <w:pStyle w:val="FootnoteText"/>
      </w:pPr>
      <w:ins w:id="29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068C9D16" w:rsidR="00F30A0C" w:rsidRDefault="00F30A0C" w:rsidP="00F30A0C">
      <w:pPr>
        <w:rPr>
          <w:ins w:id="365" w:author="Walgren, Patrick" w:date="2024-08-29T13:14:00Z" w16du:dateUtc="2024-08-29T19:14:00Z"/>
        </w:rPr>
      </w:pPr>
      <w:ins w:id="366"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67" w:author="Walgren, Patrick" w:date="2024-08-29T13:15:00Z" w16du:dateUtc="2024-08-29T19:15:00Z">
        <w:r>
          <w:t xml:space="preserve"> (i.e., a genetic algorithm)</w:t>
        </w:r>
      </w:ins>
      <w:ins w:id="368" w:author="Walgren, Patrick" w:date="2024-08-29T13:14:00Z" w16du:dateUtc="2024-08-29T19:14:00Z">
        <w:r>
          <w:t xml:space="preserve"> searches the entire space and provides a starting point for a local gradient-based optimization</w:t>
        </w:r>
      </w:ins>
      <w:ins w:id="369" w:author="Walgren, Patrick" w:date="2024-08-29T13:15:00Z" w16du:dateUtc="2024-08-29T19:15:00Z">
        <w:r>
          <w:t xml:space="preserve"> (i.e., SLSQP)</w:t>
        </w:r>
      </w:ins>
      <w:ins w:id="370" w:author="Walgren, Patrick" w:date="2024-08-29T13:14:00Z" w16du:dateUtc="2024-08-29T19:14:00Z">
        <w:r>
          <w:t xml:space="preserve"> to find the mathematically optim</w:t>
        </w:r>
      </w:ins>
      <w:ins w:id="371" w:author="Walgren, Patrick" w:date="2024-09-18T10:00:00Z" w16du:dateUtc="2024-09-18T16:00:00Z">
        <w:r w:rsidR="00AC4E64">
          <w:t>al</w:t>
        </w:r>
      </w:ins>
      <w:ins w:id="372"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681BB255" w:rsidR="001B2481" w:rsidRDefault="001B2481" w:rsidP="001B2481">
      <w:pPr>
        <w:pStyle w:val="FootnoteText"/>
        <w:rPr>
          <w:ins w:id="517" w:author="Walgren, Patrick" w:date="2024-08-29T15:45:00Z" w16du:dateUtc="2024-08-29T21:45:00Z"/>
        </w:rPr>
      </w:pPr>
      <w:ins w:id="518"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w:t>
        </w:r>
      </w:ins>
      <w:ins w:id="519" w:author="Walgren, Patrick" w:date="2024-10-08T08:51:00Z" w16du:dateUtc="2024-10-08T14:51:00Z">
        <w:r w:rsidR="00A3688C">
          <w:t>.</w:t>
        </w:r>
      </w:ins>
      <w:ins w:id="520" w:author="Walgren, Patrick" w:date="2024-08-29T15:45:00Z" w16du:dateUtc="2024-08-29T21:45:00Z">
        <w:del w:id="521" w:author="Mingear, Jacob Lee" w:date="2024-10-07T13:40:00Z" w16du:dateUtc="2024-10-07T19:40:00Z">
          <w:r w:rsidDel="00B858B8">
            <w:delText xml:space="preserve"> </w:delText>
          </w:r>
        </w:del>
      </w:ins>
      <w:ins w:id="522" w:author="Walgren, Patrick" w:date="2024-10-08T08:52:00Z" w16du:dateUtc="2024-10-08T14:52:00Z">
        <w:r w:rsidR="00A3688C">
          <w:t xml:space="preserve"> </w:t>
        </w:r>
      </w:ins>
      <w:ins w:id="523" w:author="Walgren, Patrick" w:date="2024-10-08T08:51:00Z" w16du:dateUtc="2024-10-08T14:51:00Z">
        <w:r w:rsidR="00A3688C">
          <w:t>C</w:t>
        </w:r>
      </w:ins>
      <w:ins w:id="524" w:author="Walgren, Patrick" w:date="2024-08-29T15:45:00Z" w16du:dateUtc="2024-08-29T21:45:00Z">
        <w:r>
          <w:t>ommon practice dictates selecting a value close to the design working stress of the material</w:t>
        </w:r>
        <w:r>
          <w:rPr>
            <w:rStyle w:val="CommentReference"/>
          </w:rPr>
          <w:annotationRef/>
        </w:r>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75F"/>
    <w:rsid w:val="00014FB1"/>
    <w:rsid w:val="00036BA7"/>
    <w:rsid w:val="00067A4C"/>
    <w:rsid w:val="00080A0A"/>
    <w:rsid w:val="000A1B99"/>
    <w:rsid w:val="000C20D1"/>
    <w:rsid w:val="000C2720"/>
    <w:rsid w:val="000C4226"/>
    <w:rsid w:val="000C5A6A"/>
    <w:rsid w:val="000D266F"/>
    <w:rsid w:val="000D430F"/>
    <w:rsid w:val="000D6804"/>
    <w:rsid w:val="000E541C"/>
    <w:rsid w:val="000F000E"/>
    <w:rsid w:val="000F0D84"/>
    <w:rsid w:val="001123FD"/>
    <w:rsid w:val="00117210"/>
    <w:rsid w:val="001210B3"/>
    <w:rsid w:val="00133FE3"/>
    <w:rsid w:val="00144BA9"/>
    <w:rsid w:val="00150866"/>
    <w:rsid w:val="00160BC2"/>
    <w:rsid w:val="00170137"/>
    <w:rsid w:val="001934B7"/>
    <w:rsid w:val="00197D18"/>
    <w:rsid w:val="001A0D06"/>
    <w:rsid w:val="001B2481"/>
    <w:rsid w:val="001B7EDB"/>
    <w:rsid w:val="001F0640"/>
    <w:rsid w:val="001F2DA9"/>
    <w:rsid w:val="001F5E46"/>
    <w:rsid w:val="00202992"/>
    <w:rsid w:val="00203F3E"/>
    <w:rsid w:val="00204FB2"/>
    <w:rsid w:val="00212273"/>
    <w:rsid w:val="00232D71"/>
    <w:rsid w:val="00233384"/>
    <w:rsid w:val="002425F7"/>
    <w:rsid w:val="00257F5D"/>
    <w:rsid w:val="00263C83"/>
    <w:rsid w:val="00274948"/>
    <w:rsid w:val="00284ABF"/>
    <w:rsid w:val="00296361"/>
    <w:rsid w:val="002A4064"/>
    <w:rsid w:val="002D560C"/>
    <w:rsid w:val="002E0202"/>
    <w:rsid w:val="002E5E50"/>
    <w:rsid w:val="002F5A8B"/>
    <w:rsid w:val="003075F8"/>
    <w:rsid w:val="00310D0C"/>
    <w:rsid w:val="00311362"/>
    <w:rsid w:val="00331BE6"/>
    <w:rsid w:val="00331F65"/>
    <w:rsid w:val="00340AB9"/>
    <w:rsid w:val="0035716C"/>
    <w:rsid w:val="00362D48"/>
    <w:rsid w:val="00380A06"/>
    <w:rsid w:val="003A006D"/>
    <w:rsid w:val="003B6D4B"/>
    <w:rsid w:val="003C0182"/>
    <w:rsid w:val="003D6658"/>
    <w:rsid w:val="003E4190"/>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0CA1"/>
    <w:rsid w:val="00552F92"/>
    <w:rsid w:val="00555820"/>
    <w:rsid w:val="00560D22"/>
    <w:rsid w:val="00562446"/>
    <w:rsid w:val="00581C23"/>
    <w:rsid w:val="00587F83"/>
    <w:rsid w:val="005E2C6D"/>
    <w:rsid w:val="005F24E7"/>
    <w:rsid w:val="005F56D8"/>
    <w:rsid w:val="006013EF"/>
    <w:rsid w:val="00604EC7"/>
    <w:rsid w:val="0061728A"/>
    <w:rsid w:val="00630AFF"/>
    <w:rsid w:val="006329EF"/>
    <w:rsid w:val="00632B46"/>
    <w:rsid w:val="00632CCD"/>
    <w:rsid w:val="00635852"/>
    <w:rsid w:val="0064099C"/>
    <w:rsid w:val="00643F75"/>
    <w:rsid w:val="006577A5"/>
    <w:rsid w:val="0067283A"/>
    <w:rsid w:val="00683889"/>
    <w:rsid w:val="006A1B98"/>
    <w:rsid w:val="006B60C2"/>
    <w:rsid w:val="006C5A35"/>
    <w:rsid w:val="006D7825"/>
    <w:rsid w:val="006F0557"/>
    <w:rsid w:val="006F4465"/>
    <w:rsid w:val="006F4BB1"/>
    <w:rsid w:val="006F77F3"/>
    <w:rsid w:val="00701F6A"/>
    <w:rsid w:val="00705800"/>
    <w:rsid w:val="007075E1"/>
    <w:rsid w:val="0073016E"/>
    <w:rsid w:val="00734581"/>
    <w:rsid w:val="007517FD"/>
    <w:rsid w:val="0075320E"/>
    <w:rsid w:val="007641D0"/>
    <w:rsid w:val="00764B78"/>
    <w:rsid w:val="00772F21"/>
    <w:rsid w:val="007755B3"/>
    <w:rsid w:val="007778BD"/>
    <w:rsid w:val="0078218E"/>
    <w:rsid w:val="007945D6"/>
    <w:rsid w:val="00794E69"/>
    <w:rsid w:val="007A1CEC"/>
    <w:rsid w:val="007A7F3B"/>
    <w:rsid w:val="007B16A7"/>
    <w:rsid w:val="007B34F1"/>
    <w:rsid w:val="007C01BF"/>
    <w:rsid w:val="007D3023"/>
    <w:rsid w:val="007E0FDA"/>
    <w:rsid w:val="007E4A0A"/>
    <w:rsid w:val="007E57A8"/>
    <w:rsid w:val="007E796D"/>
    <w:rsid w:val="007F0C0D"/>
    <w:rsid w:val="007F4161"/>
    <w:rsid w:val="00806E9D"/>
    <w:rsid w:val="0082261D"/>
    <w:rsid w:val="00842010"/>
    <w:rsid w:val="00842597"/>
    <w:rsid w:val="00843709"/>
    <w:rsid w:val="008524E0"/>
    <w:rsid w:val="00854464"/>
    <w:rsid w:val="00855B77"/>
    <w:rsid w:val="0086339E"/>
    <w:rsid w:val="00870A17"/>
    <w:rsid w:val="00871254"/>
    <w:rsid w:val="0087415E"/>
    <w:rsid w:val="008764EF"/>
    <w:rsid w:val="00886C26"/>
    <w:rsid w:val="00896545"/>
    <w:rsid w:val="008B5889"/>
    <w:rsid w:val="008C2023"/>
    <w:rsid w:val="008C2C01"/>
    <w:rsid w:val="008C6794"/>
    <w:rsid w:val="008D2F4F"/>
    <w:rsid w:val="008D3ECA"/>
    <w:rsid w:val="008D5234"/>
    <w:rsid w:val="008D6850"/>
    <w:rsid w:val="008E725D"/>
    <w:rsid w:val="008F090A"/>
    <w:rsid w:val="008F54E3"/>
    <w:rsid w:val="009101C0"/>
    <w:rsid w:val="009122B4"/>
    <w:rsid w:val="00912DFD"/>
    <w:rsid w:val="00920C7C"/>
    <w:rsid w:val="0092573B"/>
    <w:rsid w:val="009342F1"/>
    <w:rsid w:val="00944252"/>
    <w:rsid w:val="0094687A"/>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1638E"/>
    <w:rsid w:val="00A267DB"/>
    <w:rsid w:val="00A27E43"/>
    <w:rsid w:val="00A27F28"/>
    <w:rsid w:val="00A3688C"/>
    <w:rsid w:val="00A36B4A"/>
    <w:rsid w:val="00A54B45"/>
    <w:rsid w:val="00A56739"/>
    <w:rsid w:val="00A64E12"/>
    <w:rsid w:val="00A679DA"/>
    <w:rsid w:val="00A74F0A"/>
    <w:rsid w:val="00A81DBD"/>
    <w:rsid w:val="00A925B5"/>
    <w:rsid w:val="00A9450B"/>
    <w:rsid w:val="00A969E4"/>
    <w:rsid w:val="00A96E3A"/>
    <w:rsid w:val="00AB3C32"/>
    <w:rsid w:val="00AC4182"/>
    <w:rsid w:val="00AC4E64"/>
    <w:rsid w:val="00AF1943"/>
    <w:rsid w:val="00B03606"/>
    <w:rsid w:val="00B102AA"/>
    <w:rsid w:val="00B25365"/>
    <w:rsid w:val="00B30C6F"/>
    <w:rsid w:val="00B33422"/>
    <w:rsid w:val="00B66DF8"/>
    <w:rsid w:val="00B75EF4"/>
    <w:rsid w:val="00B82778"/>
    <w:rsid w:val="00B8340B"/>
    <w:rsid w:val="00B858B8"/>
    <w:rsid w:val="00BA7E95"/>
    <w:rsid w:val="00BD1F08"/>
    <w:rsid w:val="00BD7C69"/>
    <w:rsid w:val="00BE0AE7"/>
    <w:rsid w:val="00BE4979"/>
    <w:rsid w:val="00C0596E"/>
    <w:rsid w:val="00C16F3B"/>
    <w:rsid w:val="00C34440"/>
    <w:rsid w:val="00C44B2D"/>
    <w:rsid w:val="00C52DD1"/>
    <w:rsid w:val="00C66157"/>
    <w:rsid w:val="00C92324"/>
    <w:rsid w:val="00C93B97"/>
    <w:rsid w:val="00C957D0"/>
    <w:rsid w:val="00C96A73"/>
    <w:rsid w:val="00C97A23"/>
    <w:rsid w:val="00C97E74"/>
    <w:rsid w:val="00CA5770"/>
    <w:rsid w:val="00CB0A86"/>
    <w:rsid w:val="00CB19CB"/>
    <w:rsid w:val="00CB73C0"/>
    <w:rsid w:val="00CD3C41"/>
    <w:rsid w:val="00CF100C"/>
    <w:rsid w:val="00CF156C"/>
    <w:rsid w:val="00D248B0"/>
    <w:rsid w:val="00D27DAF"/>
    <w:rsid w:val="00D417D5"/>
    <w:rsid w:val="00D4603C"/>
    <w:rsid w:val="00D46F01"/>
    <w:rsid w:val="00D72D72"/>
    <w:rsid w:val="00D84CD8"/>
    <w:rsid w:val="00D925B3"/>
    <w:rsid w:val="00DA49A9"/>
    <w:rsid w:val="00DC7663"/>
    <w:rsid w:val="00DD411A"/>
    <w:rsid w:val="00DE027B"/>
    <w:rsid w:val="00DE3B5C"/>
    <w:rsid w:val="00DF700C"/>
    <w:rsid w:val="00E07A72"/>
    <w:rsid w:val="00E17B28"/>
    <w:rsid w:val="00E2569F"/>
    <w:rsid w:val="00E541FD"/>
    <w:rsid w:val="00E765E3"/>
    <w:rsid w:val="00E837A7"/>
    <w:rsid w:val="00E96C6C"/>
    <w:rsid w:val="00EA039A"/>
    <w:rsid w:val="00EB0ACE"/>
    <w:rsid w:val="00EB7758"/>
    <w:rsid w:val="00EB7AC3"/>
    <w:rsid w:val="00EC4296"/>
    <w:rsid w:val="00EC43C1"/>
    <w:rsid w:val="00ED20A7"/>
    <w:rsid w:val="00ED40BE"/>
    <w:rsid w:val="00EF4389"/>
    <w:rsid w:val="00F02CBF"/>
    <w:rsid w:val="00F04AA5"/>
    <w:rsid w:val="00F22A7E"/>
    <w:rsid w:val="00F25724"/>
    <w:rsid w:val="00F30A0C"/>
    <w:rsid w:val="00F4016F"/>
    <w:rsid w:val="00F42E0E"/>
    <w:rsid w:val="00F453AD"/>
    <w:rsid w:val="00F70303"/>
    <w:rsid w:val="00F72732"/>
    <w:rsid w:val="00F8273D"/>
    <w:rsid w:val="00F90695"/>
    <w:rsid w:val="00FA5E95"/>
    <w:rsid w:val="00FB307C"/>
    <w:rsid w:val="00FC2C33"/>
    <w:rsid w:val="00FC331D"/>
    <w:rsid w:val="00FC56D5"/>
    <w:rsid w:val="00FD5EBF"/>
    <w:rsid w:val="00FF3A8B"/>
    <w:rsid w:val="00FF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13</Pages>
  <Words>20588</Words>
  <Characters>117353</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35</cp:revision>
  <dcterms:created xsi:type="dcterms:W3CDTF">2024-10-07T16:43:00Z</dcterms:created>
  <dcterms:modified xsi:type="dcterms:W3CDTF">2024-10-08T20:44:00Z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id="NQwZKGEg"/&gt;&lt;style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
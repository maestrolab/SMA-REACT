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E9EF75" w14:textId="77777777" w:rsidR="00FD5EBF" w:rsidRDefault="00C1205E" w:rsidP="00C1205E">
      <w:pPr>
        <w:pStyle w:val="Title"/>
      </w:pPr>
      <w:r>
        <w:t>SMA-REACT: An open-source toolkit for shape memory alloy data visualization and constitutive model calibration</w:t>
      </w:r>
    </w:p>
    <w:p w14:paraId="55942502" w14:textId="77777777" w:rsidR="00C1205E" w:rsidRDefault="00C1205E" w:rsidP="00C1205E">
      <w:pPr>
        <w:pStyle w:val="Subtitle"/>
      </w:pPr>
      <w:r>
        <w:t>Patrick Walgren and Jacob Mingear</w:t>
      </w:r>
    </w:p>
    <w:p w14:paraId="2F5C9ED6" w14:textId="77777777" w:rsidR="00C1205E" w:rsidRDefault="00C1205E" w:rsidP="00C1205E"/>
    <w:p w14:paraId="0F463ACE" w14:textId="77777777" w:rsidR="00C1205E" w:rsidRDefault="009D635D" w:rsidP="009D635D">
      <w:pPr>
        <w:pStyle w:val="Heading1"/>
      </w:pPr>
      <w:r>
        <w:t>Abstract</w:t>
      </w:r>
    </w:p>
    <w:p w14:paraId="162EB44B" w14:textId="7CBB80E7" w:rsidR="006A0D5A" w:rsidRDefault="006A0D5A" w:rsidP="006A0D5A">
      <w:r>
        <w:t xml:space="preserve">Post-processing shape memory alloy </w:t>
      </w:r>
      <w:ins w:id="0" w:author="Mingear, Jacob Lee" w:date="2025-04-25T12:41:00Z" w16du:dateUtc="2025-04-25T18:41:00Z">
        <w:r w:rsidR="002A4FC3">
          <w:t xml:space="preserve">(SMA) </w:t>
        </w:r>
      </w:ins>
      <w:r>
        <w:t xml:space="preserve">characterization data and calibrating an appropriate constitutive model are vital but time-consuming tasks in the development process of a new SMA technology. </w:t>
      </w:r>
      <w:ins w:id="1" w:author="Mingear, Jacob Lee" w:date="2025-04-25T12:36:00Z" w16du:dateUtc="2025-04-25T18:36:00Z">
        <w:r w:rsidR="003E24ED">
          <w:t xml:space="preserve">Such tasks can be a daunting endeavor for </w:t>
        </w:r>
      </w:ins>
      <w:ins w:id="2" w:author="Mingear, Jacob Lee" w:date="2025-04-25T12:38:00Z" w16du:dateUtc="2025-04-25T18:38:00Z">
        <w:r w:rsidR="003E24ED">
          <w:t>prospective SMA users</w:t>
        </w:r>
      </w:ins>
      <w:ins w:id="3" w:author="Mingear, Jacob Lee" w:date="2025-04-25T12:36:00Z" w16du:dateUtc="2025-04-25T18:36:00Z">
        <w:r w:rsidR="003E24ED">
          <w:t xml:space="preserve"> as </w:t>
        </w:r>
      </w:ins>
      <w:del w:id="4" w:author="Mingear, Jacob Lee" w:date="2025-04-25T12:36:00Z" w16du:dateUtc="2025-04-25T18:36:00Z">
        <w:r w:rsidDel="003E24ED">
          <w:delText>An</w:delText>
        </w:r>
      </w:del>
      <w:ins w:id="5" w:author="Mingear, Jacob Lee" w:date="2025-04-25T12:36:00Z" w16du:dateUtc="2025-04-25T18:36:00Z">
        <w:r w:rsidR="003E24ED">
          <w:t>the</w:t>
        </w:r>
      </w:ins>
      <w:del w:id="6" w:author="Mingear, Jacob Lee" w:date="2025-04-25T12:36:00Z" w16du:dateUtc="2025-04-25T18:36:00Z">
        <w:r w:rsidDel="003E24ED">
          <w:delText xml:space="preserve"> engineer must</w:delText>
        </w:r>
      </w:del>
      <w:ins w:id="7" w:author="Mingear, Jacob Lee" w:date="2025-04-25T12:36:00Z" w16du:dateUtc="2025-04-25T18:36:00Z">
        <w:r w:rsidR="003E24ED">
          <w:t xml:space="preserve"> </w:t>
        </w:r>
      </w:ins>
      <w:del w:id="8" w:author="Mingear, Jacob Lee" w:date="2025-04-25T12:37:00Z" w16du:dateUtc="2025-04-25T18:37:00Z">
        <w:r w:rsidDel="003E24ED">
          <w:delText xml:space="preserve"> </w:delText>
        </w:r>
      </w:del>
      <w:ins w:id="9" w:author="Mingear, Jacob Lee" w:date="2025-04-25T12:37:00Z" w16du:dateUtc="2025-04-25T18:37:00Z">
        <w:r w:rsidR="003E24ED">
          <w:t xml:space="preserve">multiple data streams, </w:t>
        </w:r>
      </w:ins>
      <w:del w:id="10" w:author="Mingear, Jacob Lee" w:date="2025-04-25T12:37:00Z" w16du:dateUtc="2025-04-25T18:37:00Z">
        <w:r w:rsidDel="003E24ED">
          <w:delText xml:space="preserve">understand </w:delText>
        </w:r>
      </w:del>
      <w:del w:id="11" w:author="Mingear, Jacob Lee" w:date="2025-04-25T12:38:00Z" w16du:dateUtc="2025-04-25T18:38:00Z">
        <w:r w:rsidDel="003E24ED">
          <w:delText>time series synchronization</w:delText>
        </w:r>
      </w:del>
      <w:r>
        <w:t xml:space="preserve">, filtering techniques, and </w:t>
      </w:r>
      <w:del w:id="12" w:author="Mingear, Jacob Lee" w:date="2025-04-25T12:38:00Z" w16du:dateUtc="2025-04-25T18:38:00Z">
        <w:r w:rsidDel="003E24ED">
          <w:delText xml:space="preserve">the </w:delText>
        </w:r>
      </w:del>
      <w:r>
        <w:t>constitutive model formulation</w:t>
      </w:r>
      <w:ins w:id="13" w:author="Mingear, Jacob Lee" w:date="2025-04-25T12:38:00Z" w16du:dateUtc="2025-04-25T18:38:00Z">
        <w:r w:rsidR="003E24ED">
          <w:t xml:space="preserve"> should be understood</w:t>
        </w:r>
      </w:ins>
      <w:r>
        <w:t xml:space="preserve">. This prerequisite knowledge creates a barrier to </w:t>
      </w:r>
      <w:proofErr w:type="gramStart"/>
      <w:r>
        <w:t>entry, and</w:t>
      </w:r>
      <w:proofErr w:type="gramEnd"/>
      <w:r>
        <w:t xml:space="preserve"> potentially restricts the adoption of SMAs into new fields. We present a tool to post-process experimental SMA data, generate publication-quality images, and calibrate the Lagoudas constitutive model in an automated fashion. The Shape Memory Alloy Rendering of Experimental Analysis and Calibration Tool (SMA-REACT) is GUI-based and open-source, allowing for widespread adoption and modification. In this work, we describe SMA-REACT and calibrate a sample dataset to the Lagoudas one-dimensional constitutive model, providing an example workflow that can be easily replicated with</w:t>
      </w:r>
      <w:del w:id="14" w:author="Mingear, Jacob Lee" w:date="2025-04-25T12:40:00Z" w16du:dateUtc="2025-04-25T18:40:00Z">
        <w:r w:rsidDel="00E14680">
          <w:delText xml:space="preserve"> one’s</w:delText>
        </w:r>
      </w:del>
      <w:ins w:id="15" w:author="Mingear, Jacob Lee" w:date="2025-04-25T12:40:00Z" w16du:dateUtc="2025-04-25T18:40:00Z">
        <w:r w:rsidR="00E14680">
          <w:t xml:space="preserve"> user</w:t>
        </w:r>
      </w:ins>
      <w:r>
        <w:t xml:space="preserve"> </w:t>
      </w:r>
      <w:del w:id="16" w:author="Mingear, Jacob Lee" w:date="2025-04-25T12:40:00Z" w16du:dateUtc="2025-04-25T18:40:00Z">
        <w:r w:rsidDel="00E14680">
          <w:delText xml:space="preserve">own </w:delText>
        </w:r>
      </w:del>
      <w:r>
        <w:t>data. Our tool offers experimentalists, mechanicians, and designers a low-barrier-to-entry solution for post-processing and model calibration and helps speed the process between characterization and system integration.</w:t>
      </w:r>
    </w:p>
    <w:p w14:paraId="11D2DD1B" w14:textId="77777777" w:rsidR="009D635D" w:rsidRDefault="009D635D" w:rsidP="009D635D">
      <w:pPr>
        <w:pStyle w:val="Heading1"/>
      </w:pPr>
      <w:r>
        <w:t>Introduction</w:t>
      </w:r>
    </w:p>
    <w:p w14:paraId="6E0C8A67" w14:textId="70D16B89" w:rsidR="006065A5" w:rsidRDefault="006065A5" w:rsidP="009D635D">
      <w:bookmarkStart w:id="17" w:name="_Hlk164061221"/>
      <w:r>
        <w:t xml:space="preserve">Shape memory alloys (SMAs) </w:t>
      </w:r>
      <w:ins w:id="18" w:author="Mingear, Jacob Lee" w:date="2025-04-25T12:44:00Z" w16du:dateUtc="2025-04-25T18:44:00Z">
        <w:r w:rsidR="002A4FC3">
          <w:t xml:space="preserve">continue to be sought as </w:t>
        </w:r>
        <w:proofErr w:type="spellStart"/>
        <w:r w:rsidR="002A4FC3">
          <w:t>a</w:t>
        </w:r>
        <w:proofErr w:type="spellEnd"/>
        <w:r w:rsidR="002A4FC3">
          <w:t xml:space="preserve"> </w:t>
        </w:r>
      </w:ins>
      <w:del w:id="19" w:author="Mingear, Jacob Lee" w:date="2025-04-25T12:44:00Z" w16du:dateUtc="2025-04-25T18:44:00Z">
        <w:r w:rsidDel="002A4FC3">
          <w:delText>are a unique material for applications</w:delText>
        </w:r>
      </w:del>
      <w:ins w:id="20" w:author="Mingear, Jacob Lee" w:date="2025-04-25T12:44:00Z" w16du:dateUtc="2025-04-25T18:44:00Z">
        <w:r w:rsidR="002A4FC3">
          <w:t xml:space="preserve"> engineering solution for applications requiring</w:t>
        </w:r>
      </w:ins>
      <w:del w:id="21" w:author="Mingear, Jacob Lee" w:date="2025-04-25T12:44:00Z" w16du:dateUtc="2025-04-25T18:44:00Z">
        <w:r w:rsidDel="002A4FC3">
          <w:delText xml:space="preserve"> that require</w:delText>
        </w:r>
      </w:del>
      <w:r>
        <w:t xml:space="preserve"> </w:t>
      </w:r>
      <w:ins w:id="22" w:author="Mingear, Jacob Lee" w:date="2025-04-25T12:41:00Z" w16du:dateUtc="2025-04-25T18:41:00Z">
        <w:r w:rsidR="002A4FC3">
          <w:t>high</w:t>
        </w:r>
      </w:ins>
      <w:ins w:id="23" w:author="Mingear, Jacob Lee" w:date="2025-04-25T12:45:00Z" w16du:dateUtc="2025-04-25T18:45:00Z">
        <w:r w:rsidR="002A4FC3">
          <w:t>ly</w:t>
        </w:r>
      </w:ins>
      <w:ins w:id="24" w:author="Mingear, Jacob Lee" w:date="2025-04-25T12:44:00Z" w16du:dateUtc="2025-04-25T18:44:00Z">
        <w:r w:rsidR="002A4FC3">
          <w:t xml:space="preserve"> </w:t>
        </w:r>
      </w:ins>
      <w:proofErr w:type="spellStart"/>
      <w:ins w:id="25" w:author="Mingear, Jacob Lee" w:date="2025-04-25T12:45:00Z" w16du:dateUtc="2025-04-25T18:45:00Z">
        <w:r w:rsidR="002A4FC3">
          <w:t>strainable</w:t>
        </w:r>
        <w:proofErr w:type="spellEnd"/>
        <w:r w:rsidR="002A4FC3">
          <w:t xml:space="preserve"> elasticity </w:t>
        </w:r>
      </w:ins>
      <w:del w:id="26" w:author="Mingear, Jacob Lee" w:date="2025-04-25T12:42:00Z" w16du:dateUtc="2025-04-25T18:42:00Z">
        <w:r w:rsidDel="002A4FC3">
          <w:delText xml:space="preserve">energy-dense </w:delText>
        </w:r>
      </w:del>
      <w:r>
        <w:t xml:space="preserve">and solid-state actuators </w:t>
      </w:r>
      <w:r>
        <w:fldChar w:fldCharType="begin"/>
      </w:r>
      <w:r>
        <w:instrText xml:space="preserve"> ADDIN ZOTERO_ITEM CSL_CITATION {"citationID":"SdoSw2ws","properties":{"formattedCitation":"[1]","plainCitation":"[1]","noteIndex":0},"citationItems":[{"id":24,"uris":["http://zotero.org/users/4607708/items/HUMP27WB"],"itemData":{"id":24,"type":"book","ISBN":"978-0-387-47685-8","language":"en","note":"Google-Books-ID: NgHpMRUW_sIC","number-of-pages":"446","publisher":"Springer","source":"Google Books","title":"Shape Memory Alloys: Modeling and Engineering Applications","title-short":"Shape Memory Alloys","author":[{"family":"Lagoudas","given":"Dimitris C."}],"issued":{"date-parts":[["2008",6,5]]}}}],"schema":"https://github.com/citation-style-language/schema/raw/master/csl-citation.json"} </w:instrText>
      </w:r>
      <w:r>
        <w:fldChar w:fldCharType="separate"/>
      </w:r>
      <w:r w:rsidRPr="006065A5">
        <w:rPr>
          <w:rFonts w:ascii="Calibri" w:hAnsi="Calibri" w:cs="Calibri"/>
        </w:rPr>
        <w:t>[1]</w:t>
      </w:r>
      <w:r>
        <w:fldChar w:fldCharType="end"/>
      </w:r>
      <w:r>
        <w:t>. While SMAs are</w:t>
      </w:r>
      <w:ins w:id="27" w:author="Mingear, Jacob Lee" w:date="2025-04-25T12:45:00Z" w16du:dateUtc="2025-04-25T18:45:00Z">
        <w:r w:rsidR="002A4FC3">
          <w:t xml:space="preserve"> critical to the modern biomedical a</w:t>
        </w:r>
      </w:ins>
      <w:ins w:id="28" w:author="Mingear, Jacob Lee" w:date="2025-04-25T12:46:00Z" w16du:dateUtc="2025-04-25T18:46:00Z">
        <w:r w:rsidR="002A4FC3">
          <w:t>nd aerospace industries</w:t>
        </w:r>
      </w:ins>
      <w:del w:id="29" w:author="Mingear, Jacob Lee" w:date="2025-04-25T12:45:00Z" w16du:dateUtc="2025-04-25T18:45:00Z">
        <w:r w:rsidDel="002A4FC3">
          <w:delText xml:space="preserve"> used as actuators </w:delText>
        </w:r>
      </w:del>
      <w:del w:id="30" w:author="Mingear, Jacob Lee" w:date="2025-04-25T12:46:00Z" w16du:dateUtc="2025-04-25T18:46:00Z">
        <w:r w:rsidDel="002A4FC3">
          <w:delText xml:space="preserve">in aerospace, robotics, and consumer product applications, </w:delText>
        </w:r>
      </w:del>
      <w:ins w:id="31" w:author="Mingear, Jacob Lee" w:date="2025-04-25T12:46:00Z" w16du:dateUtc="2025-04-25T18:46:00Z">
        <w:r w:rsidR="002A4FC3">
          <w:t xml:space="preserve"> </w:t>
        </w:r>
      </w:ins>
      <w:r>
        <w:t>their complex</w:t>
      </w:r>
      <w:ins w:id="32" w:author="Mingear, Jacob Lee" w:date="2025-04-25T12:43:00Z" w16du:dateUtc="2025-04-25T18:43:00Z">
        <w:r w:rsidR="002A4FC3">
          <w:t xml:space="preserve"> </w:t>
        </w:r>
      </w:ins>
      <w:ins w:id="33" w:author="Mingear, Jacob Lee" w:date="2025-04-25T12:46:00Z" w16du:dateUtc="2025-04-25T18:46:00Z">
        <w:r w:rsidR="002A4FC3">
          <w:t xml:space="preserve">material behavior and </w:t>
        </w:r>
      </w:ins>
      <w:del w:id="34" w:author="Mingear, Jacob Lee" w:date="2025-04-25T12:43:00Z" w16du:dateUtc="2025-04-25T18:43:00Z">
        <w:r w:rsidDel="002A4FC3">
          <w:delText>ity (i.e., the</w:delText>
        </w:r>
      </w:del>
      <w:r>
        <w:t xml:space="preserve"> inherent thermomechanical coupling</w:t>
      </w:r>
      <w:del w:id="35" w:author="Mingear, Jacob Lee" w:date="2025-04-25T12:43:00Z" w16du:dateUtc="2025-04-25T18:43:00Z">
        <w:r w:rsidDel="002A4FC3">
          <w:delText>)</w:delText>
        </w:r>
      </w:del>
      <w:r>
        <w:t xml:space="preserve"> limits more widespread use </w:t>
      </w:r>
      <w:r>
        <w:fldChar w:fldCharType="begin"/>
      </w:r>
      <w:r>
        <w:instrText xml:space="preserve"> ADDIN ZOTERO_ITEM CSL_CITATION {"citationID":"XH4udhiV","properties":{"formattedCitation":"[2], [3]","plainCitation":"[2], [3]","noteIndex":0},"citationItems":[{"id":1138,"uris":["http://zotero.org/users/4607708/items/H4LSYN8N"],"itemData":{"id":1138,"type":"article-journal","container-title":"Materials &amp; Design","DOI":"10.1016/j.matdes.2013.11.084","ISSN":"02613069","page":"1078–1113","source":"CrossRef","title":"A review of shape memory alloy research, applications and opportunities","volume":"56","author":[{"family":"Jani","given":"Jaronie Mohd"},{"family":"Leary","given":"Martin"},{"family":"Subic","given":"Aleksandar"},{"family":"Gibson","given":"Mark A"}],"issued":{"date-parts":[["2014"]]}}},{"id":1714,"uris":["http://zotero.org/users/4607708/items/V6J4CLB7"],"itemData":{"id":1714,"type":"article-journal","abstract":"Following their discovery in the early 1960s, there has been a continuous quest for ways to take advantage of the extraordinary properties of shape memory alloys (SMAs). These intermetallic alloys can be extremely compliant while retaining the strength of metals and can convert thermal energy to mechanical work. The unique properties of SMAs result from a reversible diffussionless solid-to-solid phase transformation from austenite to martensite. The integration of SMAs into composite structures has resulted in many benefits, which include actuation, vibration control, damping, sensing, and self-healing. However, despite substantial research in this area, a comparable adoption of SMA composites by industry has not yet been realized. This discrepancy between academic research and commercial interest is largely associated with the material complexity that includes strong thermomechanical coupling, large inelastic deformations, and variable thermoelastic properties. Nonetheless, as SMAs are becoming increasingly accepted in engineering applications, a similar trend for SMA composites is expected in aerospace, automotive, and energy conversion and storage-related applications. In an effort to aid in this endeavor, a comprehensive overview of advances with regard to SMA composites and devices utilizing them is pursued in this paper. Emphasis is placed on identifying the characteristic responses and properties of these material systems as well as on comparing the various modeling methodologies for describing their response. Furthermore, the paper concludes with a discussion of future research efforts that may have the greatest impact on promoting the development of SMA composites and their implementation in multifunctional structures.","container-title":"Acta Mechanica","DOI":"10.1007/s00707-015-1433-0","ISSN":"1619-6937","issue":"12","journalAbbreviation":"Acta Mech","language":"en","page":"3907-3960","source":"Springer Link","title":"Review and perspectives: shape memory alloy composite systems","title-short":"Review and perspectives","volume":"226","author":[{"family":"Lester","given":"Brian T."},{"family":"Baxevanis","given":"Theocharis"},{"family":"Chemisky","given":"Yves"},{"family":"Lagoudas","given":"Dimitris C."}],"issued":{"date-parts":[["2015",12,1]]}}}],"schema":"https://github.com/citation-style-language/schema/raw/master/csl-citation.json"} </w:instrText>
      </w:r>
      <w:r>
        <w:fldChar w:fldCharType="separate"/>
      </w:r>
      <w:r w:rsidRPr="006065A5">
        <w:rPr>
          <w:rFonts w:ascii="Calibri" w:hAnsi="Calibri" w:cs="Calibri"/>
        </w:rPr>
        <w:t>[2], [3]</w:t>
      </w:r>
      <w:r>
        <w:fldChar w:fldCharType="end"/>
      </w:r>
      <w:r>
        <w:t xml:space="preserve">. </w:t>
      </w:r>
    </w:p>
    <w:p w14:paraId="0DDD9D07" w14:textId="77777777" w:rsidR="00886339" w:rsidRDefault="00886339" w:rsidP="009D635D"/>
    <w:p w14:paraId="6BF69EDB" w14:textId="11807F4F" w:rsidR="006065A5" w:rsidRPr="00A861A8" w:rsidRDefault="009D635D" w:rsidP="006065A5">
      <w:r w:rsidRPr="00A861A8">
        <w:t xml:space="preserve">A notional process for developing a shape memory alloy engineering </w:t>
      </w:r>
      <w:del w:id="36" w:author="Mingear, Jacob Lee" w:date="2025-04-25T12:47:00Z" w16du:dateUtc="2025-04-25T18:47:00Z">
        <w:r w:rsidRPr="00A861A8" w:rsidDel="002A4FC3">
          <w:delText xml:space="preserve">system </w:delText>
        </w:r>
      </w:del>
      <w:ins w:id="37" w:author="Mingear, Jacob Lee" w:date="2025-04-25T12:47:00Z" w16du:dateUtc="2025-04-25T18:47:00Z">
        <w:r w:rsidR="002A4FC3">
          <w:t>solution</w:t>
        </w:r>
        <w:r w:rsidR="002A4FC3" w:rsidRPr="00A861A8">
          <w:t xml:space="preserve"> </w:t>
        </w:r>
      </w:ins>
      <w:r w:rsidRPr="00A861A8">
        <w:t xml:space="preserve">could </w:t>
      </w:r>
      <w:r>
        <w:t xml:space="preserve">be described with six </w:t>
      </w:r>
      <w:del w:id="38" w:author="Mingear, Jacob Lee" w:date="2025-04-25T12:47:00Z" w16du:dateUtc="2025-04-25T18:47:00Z">
        <w:r w:rsidDel="002A4FC3">
          <w:delText xml:space="preserve">discrete </w:delText>
        </w:r>
      </w:del>
      <w:r>
        <w:t>stages</w:t>
      </w:r>
      <w:ins w:id="39" w:author="Mingear, Jacob Lee" w:date="2025-04-25T12:47:00Z" w16du:dateUtc="2025-04-25T18:47:00Z">
        <w:r w:rsidR="002A4FC3">
          <w:t>,</w:t>
        </w:r>
      </w:ins>
      <w:del w:id="40" w:author="Mingear, Jacob Lee" w:date="2025-04-25T12:47:00Z" w16du:dateUtc="2025-04-25T18:47:00Z">
        <w:r w:rsidDel="002A4FC3">
          <w:delText xml:space="preserve"> </w:delText>
        </w:r>
        <w:r w:rsidRPr="00A861A8" w:rsidDel="002A4FC3">
          <w:delText>(</w:delText>
        </w:r>
      </w:del>
      <w:ins w:id="41" w:author="Mingear, Jacob Lee" w:date="2025-04-25T12:47:00Z" w16du:dateUtc="2025-04-25T18:47:00Z">
        <w:r w:rsidR="002A4FC3">
          <w:t xml:space="preserve"> </w:t>
        </w:r>
      </w:ins>
      <w:r>
        <w:t>depicted</w:t>
      </w:r>
      <w:r w:rsidRPr="00A861A8">
        <w:t xml:space="preserve"> in Fig</w:t>
      </w:r>
      <w:r>
        <w:t>ure</w:t>
      </w:r>
      <w:r w:rsidRPr="00A861A8">
        <w:t xml:space="preserve"> 1</w:t>
      </w:r>
      <w:del w:id="42" w:author="Mingear, Jacob Lee" w:date="2025-04-25T12:47:00Z" w16du:dateUtc="2025-04-25T18:47:00Z">
        <w:r w:rsidRPr="00A861A8" w:rsidDel="002A4FC3">
          <w:delText>)</w:delText>
        </w:r>
      </w:del>
      <w:r w:rsidRPr="00A861A8">
        <w:t xml:space="preserve">. </w:t>
      </w:r>
      <w:bookmarkEnd w:id="17"/>
      <w:r w:rsidRPr="00A861A8">
        <w:t xml:space="preserve">Step 1 requires identifying </w:t>
      </w:r>
      <w:del w:id="43" w:author="Mingear, Jacob Lee" w:date="2025-04-25T12:47:00Z" w16du:dateUtc="2025-04-25T18:47:00Z">
        <w:r w:rsidRPr="00A861A8" w:rsidDel="002A4FC3">
          <w:delText xml:space="preserve">one’s </w:delText>
        </w:r>
      </w:del>
      <w:ins w:id="44" w:author="Mingear, Jacob Lee" w:date="2025-04-25T12:47:00Z" w16du:dateUtc="2025-04-25T18:47:00Z">
        <w:r w:rsidR="002A4FC3">
          <w:t xml:space="preserve">the </w:t>
        </w:r>
      </w:ins>
      <w:r w:rsidRPr="00A861A8">
        <w:t>system requirements which entails discerning a suitable range of material requirements (i.e., stiffness, actuation strain, transformation temperatures). These material requirements directly drive step 2</w:t>
      </w:r>
      <w:r>
        <w:t xml:space="preserve">: </w:t>
      </w:r>
      <w:r w:rsidRPr="00A861A8">
        <w:t>choosing the precise SMA composition.</w:t>
      </w:r>
      <w:r w:rsidR="006065A5">
        <w:t xml:space="preserve"> </w:t>
      </w:r>
      <w:r w:rsidRPr="00A861A8">
        <w:t>The arduous journey of turning a concept into a</w:t>
      </w:r>
      <w:r>
        <w:t>n engineering</w:t>
      </w:r>
      <w:r w:rsidRPr="00A861A8">
        <w:t xml:space="preserve"> </w:t>
      </w:r>
      <w:r>
        <w:t>component</w:t>
      </w:r>
      <w:r w:rsidRPr="00A861A8">
        <w:t xml:space="preserve"> involves many iterations between </w:t>
      </w:r>
      <w:r>
        <w:t>s</w:t>
      </w:r>
      <w:r w:rsidRPr="00A861A8">
        <w:t xml:space="preserve">teps 3-5, i.e., processing, characterization, and </w:t>
      </w:r>
      <w:r>
        <w:t>constitutive model calibration</w:t>
      </w:r>
      <w:r w:rsidRPr="00A861A8">
        <w:t xml:space="preserve">. </w:t>
      </w:r>
      <w:r w:rsidRPr="006065A5">
        <w:t>Processing</w:t>
      </w:r>
      <w:r w:rsidR="006065A5" w:rsidRPr="006065A5">
        <w:t>, such as rolling temperatures or additive manufacturing print parameters,</w:t>
      </w:r>
      <w:r w:rsidRPr="006065A5">
        <w:t xml:space="preserve"> </w:t>
      </w:r>
      <w:r w:rsidR="006065A5" w:rsidRPr="006065A5">
        <w:t>influences</w:t>
      </w:r>
      <w:r w:rsidRPr="006065A5">
        <w:t xml:space="preserve"> material propertie</w:t>
      </w:r>
      <w:r w:rsidR="006065A5" w:rsidRPr="006065A5">
        <w:t>s</w:t>
      </w:r>
      <w:r w:rsidR="006065A5">
        <w:t xml:space="preserve"> </w:t>
      </w:r>
      <w:r w:rsidR="006065A5">
        <w:fldChar w:fldCharType="begin"/>
      </w:r>
      <w:r w:rsidR="006065A5">
        <w:instrText xml:space="preserve"> ADDIN ZOTERO_ITEM CSL_CITATION {"citationID":"y7mHYiKu","properties":{"formattedCitation":"[4]","plainCitation":"[4]","noteIndex":0},"citationItems":[{"id":3614,"uris":["http://zotero.org/users/4607708/items/23P8HIYZ"],"itemData":{"id":3614,"type":"chapter","abstract":"The production of shape memory alloys includes many different manufacturing processes. Each phase is crucial for the final functional properties of the device. They are based on the latest techniques and use innovative processes that have opened up interesting perspectives in the creation of new solutions and devices applied in many industrial sectors. Specific attention is given to additive manufacturing (AM) processes.","container-title":"Shape Memory Alloy Engineering (Second Edition)","event-place":"Boston","ISBN":"978-0-12-819264-1","note":"DOI: 10.1016/B978-0-12-819264-1.00006-6","page":"165-193","publisher":"Butterworth-Heinemann","publisher-place":"Boston","source":"ScienceDirect","title":"Chapter 6 - Manufacturing of shape memory alloys","URL":"https://www.sciencedirect.com/science/article/pii/B9780128192641000066","author":[{"family":"Elahinia","given":"Mohammad"},{"family":"Nematollahi","given":"Mohammadreza"},{"family":"Baghbaderani","given":"Keyvan Safaei"},{"family":"Nespoli","given":"Adelaide"},{"family":"Stortiero","given":"Francesco"}],"editor":[{"family":"Concilio","given":"Antonio"},{"family":"Antonucci","given":"Vincenza"},{"family":"Auricchio","given":"Ferdinando"},{"family":"Lecce","given":"Leonardo"},{"family":"Sacco","given":"Elio"}],"accessed":{"date-parts":[["2024",8,15]]},"issued":{"date-parts":[["2021",1,1]]}}}],"schema":"https://github.com/citation-style-language/schema/raw/master/csl-citation.json"} </w:instrText>
      </w:r>
      <w:r w:rsidR="006065A5">
        <w:fldChar w:fldCharType="separate"/>
      </w:r>
      <w:r w:rsidR="006065A5" w:rsidRPr="006065A5">
        <w:rPr>
          <w:rFonts w:ascii="Calibri" w:hAnsi="Calibri" w:cs="Calibri"/>
        </w:rPr>
        <w:t>[4]</w:t>
      </w:r>
      <w:r w:rsidR="006065A5">
        <w:fldChar w:fldCharType="end"/>
      </w:r>
      <w:r w:rsidRPr="00A861A8">
        <w:t>. Characterization enables the simultaneous assessment of the new processing techniques and responses to loading conditions (</w:t>
      </w:r>
      <w:r>
        <w:t>e.g.,</w:t>
      </w:r>
      <w:r w:rsidRPr="00A861A8">
        <w:t xml:space="preserve"> tension, compression, or torsion). R</w:t>
      </w:r>
      <w:r w:rsidRPr="00135AC7">
        <w:t xml:space="preserve">igorous engineers may seek to validate the behavior of a new material within the original system requirements. </w:t>
      </w:r>
      <w:r w:rsidR="006065A5">
        <w:t xml:space="preserve">This validation </w:t>
      </w:r>
      <w:r w:rsidR="006065A5">
        <w:lastRenderedPageBreak/>
        <w:t xml:space="preserve">requires an appropriate constitutive model calibration (i.e., a material model that accurately predicts the thermomechanical characterization data). With a calibrated constitutive model (such as the Lagoudas </w:t>
      </w:r>
      <w:r w:rsidR="006065A5">
        <w:fldChar w:fldCharType="begin"/>
      </w:r>
      <w:r w:rsidR="006065A5">
        <w:instrText xml:space="preserve"> ADDIN ZOTERO_ITEM CSL_CITATION {"citationID":"XCOQABB5","properties":{"formattedCitation":"[5]","plainCitation":"[5]","noteIndex":0},"citationItems":[{"id":1124,"uris":["http://zotero.org/users/4607708/items/76LE7B32"],"itemData":{"id":1124,"type":"article-journal","container-title":"International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6065A5">
        <w:fldChar w:fldCharType="separate"/>
      </w:r>
      <w:r w:rsidR="006065A5" w:rsidRPr="006065A5">
        <w:rPr>
          <w:rFonts w:ascii="Calibri" w:hAnsi="Calibri" w:cs="Calibri"/>
        </w:rPr>
        <w:t>[5]</w:t>
      </w:r>
      <w:r w:rsidR="006065A5">
        <w:fldChar w:fldCharType="end"/>
      </w:r>
      <w:r w:rsidR="006065A5">
        <w:t xml:space="preserve"> or Brinson </w:t>
      </w:r>
      <w:r w:rsidR="006065A5">
        <w:fldChar w:fldCharType="begin"/>
      </w:r>
      <w:r w:rsidR="006065A5">
        <w:instrText xml:space="preserve"> ADDIN ZOTERO_ITEM CSL_CITATION {"citationID":"S70pv1el","properties":{"formattedCitation":"[6]","plainCitation":"[6]","noteIndex":0},"citationItems":[{"id":221,"uris":["http://zotero.org/users/4607708/items/5PZ33S2Y"],"itemData":{"id":221,"type":"article-journal","container-title":"Journal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C."}],"issued":{"date-parts":[["1993"]]}}}],"schema":"https://github.com/citation-style-language/schema/raw/master/csl-citation.json"} </w:instrText>
      </w:r>
      <w:r w:rsidR="006065A5">
        <w:fldChar w:fldCharType="separate"/>
      </w:r>
      <w:r w:rsidR="006065A5" w:rsidRPr="006065A5">
        <w:rPr>
          <w:rFonts w:ascii="Calibri" w:hAnsi="Calibri" w:cs="Calibri"/>
        </w:rPr>
        <w:t>[6]</w:t>
      </w:r>
      <w:r w:rsidR="006065A5">
        <w:fldChar w:fldCharType="end"/>
      </w:r>
      <w:r w:rsidR="006065A5">
        <w:t xml:space="preserve"> models), engineers can design the system to exploit the unique nonlinearities of SMAs. Once the chosen material satisfies the original requirements, the SMA</w:t>
      </w:r>
      <w:ins w:id="45" w:author="Mingear, Jacob Lee" w:date="2025-04-25T12:54:00Z" w16du:dateUtc="2025-04-25T18:54:00Z">
        <w:r w:rsidR="00890AC6">
          <w:t xml:space="preserve"> device</w:t>
        </w:r>
      </w:ins>
      <w:r w:rsidR="006065A5">
        <w:t xml:space="preserve"> can then be integrated into the system. </w:t>
      </w:r>
    </w:p>
    <w:p w14:paraId="79B01C2A" w14:textId="6F39374F" w:rsidR="009D635D" w:rsidRPr="00A861A8" w:rsidRDefault="009D635D" w:rsidP="009D635D"/>
    <w:p w14:paraId="74357463" w14:textId="38D260FE" w:rsidR="009D635D" w:rsidRPr="00A861A8" w:rsidRDefault="00DF6881" w:rsidP="009D635D">
      <w:pPr>
        <w:keepNext/>
        <w:jc w:val="center"/>
      </w:pPr>
      <w:r>
        <w:rPr>
          <w:noProof/>
        </w:rPr>
        <w:drawing>
          <wp:inline distT="0" distB="0" distL="0" distR="0" wp14:anchorId="79DFB9DA" wp14:editId="318DF973">
            <wp:extent cx="5217945" cy="3213177"/>
            <wp:effectExtent l="0" t="0" r="1905" b="6350"/>
            <wp:docPr id="6303234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23459"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17945" cy="3213177"/>
                    </a:xfrm>
                    <a:prstGeom prst="rect">
                      <a:avLst/>
                    </a:prstGeom>
                  </pic:spPr>
                </pic:pic>
              </a:graphicData>
            </a:graphic>
          </wp:inline>
        </w:drawing>
      </w:r>
    </w:p>
    <w:p w14:paraId="41BEE0FE" w14:textId="49623696" w:rsidR="009D635D" w:rsidRPr="00A861A8" w:rsidRDefault="009D635D" w:rsidP="009D635D">
      <w:pPr>
        <w:pStyle w:val="Caption"/>
        <w:jc w:val="center"/>
      </w:pPr>
      <w:r w:rsidRPr="00A861A8">
        <w:t xml:space="preserve">Figure </w:t>
      </w:r>
      <w:r>
        <w:fldChar w:fldCharType="begin"/>
      </w:r>
      <w:r>
        <w:instrText xml:space="preserve"> SEQ Figure \* ARABIC </w:instrText>
      </w:r>
      <w:r>
        <w:fldChar w:fldCharType="separate"/>
      </w:r>
      <w:r w:rsidRPr="00A861A8">
        <w:rPr>
          <w:noProof/>
        </w:rPr>
        <w:t>1</w:t>
      </w:r>
      <w:r>
        <w:rPr>
          <w:noProof/>
        </w:rPr>
        <w:fldChar w:fldCharType="end"/>
      </w:r>
      <w:r w:rsidRPr="00A861A8">
        <w:t xml:space="preserve">: </w:t>
      </w:r>
      <w:del w:id="46" w:author="Mingear, Jacob Lee" w:date="2025-04-25T12:54:00Z" w16du:dateUtc="2025-04-25T18:54:00Z">
        <w:r w:rsidRPr="00A861A8" w:rsidDel="00890AC6">
          <w:delText xml:space="preserve">The typical </w:delText>
        </w:r>
      </w:del>
      <w:r w:rsidRPr="00A861A8">
        <w:t xml:space="preserve">SMA </w:t>
      </w:r>
      <w:ins w:id="47" w:author="Mingear, Jacob Lee" w:date="2025-04-25T12:54:00Z" w16du:dateUtc="2025-04-25T18:54:00Z">
        <w:r w:rsidR="00890AC6">
          <w:t xml:space="preserve">device </w:t>
        </w:r>
      </w:ins>
      <w:r w:rsidRPr="00A861A8">
        <w:t xml:space="preserve">development </w:t>
      </w:r>
      <w:del w:id="48" w:author="Mingear, Jacob Lee" w:date="2025-04-25T12:54:00Z" w16du:dateUtc="2025-04-25T18:54:00Z">
        <w:r w:rsidRPr="00A861A8" w:rsidDel="00890AC6">
          <w:delText xml:space="preserve">process </w:delText>
        </w:r>
      </w:del>
      <w:ins w:id="49" w:author="Mingear, Jacob Lee" w:date="2025-04-25T12:54:00Z" w16du:dateUtc="2025-04-25T18:54:00Z">
        <w:r w:rsidR="00890AC6">
          <w:t>may</w:t>
        </w:r>
        <w:r w:rsidR="00890AC6" w:rsidRPr="00A861A8">
          <w:t xml:space="preserve"> </w:t>
        </w:r>
      </w:ins>
      <w:r w:rsidRPr="00A861A8">
        <w:t>involve</w:t>
      </w:r>
      <w:del w:id="50" w:author="Mingear, Jacob Lee" w:date="2025-04-25T12:55:00Z" w16du:dateUtc="2025-04-25T18:55:00Z">
        <w:r w:rsidRPr="00A861A8" w:rsidDel="00890AC6">
          <w:delText>s</w:delText>
        </w:r>
      </w:del>
      <w:r w:rsidRPr="00A861A8">
        <w:t xml:space="preserve"> many discrete steps. This work provides an easy </w:t>
      </w:r>
      <w:proofErr w:type="gramStart"/>
      <w:r w:rsidRPr="00A861A8">
        <w:t>constitutive</w:t>
      </w:r>
      <w:proofErr w:type="gramEnd"/>
      <w:r w:rsidRPr="00A861A8">
        <w:t xml:space="preserve"> model calibration tool, the</w:t>
      </w:r>
      <w:r>
        <w:t xml:space="preserve"> Shape Memory Alloy</w:t>
      </w:r>
      <w:r w:rsidRPr="00A861A8">
        <w:t xml:space="preserve"> Rendering of Experimental Analysis and Calibration Tool</w:t>
      </w:r>
      <w:ins w:id="51" w:author="Mingear, Jacob Lee" w:date="2025-04-25T12:55:00Z" w16du:dateUtc="2025-04-25T18:55:00Z">
        <w:r w:rsidR="00890AC6">
          <w:t xml:space="preserve"> (REACT)</w:t>
        </w:r>
      </w:ins>
      <w:r w:rsidRPr="00A861A8">
        <w:t>, to enable SMA component design.</w:t>
      </w:r>
    </w:p>
    <w:p w14:paraId="5D754513" w14:textId="77777777" w:rsidR="00886339" w:rsidRDefault="00886339" w:rsidP="00886339">
      <w:r w:rsidRPr="00A861A8">
        <w:t xml:space="preserve">Such design processes involve many disciplines and can be a daunting endeavor for small teams or new adopters of SMA technology. </w:t>
      </w:r>
      <w:r>
        <w:t>The SMA d</w:t>
      </w:r>
      <w:r w:rsidRPr="00135AC7">
        <w:t>evelopment</w:t>
      </w:r>
      <w:r>
        <w:t xml:space="preserve"> process detailed in Figure 1</w:t>
      </w:r>
      <w:r w:rsidRPr="00135AC7">
        <w:t xml:space="preserve"> requires significant time and effort, but the community has developed tools to expedite certain stages.</w:t>
      </w:r>
      <w:r w:rsidRPr="00A861A8">
        <w:t xml:space="preserve"> </w:t>
      </w:r>
    </w:p>
    <w:p w14:paraId="49A385F2" w14:textId="77777777" w:rsidR="00886339" w:rsidRDefault="00886339" w:rsidP="00886339"/>
    <w:p w14:paraId="34259C3F" w14:textId="4C72BED7" w:rsidR="009D635D" w:rsidRDefault="009D635D" w:rsidP="009D635D">
      <w:r w:rsidRPr="00A861A8">
        <w:t xml:space="preserve">The composition-processing-property space for SMAs is becoming well understood, and many recently developed tools enable </w:t>
      </w:r>
      <w:r>
        <w:t>alloy discovery</w:t>
      </w:r>
      <w:r w:rsidRPr="00A861A8">
        <w:t xml:space="preserve"> </w:t>
      </w:r>
      <w:r w:rsidRPr="00A861A8">
        <w:fldChar w:fldCharType="begin"/>
      </w:r>
      <w:r w:rsidR="006065A5">
        <w:instrText xml:space="preserve"> ADDIN ZOTERO_ITEM CSL_CITATION {"citationID":"VPQU9PgT","properties":{"formattedCitation":"[7], [8], [9]","plainCitation":"[7], [8], [9]","noteIndex":0},"citationItems":[{"id":3598,"uris":["http://zotero.org/users/4607708/items/ENHBFQUN"],"itemData":{"id":3598,"type":"article-journal","abstract":"One of the obstacles to the deployment of shape memory alloys (SMAs) in solid-state actuation is the low efficiency and functional instability due to the transformation thermal hysteresis and large temperature ranges during martensitic phase transformation. Numerous studies have been conducted in an effort to minimize the thermal hysteresis and transformation temperature range of SMAs through ternary and quaternary alloying of known binary alloy systems, such as NiTi, and considerable success has been achieved. However, and crucially, the alloys discovered so far have failed to maintain a narrow hysteresis under applied stress. In the present study, an AI-enabled materials discovery framework was successfully used to identify both SMA chemistries and the associated thermo-mechanical processing steps that result in narrow transformation hysteresis and transformation range under an applied stress. The major elements of the proposed workflow are described in detail and its materials-agnostic character makes it widely applicable to other alloy discovery challenges. Using this framework, and without relying on subsequent experimental exploratory analysis, an SMA composition, i.e. Ni32Ti47Cu21 (at. %), was predicted and confirmed to have the narrowest thermal hysteresis and transformation range under stress achieved thus far for a NiTi-based SMA. Furthermore, the alloy was shown to exhibit excellent cyclic stability and actuation strain. The methodology and the dataset introduced here can be extended to design novel SMAs with other target functions.","container-title":"Acta Materialia","DOI":"10.1016/j.actamat.2022.117751","ISSN":"1359-6454","journalAbbreviation":"Acta Materialia","page":"117751","source":"ScienceDirect","title":"Data-driven shape memory alloy discovery using Artificial Intelligence Materials Selection (AIMS) framework","volume":"228","author":[{"family":"Trehern","given":"W."},{"family":"Ortiz-Ayala","given":"R."},{"family":"Atli","given":"K. C."},{"family":"Arroyave","given":"R."},{"family":"Karaman","given":"I."}],"issued":{"date-parts":[["2022",4,15]]}}},{"id":3600,"uris":["http://zotero.org/users/4607708/items/PZNMZUFH"],"itemData":{"id":3600,"type":"article-journal","abstract":"Nickel-rich NiTiHf high-temperature shape memory alloys continue to garner significant interest for actuator applications. One issue impeding their widespread use is the question of actuation fatigue lifetime under high loads. This paper describes how these fatigue challenges can be overcome by partial thermomechanical cycling. By limiting actuation strain to less than the maximum value that is attainable with full transformation, actuation life cycles can be significantly extended. Strain-controlled cycling is achieved by limiting the upper cycle temperature during heating and stopping each cycle short of the austenite finish temperature. Four compositions of NiTiHf were tested to three levels of transformation. Strain-controlled cycling increased the actuation fatigue lifetimes of all compositions. However, specimens resistant to dislocation plasticity attained longer lives during full transformation cycling, but during partial cycling, they failed earlier than samples with higher resistance to plasticity. This highlights the importance of the competition between functional and structural fatigue.","container-title":"Scripta Materialia","DOI":"10.1016/j.scriptamat.2023.115904","ISSN":"1359-6462","journalAbbreviation":"Scripta Materialia","page":"115904","source":"ScienceDirect","title":"Compositional effects on strain-controlled actuation fatigue of NiTiHf high temperature shape memory alloys","volume":"242","author":[{"family":"Demblon","given":"A."},{"family":"Mabe","given":"J. H."},{"family":"Karaman","given":"I."}],"issued":{"date-parts":[["2024",3,15]]}}},{"id":3522,"uris":["http://zotero.org/users/4607708/items/W2AEEWUY"],"itemData":{"id":3522,"type":"article-journal","abstract":"Shape memory alloys have found wide-spread use in aerospace, automotive, biomedical, and commercial applications owing to their favorable properties and ease of operation. Binary NiTi, in particular, is known for its remarkable shape memory properties, mechanical strength, ductility, corrosion resistance, and biocompatibility. These properties can be further enhanced and better controlled through alloying NiTi with ternary, quaternary, and higher-order elements. Recently, researchers at NASA have compiled an extensive database of shape memory properties of materials, including over 8000 multi-component Ni–Ti alloys containing 37 different alloying elements. Using the Ni–Ti dataset, we train machine learning models to explore shape memory behavior of Ni–Ti alloys over a large compositional and processing space. The models predict transformation temperatures, hysteresis, and transformation strain, with low mean absolute errors of 14.8 °C, 7.2 °C, and 0.36%, respectively. We use these models to map trends and learn relationships between shape memory behavior and different parameters in the input design space. They can be used to make predictions for any multi-component alloy, without need for additional training. The combination of an extensive experimental dataset and accurate learning models, together, make our approach highly suitable for the discovery and design of new alloys with targeted properties.","container-title":"Shape Memory and Superelasticity","DOI":"10.1007/s40830-022-00405-x","ISSN":"2199-3858","issue":"1","journalAbbreviation":"Shap. Mem. Superelasticity","language":"en","page":"144-155","source":"Springer Link","title":"Data-Driven Study of Shape Memory Behavior of Multi-Component Ni–Ti Alloys in Large Compositional and Processing Space","volume":"9","author":[{"family":"Honrao","given":"Shreyas J."},{"family":"Benafan","given":"Othmane"},{"family":"Lawson","given":"John W."}],"issued":{"date-parts":[["2023",3,1]]}}}],"schema":"https://github.com/citation-style-language/schema/raw/master/csl-citation.json"} </w:instrText>
      </w:r>
      <w:r w:rsidRPr="00A861A8">
        <w:fldChar w:fldCharType="separate"/>
      </w:r>
      <w:r w:rsidR="006065A5" w:rsidRPr="006065A5">
        <w:rPr>
          <w:rFonts w:ascii="Calibri" w:hAnsi="Calibri" w:cs="Calibri"/>
        </w:rPr>
        <w:t>[7], [8], [9]</w:t>
      </w:r>
      <w:r w:rsidRPr="00A861A8">
        <w:fldChar w:fldCharType="end"/>
      </w:r>
      <w:r w:rsidRPr="00A861A8">
        <w:t xml:space="preserve">. ASMADA, the Automatic Shape Memory Alloy Data Analyzer, identifies heating and cooling cycles </w:t>
      </w:r>
      <w:r>
        <w:t>from experimental data</w:t>
      </w:r>
      <w:r w:rsidRPr="00A861A8">
        <w:t xml:space="preserve"> and extracts SMA material properties according to ASTM standard E097 </w:t>
      </w:r>
      <w:r w:rsidRPr="00A861A8">
        <w:fldChar w:fldCharType="begin"/>
      </w:r>
      <w:r w:rsidR="006065A5">
        <w:instrText xml:space="preserve"> ADDIN ZOTERO_ITEM CSL_CITATION {"citationID":"hijJNZEV","properties":{"formattedCitation":"[10], [11], [12]","plainCitation":"[10], [11], [12]","noteIndex":0},"citationItems":[{"id":3532,"uris":["http://zotero.org/users/4607708/items/SSMG5P63"],"itemData":{"id":3532,"type":"article-journal","container-title":"Smart Materials and Structures","issue":"12","note":"publisher: IOP Publishing","page":"125003","source":"Google Scholar","title":"ASMADA—A tool for automatic analysis of shape memory alloy thermal cycling data under constant stress","volume":"30","author":[{"family":"Kuner","given":"Matthew C."},{"family":"Karakalas","given":"Anargyros A."},{"family":"Lagoudas","given":"Dimitris C."}],"issued":{"date-parts":[["2021"]]}}},{"id":3061,"uris":["http://zotero.org/users/4607708/items/TYX3FDF8"],"itemData":{"id":3061,"type":"report","event-place":"West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alloys","URL":"https://www.astm.org/e3097-17.html","author":[{"family":"ASTM","given":""}],"issued":{"date-parts":[["2017"]]}}},{"id":3513,"uris":["http://zotero.org/users/4607708/items/GAL8LJVE"],"itemData":{"id":3513,"type":"article-journal","abstract":"Development of standard specifications and test methods for shape memory alloys (SMAs) in the context of actuator materials and components are outlined. A material specification centers on mill product wrought NiTi or NiTi + X + X′ based alloys, where X and X′ can be any alloying element addition to the base NiTi. This standard is aimed toward specifying the chemical, mechanical, thermal, and metallurgical requirements of NiTi-based alloys. Two newly proposed standard test methods are aimed toward expanding the applicability of the following published SMA actuator standards: E3097—Standard Test Method for Uniaxial Constant Force Thermal Cycling (UCFTC) and E3098—Standard Test Method for Uniaxial Pre-strain and Thermal Free Recovery (UPFR). First, Force-Controlled Repeated Thermal Cycling (FCRTC), addresses repeated thermal cycling under a constant force and associated terminology. FCRTC’s primary objective is to address failure with regard to the SMA material’s ability to perform its function as an actuator for an application’s required lifecycle. Second, Constant Torque Thermal Cycling (CTTC) deals with thermally cycling SMAs under a constant torque for rotary actuator applications. Key features of each proposed standard and progress on their development are outlined, considering novelty and applicability to actuation from raw material to final actuator component in its application.","container-title":"Shape Memory and Superelasticity","DOI":"10.1007/s40830-023-00431-3","ISSN":"2199-3858","issue":"2","journalAbbreviation":"Shap. Mem. Superelasticity","language":"en","page":"353-363","source":"Springer Link","title":"Standardization of Shape Memory Alloys from Material to Actuator","volume":"9","author":[{"family":"Nicholson","given":"D. E."},{"family":"Benafan","given":"O."},{"family":"Bigelow","given":"G. S."},{"family":"Pick","given":"D."},{"family":"Demblon","given":"A."},{"family":"Mabe","given":"J. H."},{"family":"Karaman","given":"I."},{"family":"Van Doren","given":"B."},{"family":"Forbes","given":"D."},{"family":"Sczerzenie","given":"F."},{"family":"Fumagalli","given":"L."},{"family":"Wallner","given":"C."}],"issued":{"date-parts":[["2023",6,1]]}}}],"schema":"https://github.com/citation-style-language/schema/raw/master/csl-citation.json"} </w:instrText>
      </w:r>
      <w:r w:rsidRPr="00A861A8">
        <w:fldChar w:fldCharType="separate"/>
      </w:r>
      <w:r w:rsidR="006065A5" w:rsidRPr="006065A5">
        <w:rPr>
          <w:rFonts w:ascii="Calibri" w:hAnsi="Calibri" w:cs="Calibri"/>
        </w:rPr>
        <w:t>[10], [11], [12]</w:t>
      </w:r>
      <w:r w:rsidRPr="00A861A8">
        <w:fldChar w:fldCharType="end"/>
      </w:r>
      <w:r w:rsidRPr="00A861A8">
        <w:t xml:space="preserve">. The Shape Memory Materials Analysis and Research Tool (SM2ART), also known as </w:t>
      </w:r>
      <w:proofErr w:type="spellStart"/>
      <w:r w:rsidRPr="00A861A8">
        <w:t>SMAnalytics</w:t>
      </w:r>
      <w:proofErr w:type="spellEnd"/>
      <w:r w:rsidRPr="00A861A8">
        <w:t xml:space="preserve">, provides an extensive open-source database of tested shape memory alloys and their standard properties </w:t>
      </w:r>
      <w:r w:rsidRPr="00A861A8">
        <w:fldChar w:fldCharType="begin"/>
      </w:r>
      <w:r w:rsidR="006065A5">
        <w:instrText xml:space="preserve"> ADDIN ZOTERO_ITEM CSL_CITATION {"citationID":"5FUrkbak","properties":{"formattedCitation":"[13], [14]","plainCitation":"[13], [14]","noteIndex":0},"citationItems":[{"id":3519,"uris":["http://zotero.org/users/4607708/items/NYIMMF5V"],"itemData":{"id":3519,"type":"article-journal","abstract":"A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instrText>
      </w:r>
      <w:r w:rsidRPr="00A861A8">
        <w:fldChar w:fldCharType="separate"/>
      </w:r>
      <w:r w:rsidR="006065A5" w:rsidRPr="006065A5">
        <w:rPr>
          <w:rFonts w:ascii="Calibri" w:hAnsi="Calibri" w:cs="Calibri"/>
        </w:rPr>
        <w:t>[13], [14]</w:t>
      </w:r>
      <w:r w:rsidRPr="00A861A8">
        <w:fldChar w:fldCharType="end"/>
      </w:r>
      <w:r w:rsidRPr="00A861A8">
        <w:t xml:space="preserve">. Many research groups have published user material models (i.e., UMATs) to interface with open-source and commercial finite element solvers </w:t>
      </w:r>
      <w:r w:rsidRPr="00A861A8">
        <w:fldChar w:fldCharType="begin"/>
      </w:r>
      <w:r w:rsidR="006065A5">
        <w:instrText xml:space="preserve"> ADDIN ZOTERO_ITEM CSL_CITATION {"citationID":"OgT4ZjWM","properties":{"formattedCitation":"[15], [16], [17], [18]","plainCitation":"[15], [16], [17], [18]","noteIndex":0},"citationItems":[{"id":620,"uris":["http://zotero.org/users/4607708/items/HX4A5ETW"],"itemData":{"id":620,"type":"paper-conference","container-title":"Proceedings of SPIE, Smart Structures and Materials","event-place":"San Diego, CA","page":"1–12","publisher-place":"San Diego, CA","title":"Characterization and 3–D Modeling of Ni60Ti SMA for Actuation of a Variable Geometry Jet Engine Chevron","volume":"6529","author":[{"family":"Hartl","given":"D."},{"family":"Lagoudas","given":"D. C."}],"issued":{"date-parts":[["2007",3,18]]}}},{"id":3607,"uris":["http://zotero.org/users/4607708/items/9AHSXW9J"],"itemData":{"id":3607,"type":"article-journal","abstract":"This work presents a three-dimensional constitutive model for the martensitic transformation in polycrystalline shape memory alloys (SMAs) under large deformation. By utilizing the logarithmic strain and rate, the model is able to account for large strains and rotations that SMA-based components may undertake, but also resolves the stress errors caused by the non-integrable objective rates that are widely used in current commercial finite element software. The model is developed through classical thermodynamic laws combined with the standard Coleman–Noll procedure. The scalar martensitic volume fraction and the second-order transformation strain tensor are chosen as the internal state variables to capture the material response exhibited by polycrystalline SMAs. A detailed implementation procedure of the proposed model is described through a user-defined material subroutine. Numerical experiments considering SMA components including a bar, a beam, a torque tube and a solid flexible structure under stress/thermally-induced phase transformations are investigated via the proposed model, and the results under cyclic loading are compared against the predictions provided by the Abaqus nonlinear solver. The development framework of the proposed model and its implementation procedure can be extended to incorporate other nonlinear phenomena exhibited by SMAs, such as transformation-induced plasticity, viscoplasticity, and damage under large deformation.","container-title":"Smart Materials and Structures","DOI":"10.1088/1361-665X/ab1acb","ISSN":"0964-1726","issue":"7","journalAbbreviation":"Smart Mater. Struct.","language":"en","note":"publisher: IOP Publishing","page":"074004","source":"Institute of Physics","title":"A three-dimensional constitutive model for the martensitic transformation in polycrystalline shape memory alloys under large deformation","volume":"28","author":[{"family":"Xu","given":"L."},{"family":"Baxevanis","given":"T."},{"family":"Lagoudas","given":"D. C."}],"issued":{"date-parts":[["2019",6]]}}},{"id":3609,"uris":["http://zotero.org/users/4607708/items/TSMFAJYJ"],"itemData":{"id":3609,"type":"article-journal","abstract":"This work presents a three-dimensional constitutive model for shape memory alloys considering the TRansformation-Induced Plasticity (TRIP) as well as the Two-Way Shape Memory Effect (TWSME) through a large deformation framework. The presented logarithmic strain based model is able to capture the large strains and rotations exhibited by SMAs under general thermomechanical cycling. By using the martensitic volume fraction, transformation strain, internal stress, and TRIP strain tensors as internal state variables, the model is capable to capture the stress-dependent TRIP generation when SMAs are subjected to a multiaxial stress state, as well as the TWSME for thermomechanically trained SMAs under load-free conditions. A detailed implementation procedure of the proposed model is presented through a user-defined material subroutine within a finite element framework allowing for solving different Boundary Value Problems (BVPs). Comprehensive instruction on calibrating the model parameters as well as the derivation of continuum tangent stiffness matrix are also provided. In the end, the simulated cyclic pseudoelastic and actuation responses by the presented model for a wide range of SMA material systems under both uniaxial and multiaxial stress states are compared against experimental results to validate the proposed modeling capabilities.","collection-title":"Special Issue dedicated to papers from the International Union of Theoretical and Applied Mechanics 2019 Symposium on “Phase Transformations in Shape Memory Materials: Modeling and Applications”","container-title":"International Journal of Solids and Structures","DOI":"10.1016/j.ijsolstr.2020.03.009","ISSN":"0020-7683","journalAbbreviation":"International Journal of Solids and Structures","page":"42-59","source":"ScienceDirect","title":"Finite strain constitutive modeling for shape memory alloys considering transformation-induced plasticity and two-way shape memory effect","volume":"221","author":[{"family":"Xu","given":"Lei"},{"family":"Solomou","given":"Alexandros"},{"family":"Baxevanis","given":"Theocharis"},{"family":"Lagoudas","given":"Dimitris"}],"issued":{"date-parts":[["2021",6,15]]}}},{"id":3612,"uris":["http://zotero.org/users/4607708/items/C6FACPH8"],"itemData":{"id":3612,"type":"article-journal","abstract":"The one-way and two-way shape memory effects (SMEs) as well as the thermal hysteresis represent fundamental properties when dealing with the design of detachable and thermally-stable connection systems based on shape memory alloys (SMAs). Such properties can be induced and tuned by thermo-mechanical processes that include thermal treatments and severe pre-deformation in martensitic state, causing the onset of plastic strains. In such complex conditions, material modeling is of great importance to support the design. This paper proposes a generalization of the three-dimensional phenomenological constitutive model by Souza et al. (1998), in order to describe the behavior of severely pre-strained NiTi-based SMAs. The proposed model allows to describe pseudoelasticity, one-way and two-way SMEs, as well as additional physical phenomena evidenced experimentally, such as transformation temperatures’ evolution, thermal hysteresis, phase transformations at low stresses, thermal strains, and phase-dependent elastic properties. Several numerical simulations, ranging from uniaxial tests to the finite element analysis of two case-studies, are performed. Model results are in good agreement with the results of a performed experimental campaign and allow to discuss SMA behavior under such complex loading conditions.","container-title":"Mechanics of Materials","DOI":"10.1016/j.mechmat.2019.103085","ISSN":"0167-6636","journalAbbreviation":"Mechanics of Materials","page":"103085","source":"ScienceDirect","title":"A three-dimensional phenomenological model for shape memory alloys including two-way shape memory effect and plasticity","volume":"136","author":[{"family":"Scalet","given":"Giulia"},{"family":"Niccoli","given":"Fabrizio"},{"family":"Garion","given":"Cedric"},{"family":"Chiggiato","given":"Paolo"},{"family":"Maletta","given":"Carmine"},{"family":"Auricchio","given":"Ferdinando"}],"issued":{"date-parts":[["2019",9,1]]}}}],"schema":"https://github.com/citation-style-language/schema/raw/master/csl-citation.json"} </w:instrText>
      </w:r>
      <w:r w:rsidRPr="00A861A8">
        <w:fldChar w:fldCharType="separate"/>
      </w:r>
      <w:r w:rsidR="006065A5" w:rsidRPr="006065A5">
        <w:rPr>
          <w:rFonts w:ascii="Calibri" w:hAnsi="Calibri" w:cs="Calibri"/>
        </w:rPr>
        <w:t>[15], [16], [17], [18]</w:t>
      </w:r>
      <w:r w:rsidRPr="00A861A8">
        <w:fldChar w:fldCharType="end"/>
      </w:r>
      <w:r w:rsidRPr="00A861A8">
        <w:t xml:space="preserve">. However, while many published methods detail SMA actuator calibration </w:t>
      </w:r>
      <w:r w:rsidRPr="00A861A8">
        <w:fldChar w:fldCharType="begin"/>
      </w:r>
      <w:r w:rsidR="006065A5">
        <w:instrText xml:space="preserve"> ADDIN ZOTERO_ITEM CSL_CITATION {"citationID":"CeuQctPk","properties":{"formattedCitation":"[19], [20], [21]","plainCitation":"[19], [20], [21]","noteIndex":0},"citationItems":[{"id":3510,"uris":["http://zotero.org/users/4607708/items/NXLY3SNI"],"itemData":{"id":3510,"type":"article-journal","abstract":"In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rsidRPr="00A861A8">
        <w:fldChar w:fldCharType="separate"/>
      </w:r>
      <w:r w:rsidR="006065A5" w:rsidRPr="006065A5">
        <w:rPr>
          <w:rFonts w:ascii="Calibri" w:hAnsi="Calibri" w:cs="Calibri"/>
        </w:rPr>
        <w:t>[19], [20], [21]</w:t>
      </w:r>
      <w:r w:rsidRPr="00A861A8">
        <w:fldChar w:fldCharType="end"/>
      </w:r>
      <w:r w:rsidRPr="00A861A8">
        <w:t xml:space="preserve"> and commercial software suites enable superelastic calibration </w:t>
      </w:r>
      <w:r w:rsidRPr="00A861A8">
        <w:fldChar w:fldCharType="begin"/>
      </w:r>
      <w:r w:rsidR="006065A5">
        <w:instrText xml:space="preserve"> ADDIN ZOTERO_ITEM CSL_CITATION {"citationID":"1ylScVpF","properties":{"formattedCitation":"[22]","plainCitation":"[22]","noteIndex":0},"citationItems":[{"id":3617,"uris":["http://zotero.org/users/4607708/items/SGTA7HF2"],"itemData":{"id":3617,"type":"software","event-place":"Woodlands Hills, CA","publisher":"Dassault Systemes","publisher-place":"Woodlands Hills, CA","title":"Material Calibration - 3DExperience","URL":"https://help.3ds.com/2024x/English/DSDoc/MatCalibUserMap/matcalib-c-ov.htm?contextscope=cloud&amp;id=27e963e7360f4cddb5af8a8c7ab38e45&amp;_gl=1*rhnu28*_up*MQ..*_ga*MTI1NDEzMTAyLjE3MjgzOTc0NTE.*_ga_DYJDKXYEZ4*MTcyODM5NzQ1MS4xLjAuMTcyODM5NzQ1MS4wLjAuMA..*_ga_39DKQ0LYW1*MTcyODM5NzQ1MS4xLjEuMTcyODM5NzQ1MS4wLjAuMA..","version":"2024X","contributor":[{"family":"Simulia","given":""}],"accessed":{"date-parts":[["2024",10,8]]},"issued":{"date-parts":[["2024",10,8]]}}}],"schema":"https://github.com/citation-style-language/schema/raw/master/csl-citation.json"} </w:instrText>
      </w:r>
      <w:r w:rsidRPr="00A861A8">
        <w:fldChar w:fldCharType="separate"/>
      </w:r>
      <w:r w:rsidR="006065A5" w:rsidRPr="006065A5">
        <w:rPr>
          <w:rFonts w:ascii="Calibri" w:hAnsi="Calibri" w:cs="Calibri"/>
        </w:rPr>
        <w:t>[22]</w:t>
      </w:r>
      <w:r w:rsidRPr="00A861A8">
        <w:fldChar w:fldCharType="end"/>
      </w:r>
      <w:r w:rsidRPr="00A861A8">
        <w:t>, no open-source calibration tool</w:t>
      </w:r>
      <w:r>
        <w:t xml:space="preserve"> for SMA actuation</w:t>
      </w:r>
      <w:r w:rsidRPr="00A861A8">
        <w:t xml:space="preserve"> exists.</w:t>
      </w:r>
    </w:p>
    <w:p w14:paraId="2CC573C7" w14:textId="77777777" w:rsidR="00AD4875" w:rsidRPr="00A861A8" w:rsidRDefault="00AD4875" w:rsidP="009D635D"/>
    <w:p w14:paraId="21E7DC34" w14:textId="191C8E3E" w:rsidR="009D635D" w:rsidRPr="00A861A8" w:rsidRDefault="009D635D" w:rsidP="009D635D">
      <w:bookmarkStart w:id="52" w:name="_Hlk164061969"/>
      <w:r w:rsidRPr="00A861A8">
        <w:lastRenderedPageBreak/>
        <w:t>In this work, we detail a streamlined</w:t>
      </w:r>
      <w:r>
        <w:t>,</w:t>
      </w:r>
      <w:r w:rsidRPr="00A861A8">
        <w:t xml:space="preserve"> GUI-based tool to help both material scientists and design engineers analyze their thermomechanical data and calibrate an appropriate SMA </w:t>
      </w:r>
      <w:proofErr w:type="gramStart"/>
      <w:r w:rsidRPr="00A861A8">
        <w:t>constitutive</w:t>
      </w:r>
      <w:proofErr w:type="gramEnd"/>
      <w:r w:rsidRPr="00A861A8">
        <w:t xml:space="preserve"> model. </w:t>
      </w:r>
      <w:bookmarkEnd w:id="52"/>
      <w:r w:rsidRPr="00A861A8">
        <w:t xml:space="preserve">We deem this tool </w:t>
      </w:r>
      <w:r>
        <w:t>SMA-</w:t>
      </w:r>
      <w:r w:rsidRPr="00A861A8">
        <w:t>REACT</w:t>
      </w:r>
      <w:r>
        <w:t xml:space="preserve">: </w:t>
      </w:r>
      <w:r w:rsidRPr="00A861A8">
        <w:t>the</w:t>
      </w:r>
      <w:r>
        <w:t xml:space="preserve"> Shape Memory A</w:t>
      </w:r>
      <w:r w:rsidR="00AD4875">
        <w:t>l</w:t>
      </w:r>
      <w:r>
        <w:t>loy</w:t>
      </w:r>
      <w:r w:rsidRPr="00A861A8">
        <w:t xml:space="preserve"> Rendering of Experimental Analysis and Calibration Tool. </w:t>
      </w:r>
      <w:r w:rsidR="00AD4875">
        <w:t>The main functions of SMA-REACT are notionally depicted in Figure 2. Our tool</w:t>
      </w:r>
      <w:r w:rsidR="00AD4875" w:rsidRPr="00A861A8">
        <w:t xml:space="preserve"> provides an intuitive workflow that processes raw unfiltered shape memory alloy mechanical (tensile/compression), thermal (DSC), or thermomechanical (tensile/compression with environmental chamber) data to produce customizable figures</w:t>
      </w:r>
      <w:r w:rsidR="00AD4875">
        <w:t xml:space="preserve">. Additionally, SMA-REACT enables rapid model calibration by leveraging numerical optimization. </w:t>
      </w:r>
      <w:r w:rsidRPr="00A861A8">
        <w:t xml:space="preserve">The tool is written in python but requires no programming experience; it is available on GitHub under the GNU General Public License </w:t>
      </w:r>
      <w:r w:rsidR="007C6815">
        <w:fldChar w:fldCharType="begin"/>
      </w:r>
      <w:r w:rsidR="007C6815">
        <w:instrText xml:space="preserve"> ADDIN ZOTERO_ITEM CSL_CITATION {"citationID":"XHswIcPr","properties":{"formattedCitation":"[23]","plainCitation":"[23]","noteIndex":0},"citationItems":[{"id":3619,"uris":["http://zotero.org/users/4607708/items/9AFEXBF3"],"itemData":{"id":3619,"type":"webpage","title":"The GNU General Public License v3.0 - GNU Project - Free Software Foundation","URL":"https://www.gnu.org/licenses/gpl-3.0.en.html","author":[{"family":"Free Software Foundation","given":""}],"accessed":{"date-parts":[["2024",11,8]]},"issued":{"date-parts":[["2007",6,29]]}}}],"schema":"https://github.com/citation-style-language/schema/raw/master/csl-citation.json"} </w:instrText>
      </w:r>
      <w:r w:rsidR="007C6815">
        <w:fldChar w:fldCharType="separate"/>
      </w:r>
      <w:r w:rsidR="007C6815" w:rsidRPr="007C6815">
        <w:rPr>
          <w:rFonts w:ascii="Calibri" w:hAnsi="Calibri" w:cs="Calibri"/>
        </w:rPr>
        <w:t>[23]</w:t>
      </w:r>
      <w:r w:rsidR="007C6815">
        <w:fldChar w:fldCharType="end"/>
      </w:r>
      <w:r w:rsidRPr="00A861A8">
        <w:t xml:space="preserve">. Two modules accomplish the essential tasks of data processing and constitutive model calibration. </w:t>
      </w:r>
    </w:p>
    <w:p w14:paraId="56F77D06" w14:textId="0F79C079" w:rsidR="009D635D" w:rsidRPr="00A861A8" w:rsidRDefault="008659B7" w:rsidP="009D635D">
      <w:pPr>
        <w:keepNext/>
        <w:jc w:val="center"/>
      </w:pPr>
      <w:r>
        <w:rPr>
          <w:noProof/>
        </w:rPr>
        <w:drawing>
          <wp:inline distT="0" distB="0" distL="0" distR="0" wp14:anchorId="4CD98D1E" wp14:editId="76C0DFD9">
            <wp:extent cx="5242560" cy="3560908"/>
            <wp:effectExtent l="0" t="0" r="0" b="1905"/>
            <wp:docPr id="1047241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41865" name="Picture 104724186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48442" cy="3564904"/>
                    </a:xfrm>
                    <a:prstGeom prst="rect">
                      <a:avLst/>
                    </a:prstGeom>
                  </pic:spPr>
                </pic:pic>
              </a:graphicData>
            </a:graphic>
          </wp:inline>
        </w:drawing>
      </w:r>
    </w:p>
    <w:p w14:paraId="6F84299E" w14:textId="0AFE5F4E" w:rsidR="009D635D" w:rsidRPr="00A861A8" w:rsidRDefault="009D635D" w:rsidP="009D635D">
      <w:pPr>
        <w:pStyle w:val="Caption"/>
      </w:pPr>
      <w:r w:rsidRPr="00A861A8">
        <w:t xml:space="preserve">Figure </w:t>
      </w:r>
      <w:r>
        <w:fldChar w:fldCharType="begin"/>
      </w:r>
      <w:r>
        <w:instrText xml:space="preserve"> SEQ Figure \* ARABIC </w:instrText>
      </w:r>
      <w:r>
        <w:fldChar w:fldCharType="separate"/>
      </w:r>
      <w:r w:rsidRPr="00A861A8">
        <w:rPr>
          <w:noProof/>
        </w:rPr>
        <w:t>2</w:t>
      </w:r>
      <w:r>
        <w:rPr>
          <w:noProof/>
        </w:rPr>
        <w:fldChar w:fldCharType="end"/>
      </w:r>
      <w:r w:rsidRPr="00A861A8">
        <w:t xml:space="preserve">: SMA-REACT allows the user to load their own data, specify known </w:t>
      </w:r>
      <w:r w:rsidR="00D71CAF">
        <w:t>material</w:t>
      </w:r>
      <w:r w:rsidRPr="00A861A8">
        <w:t xml:space="preserve"> parameters, and find an optimal calibration that best approximates experimental response.</w:t>
      </w:r>
    </w:p>
    <w:p w14:paraId="3C3D7574" w14:textId="77777777" w:rsidR="009D635D" w:rsidRDefault="009D635D" w:rsidP="009D635D">
      <w:pPr>
        <w:pStyle w:val="Heading1"/>
      </w:pPr>
      <w:r>
        <w:t>Method description</w:t>
      </w:r>
    </w:p>
    <w:p w14:paraId="1CCFC214" w14:textId="77777777" w:rsidR="009D635D" w:rsidRDefault="009D635D" w:rsidP="009D635D">
      <w:pPr>
        <w:pStyle w:val="Heading2"/>
      </w:pPr>
      <w:r>
        <w:t>Data processing module</w:t>
      </w:r>
    </w:p>
    <w:p w14:paraId="6955320F" w14:textId="084B27AB" w:rsidR="009D635D" w:rsidRDefault="009D635D" w:rsidP="009D635D">
      <w:pPr>
        <w:rPr>
          <w:rStyle w:val="CommentReference"/>
        </w:rPr>
      </w:pPr>
      <w:r w:rsidRPr="00A861A8">
        <w:rPr>
          <w:rStyle w:val="ui-provider"/>
        </w:rPr>
        <w:t>Shape memory alloy characterization requires acquisition of</w:t>
      </w:r>
      <w:r>
        <w:rPr>
          <w:rStyle w:val="ui-provider"/>
        </w:rPr>
        <w:t xml:space="preserve"> </w:t>
      </w:r>
      <w:r w:rsidRPr="00A861A8">
        <w:rPr>
          <w:rStyle w:val="ui-provider"/>
        </w:rPr>
        <w:t xml:space="preserve">stress, strain, and temperature histories. Sometimes these histories rely on different telemetries and must be synchronized into a single data file. </w:t>
      </w:r>
      <w:r w:rsidRPr="00A861A8">
        <w:t>The SMA</w:t>
      </w:r>
      <w:r>
        <w:t>-</w:t>
      </w:r>
      <w:r w:rsidRPr="00A861A8">
        <w:t xml:space="preserve">REACT </w:t>
      </w:r>
      <w:r w:rsidRPr="00AD629C">
        <w:t>processing module extracts data from multiple inputs such as a load frame and external thermocouples and automatically synchronizes them onto the same time series</w:t>
      </w:r>
      <w:r w:rsidR="00AD629C" w:rsidRPr="00AD629C">
        <w:t>. With unfiltered force and displacement data, the tool can calculate strains and stresses based on various sample geometries and then apply filters to remove systematic errors within the dataset.</w:t>
      </w:r>
      <w:r w:rsidRPr="00AD629C">
        <w:t xml:space="preserve"> The program then produces various figures to help </w:t>
      </w:r>
      <w:r w:rsidRPr="00AD629C">
        <w:lastRenderedPageBreak/>
        <w:t xml:space="preserve">visualize the complex </w:t>
      </w:r>
      <w:proofErr w:type="gramStart"/>
      <w:r w:rsidRPr="00AD629C">
        <w:t>shape</w:t>
      </w:r>
      <w:proofErr w:type="gramEnd"/>
      <w:r w:rsidRPr="00AD629C">
        <w:t xml:space="preserve"> memory alloy material behavior. </w:t>
      </w:r>
      <w:r w:rsidRPr="00AD629C">
        <w:rPr>
          <w:rStyle w:val="ui-provider"/>
        </w:rPr>
        <w:t>Users can export this processed data to the next module of the tool, m</w:t>
      </w:r>
      <w:r w:rsidRPr="00A861A8">
        <w:rPr>
          <w:rStyle w:val="ui-provider"/>
        </w:rPr>
        <w:t xml:space="preserve">odel </w:t>
      </w:r>
      <w:r>
        <w:rPr>
          <w:rStyle w:val="ui-provider"/>
        </w:rPr>
        <w:t>c</w:t>
      </w:r>
      <w:r w:rsidRPr="00A861A8">
        <w:rPr>
          <w:rStyle w:val="ui-provider"/>
        </w:rPr>
        <w:t>alibration.</w:t>
      </w:r>
      <w:r w:rsidRPr="00A861A8">
        <w:rPr>
          <w:rStyle w:val="CommentReference"/>
        </w:rPr>
        <w:t xml:space="preserve"> </w:t>
      </w:r>
    </w:p>
    <w:p w14:paraId="046E5D84" w14:textId="77777777" w:rsidR="009D635D" w:rsidRDefault="009D635D" w:rsidP="009D635D">
      <w:pPr>
        <w:pStyle w:val="Heading2"/>
      </w:pPr>
      <w:r>
        <w:t>Model calibration module</w:t>
      </w:r>
    </w:p>
    <w:p w14:paraId="1906524B" w14:textId="0289745A" w:rsidR="009D635D" w:rsidRDefault="00A0677F" w:rsidP="009D635D">
      <w:r w:rsidRPr="00A861A8">
        <w:t>Constitutive model calibration</w:t>
      </w:r>
      <w:r>
        <w:t xml:space="preserve"> (i.e., the process of finding the parameters that best reproduce experimental data</w:t>
      </w:r>
      <w:r w:rsidRPr="00A861A8">
        <w:t xml:space="preserve"> </w:t>
      </w:r>
      <w:r>
        <w:t xml:space="preserve">for a chosen model) </w:t>
      </w:r>
      <w:r w:rsidRPr="00A861A8">
        <w:t>is a vital link between SMA behavior and intended</w:t>
      </w:r>
      <w:r>
        <w:t xml:space="preserve"> system</w:t>
      </w:r>
      <w:r w:rsidRPr="00A861A8">
        <w:t xml:space="preserve"> performance. </w:t>
      </w:r>
      <w:r w:rsidR="009D635D" w:rsidRPr="00A861A8">
        <w:t xml:space="preserve">For many applications, selecting a particular SMA component based on transformation temperature and maximum transformation strain is insufficient; the transformation temperatures and actuation strain in the </w:t>
      </w:r>
      <w:r w:rsidR="009D635D" w:rsidRPr="00A861A8">
        <w:rPr>
          <w:i/>
          <w:iCs/>
        </w:rPr>
        <w:t>operating stress regime</w:t>
      </w:r>
      <w:r w:rsidR="009D635D" w:rsidRPr="00A861A8">
        <w:t xml:space="preserve"> must be well characterized and predictable. </w:t>
      </w:r>
    </w:p>
    <w:p w14:paraId="59920151" w14:textId="77777777" w:rsidR="00A0677F" w:rsidRDefault="00A0677F" w:rsidP="009D635D"/>
    <w:p w14:paraId="228FC9B6" w14:textId="2DD81937" w:rsidR="009D635D" w:rsidRDefault="00A0677F" w:rsidP="009D635D">
      <w:r>
        <w:t>Simple SMA constitutive models can be calibrated via closed-form analytical expressions</w:t>
      </w:r>
      <w:r w:rsidRPr="00A861A8">
        <w:t xml:space="preserve"> </w:t>
      </w:r>
      <w:r w:rsidRPr="00A861A8">
        <w:fldChar w:fldCharType="begin"/>
      </w:r>
      <w:r>
        <w:instrText xml:space="preserve"> ADDIN ZOTERO_ITEM CSL_CITATION {"citationID":"YRKSCmbH","properties":{"formattedCitation":"[19], [20]","plainCitation":"[19], [20]","noteIndex":0},"citationItems":[{"id":3510,"uris":["http://zotero.org/users/4607708/items/NXLY3SNI"],"itemData":{"id":3510,"type":"article-journal","abstract":"In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instrText>
      </w:r>
      <w:r w:rsidRPr="00A861A8">
        <w:fldChar w:fldCharType="separate"/>
      </w:r>
      <w:r w:rsidRPr="006065A5">
        <w:rPr>
          <w:rFonts w:ascii="Calibri" w:hAnsi="Calibri" w:cs="Calibri"/>
        </w:rPr>
        <w:t>[19], [20]</w:t>
      </w:r>
      <w:r w:rsidRPr="00A861A8">
        <w:fldChar w:fldCharType="end"/>
      </w:r>
      <w:r w:rsidRPr="00A861A8">
        <w:t>.</w:t>
      </w:r>
      <w:r>
        <w:t xml:space="preserve"> </w:t>
      </w:r>
      <w:r w:rsidRPr="00A861A8">
        <w:t xml:space="preserve">However, </w:t>
      </w:r>
      <w:r>
        <w:t>for more complex constitutive models more representative of SMA behavior</w:t>
      </w:r>
      <w:r w:rsidRPr="00A861A8">
        <w:t>,</w:t>
      </w:r>
      <w:r>
        <w:t xml:space="preserve"> a nonlinear curve fitting or numerical optimization routine is commonly required.</w:t>
      </w:r>
      <w:r w:rsidRPr="00A861A8">
        <w:t xml:space="preserve"> </w:t>
      </w:r>
      <w:r>
        <w:t>While many methods exist in literature,</w:t>
      </w:r>
      <w:r w:rsidRPr="00A0677F">
        <w:t xml:space="preserve"> </w:t>
      </w:r>
      <w:r>
        <w:t>t</w:t>
      </w:r>
      <w:r w:rsidRPr="00A861A8">
        <w:t xml:space="preserve">hese approaches exist as purpose-built codes and are have limited applicability outside the authors’ specific application or research group </w:t>
      </w:r>
      <w:r w:rsidR="009D635D" w:rsidRPr="00A861A8">
        <w:fldChar w:fldCharType="begin"/>
      </w:r>
      <w:r w:rsidR="007C6815">
        <w:instrText xml:space="preserve"> ADDIN ZOTERO_ITEM CSL_CITATION {"citationID":"PZ67Vil1","properties":{"formattedCitation":"[21], [24], [25], [26]","plainCitation":"[21], [24], [25], [26]","noteIndex":0},"citationItems":[{"id":3508,"uris":["http://zotero.org/users/4607708/items/NXCJALDP"],"itemData":{"id":3508,"type":"paper-conference","container-title":"Behavior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A."}],"issued":{"date-parts":[["2018",5,1]]}},"label":"page"},{"id":33,"uris":["http://zotero.org/users/4607708/items/GB5WUIMT"],"itemData":{"id":33,"type":"article-journal","abstract":"Future crewed deep space missions will require thermal control systems that can accommodate larger fluctuations in temperature and heat rejection loads than current designs. To maintain the crew cabin at habitable temperatures throughout the entire mission profile, radiators will be required to exhibit turndown ratios (defined as the ratio between the maximum and minimum heat rejection rates) as high as 12:1. Potential solutions to increase radiator turndown ratios include designs that vary the heat rejection rate by changing shape, hence changing the rate of radiation to space. Shape memory alloys exhibit thermally driven phase transformations and thus can be used for both the control and actuation of such a morphing radiator with a single active structural component that transduces thermal energy into motion. This work focuses on designing a high-performance composite radiator panel and investigating the behavior of various SMA actuators in this application. Three designs were fabricated and subsequently tested in a relevant thermal vacuum environment; all three exhibited repeatable morphing behavior, and it is shown through validated computational analysis that the morphing radiator concept can achieve a turndown ratio of 27:1 with a number of simple configuration changes.","container-title":"Shape Memory and Superelasticity","DOI":"10.1007/s40830-018-0147-2","ISSN":"2199-384X, 2199-3858","journalAbbreviation":"Shap. Mem. Superelasticity","language":"en","page":"1-10","source":"link.springer.com","title":"Development and Testing of a Shape Memory Alloy-Driven Composite Morphing Radiator","author":[{"family":"Walgren","given":"P."},{"family":"Bertagne","given":"C."},{"family":"Wescott","given":"M."},{"family":"Benafan","given":"O."},{"family":"Erickson","given":"L."},{"family":"Whitcomb","given":"J."},{"family":"Hartl","given":"D."}],"issued":{"date-parts":[["2018",1,16]]}}},{"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9D635D" w:rsidRPr="00A861A8">
        <w:fldChar w:fldCharType="separate"/>
      </w:r>
      <w:r w:rsidR="007C6815" w:rsidRPr="007C6815">
        <w:rPr>
          <w:rFonts w:ascii="Calibri" w:hAnsi="Calibri" w:cs="Calibri"/>
        </w:rPr>
        <w:t>[21], [24], [25], [26]</w:t>
      </w:r>
      <w:r w:rsidR="009D635D" w:rsidRPr="00A861A8">
        <w:fldChar w:fldCharType="end"/>
      </w:r>
      <w:r w:rsidR="009D635D" w:rsidRPr="00A861A8">
        <w:t>.</w:t>
      </w:r>
    </w:p>
    <w:p w14:paraId="456B8B5B" w14:textId="77777777" w:rsidR="00A0677F" w:rsidRPr="00A861A8" w:rsidRDefault="00A0677F" w:rsidP="009D635D"/>
    <w:p w14:paraId="013A0305" w14:textId="7C2EBAF8" w:rsidR="009D635D" w:rsidRDefault="009D635D" w:rsidP="009D635D">
      <w:r w:rsidRPr="00A861A8">
        <w:t>Given filtered and synchronized experimental data from the processing module, the</w:t>
      </w:r>
      <w:r w:rsidR="00A0677F">
        <w:t xml:space="preserve"> SMA-REACT</w:t>
      </w:r>
      <w:r w:rsidRPr="00A861A8">
        <w:t xml:space="preserve"> model calibration module finds the best fit of constitutive m</w:t>
      </w:r>
      <w:r w:rsidR="00D71CAF">
        <w:t>aterial</w:t>
      </w:r>
      <w:r w:rsidRPr="00A861A8">
        <w:t xml:space="preserve"> parameters (martensitic elastic modulus, austenite start temperature, etc.) based on the Lagoudas one-dimensional constitutive model. The developed calibration routine leverages hybrid optimization to minimize error between model prediction and experimental data. Hybrid optimization comprises a global optimization to identify a starting point for a local gradient-based optimization. Our tool enables the user to customize the optimization routine as well as the</w:t>
      </w:r>
      <w:r w:rsidR="00D71CAF">
        <w:t xml:space="preserve"> bounds and free variables for the</w:t>
      </w:r>
      <w:r w:rsidRPr="00A861A8">
        <w:t xml:space="preserve"> m</w:t>
      </w:r>
      <w:r w:rsidR="00D71CAF">
        <w:t>aterial parameters</w:t>
      </w:r>
      <w:r w:rsidRPr="00A861A8">
        <w:t xml:space="preserve"> to be optimized. Outputs from the calibration routine include a set of m</w:t>
      </w:r>
      <w:r w:rsidR="00D71CAF">
        <w:t>aterial</w:t>
      </w:r>
      <w:r w:rsidRPr="00A861A8">
        <w:t xml:space="preserve"> parameters to be used in future analyses (i.e., </w:t>
      </w:r>
      <w:r w:rsidR="00D71CAF">
        <w:t>inputs for a user material model</w:t>
      </w:r>
      <w:r w:rsidRPr="00A861A8">
        <w:t xml:space="preserve">) and a thermodynamically consistent phase diagram. </w:t>
      </w:r>
    </w:p>
    <w:p w14:paraId="1929D722" w14:textId="77777777" w:rsidR="001A2D07" w:rsidRPr="00A861A8" w:rsidRDefault="001A2D07" w:rsidP="009D635D"/>
    <w:p w14:paraId="29927743" w14:textId="2A9DF66E" w:rsidR="009D635D" w:rsidRPr="00A861A8" w:rsidRDefault="009D635D" w:rsidP="009D635D">
      <w:pPr>
        <w:rPr>
          <w:b/>
          <w:bCs/>
        </w:rPr>
      </w:pPr>
      <w:r w:rsidRPr="00135AC7">
        <w:t xml:space="preserve">Our tool leverages the genetic algorithm NSGA-II </w:t>
      </w:r>
      <w:r w:rsidRPr="00135AC7">
        <w:fldChar w:fldCharType="begin"/>
      </w:r>
      <w:r w:rsidR="007C6815">
        <w:instrText xml:space="preserve"> ADDIN ZOTERO_ITEM CSL_CITATION {"citationID":"9V31gCsb","properties":{"formattedCitation":"[27], [28]","plainCitation":"[27], [28]","noteIndex":0},"citationItems":[{"id":1584,"uris":["http://zotero.org/users/4607708/items/RIYJC9WC"],"itemData":{"id":1584,"type":"article-journal","container-title":"IEEE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instrText>
      </w:r>
      <w:r w:rsidRPr="00135AC7">
        <w:fldChar w:fldCharType="separate"/>
      </w:r>
      <w:r w:rsidR="007C6815" w:rsidRPr="007C6815">
        <w:rPr>
          <w:rFonts w:ascii="Calibri" w:hAnsi="Calibri" w:cs="Calibri"/>
        </w:rPr>
        <w:t>[27], [28]</w:t>
      </w:r>
      <w:r w:rsidRPr="00135AC7">
        <w:fldChar w:fldCharType="end"/>
      </w:r>
      <w:r w:rsidRPr="00135AC7">
        <w:t xml:space="preserve"> for the global </w:t>
      </w:r>
      <w:r>
        <w:t>optimization</w:t>
      </w:r>
      <w:r w:rsidRPr="00135AC7">
        <w:t xml:space="preserve"> and then SLSQP implemented in SciPy </w:t>
      </w:r>
      <w:r w:rsidRPr="00135AC7">
        <w:fldChar w:fldCharType="begin"/>
      </w:r>
      <w:r w:rsidR="007C6815">
        <w:instrText xml:space="preserve"> ADDIN ZOTERO_ITEM CSL_CITATION {"citationID":"n23ijMVk","properties":{"formattedCitation":"[29]","plainCitation":"[29]","noteIndex":0},"citationItems":[{"id":3596,"uris":["http://zotero.org/users/4607708/items/C85DZUAW"],"itemData":{"id":3596,"type":"article-journal","abstract":"Abstract\n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Pr="00135AC7">
        <w:fldChar w:fldCharType="separate"/>
      </w:r>
      <w:r w:rsidR="007C6815" w:rsidRPr="007C6815">
        <w:rPr>
          <w:rFonts w:ascii="Calibri" w:hAnsi="Calibri" w:cs="Calibri"/>
        </w:rPr>
        <w:t>[29]</w:t>
      </w:r>
      <w:r w:rsidRPr="00135AC7">
        <w:fldChar w:fldCharType="end"/>
      </w:r>
      <w:r w:rsidRPr="00135AC7">
        <w:t xml:space="preserve"> for the </w:t>
      </w:r>
      <w:r>
        <w:t>gradient-based optimization</w:t>
      </w:r>
      <w:r w:rsidRPr="00135AC7">
        <w:t>, although the tool is modular and can be modified to use other algorithms.</w:t>
      </w:r>
      <w:r w:rsidRPr="00A861A8">
        <w:t xml:space="preserve"> </w:t>
      </w:r>
      <w:r>
        <w:t>While we focus on the one-dimensional Lagoudas model for SMA actuators herein</w:t>
      </w:r>
      <w:r w:rsidRPr="00A861A8">
        <w:t xml:space="preserve">, the developed framework can be expanded to consider other </w:t>
      </w:r>
      <w:proofErr w:type="gramStart"/>
      <w:r w:rsidRPr="00A861A8">
        <w:t>constitutive</w:t>
      </w:r>
      <w:proofErr w:type="gramEnd"/>
      <w:r w:rsidRPr="00A861A8">
        <w:t xml:space="preserve"> models and different loading modes (e.g., superelasticity</w:t>
      </w:r>
      <w:r>
        <w:t xml:space="preserve"> or combined loading</w:t>
      </w:r>
      <w:r w:rsidRPr="00A861A8">
        <w:t>).</w:t>
      </w:r>
    </w:p>
    <w:p w14:paraId="72F611C4" w14:textId="77777777" w:rsidR="009D635D" w:rsidRDefault="009D635D" w:rsidP="009D635D">
      <w:pPr>
        <w:pStyle w:val="Heading3"/>
      </w:pPr>
      <w:r>
        <w:t>The one-dimensional Lagoudas SMA constitutive model: A brief primer</w:t>
      </w:r>
    </w:p>
    <w:p w14:paraId="65147C08" w14:textId="148FEA80" w:rsidR="009D635D" w:rsidRPr="00A861A8" w:rsidRDefault="009D635D" w:rsidP="009D635D">
      <w:bookmarkStart w:id="53" w:name="_Hlk164063389"/>
      <w:bookmarkStart w:id="54" w:name="_Hlk175831488"/>
      <w:r w:rsidRPr="00135AC7">
        <w:t>The Lagoudas shape memory alloy constitutive model uses the Gibbs' free energy to derive a thermodynamically consistent relationship between stress and strain</w:t>
      </w:r>
      <w:r>
        <w:t>.</w:t>
      </w:r>
      <w:r w:rsidRPr="00A861A8">
        <w:t xml:space="preserve"> In this section, we will omit a full model derivation (see Lagoudas et al. </w:t>
      </w:r>
      <w:r w:rsidRPr="00A861A8">
        <w:fldChar w:fldCharType="begin"/>
      </w:r>
      <w:r w:rsidR="006065A5">
        <w:instrText xml:space="preserve"> ADDIN ZOTERO_ITEM CSL_CITATION {"citationID":"AGRWvIpQ","properties":{"formattedCitation":"[5]","plainCitation":"[5]","noteIndex":0},"citationItems":[{"id":1124,"uris":["http://zotero.org/users/4607708/items/76LE7B32"],"itemData":{"id":1124,"type":"article-journal","container-title":"International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Pr="00A861A8">
        <w:fldChar w:fldCharType="separate"/>
      </w:r>
      <w:r w:rsidR="006065A5" w:rsidRPr="006065A5">
        <w:rPr>
          <w:rFonts w:ascii="Calibri" w:hAnsi="Calibri" w:cs="Calibri"/>
        </w:rPr>
        <w:t>[5]</w:t>
      </w:r>
      <w:r w:rsidRPr="00A861A8">
        <w:fldChar w:fldCharType="end"/>
      </w:r>
      <w:r w:rsidRPr="00A861A8">
        <w:t xml:space="preserve"> for more information) , but rather highlight the seventeen unique but dependent </w:t>
      </w:r>
      <w:r w:rsidR="00130C53">
        <w:t>material</w:t>
      </w:r>
      <w:r w:rsidRPr="00A861A8">
        <w:t xml:space="preserve"> parameters that need calibrated and their effects on constitutive behavior. The Lagoudas one-dimensional constitutive model comprises four interdependent parameter groups</w:t>
      </w:r>
      <w:r w:rsidR="00064215">
        <w:t>, as shown in Table 1</w:t>
      </w:r>
      <w:r w:rsidRPr="00A861A8">
        <w:t>.</w:t>
      </w:r>
    </w:p>
    <w:p w14:paraId="5DE72FD2" w14:textId="77777777" w:rsidR="009D635D" w:rsidRPr="00A861A8" w:rsidRDefault="009D635D" w:rsidP="009D635D"/>
    <w:p w14:paraId="0922813B" w14:textId="77777777" w:rsidR="009D635D" w:rsidRPr="00A861A8" w:rsidRDefault="009D635D" w:rsidP="009D635D">
      <w:pPr>
        <w:pStyle w:val="Caption"/>
        <w:keepNext/>
      </w:pPr>
      <w:r w:rsidRPr="00A861A8">
        <w:lastRenderedPageBreak/>
        <w:t xml:space="preserve">Table </w:t>
      </w:r>
      <w:r>
        <w:fldChar w:fldCharType="begin"/>
      </w:r>
      <w:r>
        <w:instrText xml:space="preserve"> SEQ Table \* ARABIC </w:instrText>
      </w:r>
      <w:r>
        <w:fldChar w:fldCharType="separate"/>
      </w:r>
      <w:r w:rsidRPr="00A861A8">
        <w:rPr>
          <w:noProof/>
        </w:rPr>
        <w:t>1</w:t>
      </w:r>
      <w:r>
        <w:rPr>
          <w:noProof/>
        </w:rPr>
        <w:fldChar w:fldCharType="end"/>
      </w:r>
      <w:r w:rsidRPr="00A861A8">
        <w:t xml:space="preserve">:The one-dimensional reduction of the Lagoudas SMA constitutive model requires calibration of </w:t>
      </w:r>
      <w:r>
        <w:t>seventeen</w:t>
      </w:r>
      <w:r w:rsidRPr="00A861A8">
        <w:t xml:space="preserve"> unique but dependent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2304"/>
        <w:gridCol w:w="1152"/>
      </w:tblGrid>
      <w:tr w:rsidR="009D635D" w:rsidRPr="00A861A8" w14:paraId="6E54A103" w14:textId="77777777" w:rsidTr="00135AC7">
        <w:tc>
          <w:tcPr>
            <w:tcW w:w="5184" w:type="dxa"/>
          </w:tcPr>
          <w:p w14:paraId="0BC4642B" w14:textId="77777777" w:rsidR="009D635D" w:rsidRPr="00A861A8" w:rsidRDefault="009D635D" w:rsidP="00135AC7">
            <w:pPr>
              <w:rPr>
                <w:b/>
                <w:bCs/>
              </w:rPr>
            </w:pPr>
            <w:commentRangeStart w:id="55"/>
            <w:commentRangeStart w:id="56"/>
            <w:r w:rsidRPr="00A861A8">
              <w:rPr>
                <w:b/>
                <w:bCs/>
              </w:rPr>
              <w:t>Parameter</w:t>
            </w:r>
            <w:commentRangeEnd w:id="55"/>
            <w:r w:rsidRPr="00A861A8">
              <w:rPr>
                <w:rStyle w:val="CommentReference"/>
              </w:rPr>
              <w:commentReference w:id="55"/>
            </w:r>
            <w:commentRangeEnd w:id="56"/>
            <w:r w:rsidR="00126213">
              <w:rPr>
                <w:rStyle w:val="CommentReference"/>
              </w:rPr>
              <w:commentReference w:id="56"/>
            </w:r>
          </w:p>
        </w:tc>
        <w:tc>
          <w:tcPr>
            <w:tcW w:w="2304" w:type="dxa"/>
            <w:vAlign w:val="center"/>
          </w:tcPr>
          <w:p w14:paraId="08436DC9" w14:textId="77777777" w:rsidR="009D635D" w:rsidRPr="00A861A8" w:rsidRDefault="009D635D" w:rsidP="00135AC7">
            <w:pPr>
              <w:jc w:val="center"/>
              <w:rPr>
                <w:b/>
                <w:bCs/>
              </w:rPr>
            </w:pPr>
            <w:r w:rsidRPr="00A861A8">
              <w:rPr>
                <w:b/>
                <w:bCs/>
              </w:rPr>
              <w:t>Mathematical Symbol</w:t>
            </w:r>
          </w:p>
        </w:tc>
        <w:tc>
          <w:tcPr>
            <w:tcW w:w="1152" w:type="dxa"/>
            <w:vAlign w:val="center"/>
          </w:tcPr>
          <w:p w14:paraId="1DD77949" w14:textId="77777777" w:rsidR="009D635D" w:rsidRPr="00A861A8" w:rsidRDefault="009D635D" w:rsidP="00135AC7">
            <w:pPr>
              <w:jc w:val="center"/>
              <w:rPr>
                <w:b/>
                <w:bCs/>
              </w:rPr>
            </w:pPr>
            <w:r w:rsidRPr="00A861A8">
              <w:rPr>
                <w:b/>
                <w:bCs/>
              </w:rPr>
              <w:t>Units (SI)</w:t>
            </w:r>
          </w:p>
        </w:tc>
      </w:tr>
      <w:tr w:rsidR="009D635D" w:rsidRPr="00A861A8" w14:paraId="77D43E40" w14:textId="77777777" w:rsidTr="00135AC7">
        <w:tc>
          <w:tcPr>
            <w:tcW w:w="5184" w:type="dxa"/>
            <w:tcBorders>
              <w:bottom w:val="single" w:sz="4" w:space="0" w:color="auto"/>
            </w:tcBorders>
          </w:tcPr>
          <w:p w14:paraId="3FB1D279" w14:textId="77777777" w:rsidR="009D635D" w:rsidRPr="00A861A8" w:rsidRDefault="009D635D" w:rsidP="00135AC7">
            <w:pPr>
              <w:rPr>
                <w:b/>
                <w:bCs/>
              </w:rPr>
            </w:pPr>
            <w:r w:rsidRPr="00A861A8">
              <w:rPr>
                <w:b/>
                <w:bCs/>
              </w:rPr>
              <w:t>Thermoelastic properties</w:t>
            </w:r>
          </w:p>
        </w:tc>
        <w:tc>
          <w:tcPr>
            <w:tcW w:w="2304" w:type="dxa"/>
            <w:tcBorders>
              <w:bottom w:val="single" w:sz="4" w:space="0" w:color="auto"/>
            </w:tcBorders>
            <w:vAlign w:val="center"/>
          </w:tcPr>
          <w:p w14:paraId="23E43277" w14:textId="77777777" w:rsidR="009D635D" w:rsidRPr="00A861A8" w:rsidRDefault="009D635D" w:rsidP="00135AC7">
            <w:pPr>
              <w:jc w:val="center"/>
            </w:pPr>
          </w:p>
        </w:tc>
        <w:tc>
          <w:tcPr>
            <w:tcW w:w="1152" w:type="dxa"/>
            <w:tcBorders>
              <w:bottom w:val="single" w:sz="4" w:space="0" w:color="auto"/>
            </w:tcBorders>
            <w:vAlign w:val="center"/>
          </w:tcPr>
          <w:p w14:paraId="0470D627" w14:textId="77777777" w:rsidR="009D635D" w:rsidRPr="00A861A8" w:rsidRDefault="009D635D" w:rsidP="00135AC7">
            <w:pPr>
              <w:jc w:val="center"/>
            </w:pPr>
          </w:p>
        </w:tc>
      </w:tr>
      <w:tr w:rsidR="009D635D" w:rsidRPr="00A861A8" w14:paraId="4A72C519" w14:textId="77777777" w:rsidTr="00135AC7">
        <w:tc>
          <w:tcPr>
            <w:tcW w:w="5184" w:type="dxa"/>
            <w:tcBorders>
              <w:top w:val="single" w:sz="4" w:space="0" w:color="auto"/>
            </w:tcBorders>
          </w:tcPr>
          <w:p w14:paraId="24652446" w14:textId="77777777" w:rsidR="009D635D" w:rsidRPr="00A861A8" w:rsidRDefault="009D635D" w:rsidP="00135AC7">
            <w:r w:rsidRPr="00A861A8">
              <w:t>Elastic moduli</w:t>
            </w:r>
          </w:p>
        </w:tc>
        <w:tc>
          <w:tcPr>
            <w:tcW w:w="2304" w:type="dxa"/>
            <w:tcBorders>
              <w:top w:val="single" w:sz="4" w:space="0" w:color="auto"/>
            </w:tcBorders>
            <w:vAlign w:val="center"/>
          </w:tcPr>
          <w:p w14:paraId="572D5131" w14:textId="77777777" w:rsidR="009D635D" w:rsidRPr="00A861A8" w:rsidRDefault="000C2939" w:rsidP="00135AC7">
            <w:pPr>
              <w:jc w:val="center"/>
            </w:pPr>
            <m:oMathPara>
              <m:oMath>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A</m:t>
                    </m:r>
                  </m:sup>
                </m:sSup>
              </m:oMath>
            </m:oMathPara>
          </w:p>
        </w:tc>
        <w:tc>
          <w:tcPr>
            <w:tcW w:w="1152" w:type="dxa"/>
            <w:tcBorders>
              <w:top w:val="single" w:sz="4" w:space="0" w:color="auto"/>
            </w:tcBorders>
            <w:vAlign w:val="center"/>
          </w:tcPr>
          <w:p w14:paraId="0090B4BF" w14:textId="77777777" w:rsidR="009D635D" w:rsidRPr="00A861A8" w:rsidRDefault="009D635D" w:rsidP="00135AC7">
            <w:pPr>
              <w:jc w:val="center"/>
            </w:pPr>
            <w:r w:rsidRPr="00A861A8">
              <w:t>Pa</w:t>
            </w:r>
          </w:p>
        </w:tc>
      </w:tr>
      <w:tr w:rsidR="009D635D" w:rsidRPr="00A861A8" w14:paraId="6523A581" w14:textId="77777777" w:rsidTr="00135AC7">
        <w:tc>
          <w:tcPr>
            <w:tcW w:w="5184" w:type="dxa"/>
          </w:tcPr>
          <w:p w14:paraId="30003563" w14:textId="77777777" w:rsidR="009D635D" w:rsidRPr="00A861A8" w:rsidRDefault="009D635D" w:rsidP="00135AC7">
            <w:r>
              <w:t>Thermal expansion coefficient</w:t>
            </w:r>
          </w:p>
        </w:tc>
        <w:tc>
          <w:tcPr>
            <w:tcW w:w="2304" w:type="dxa"/>
            <w:vAlign w:val="center"/>
          </w:tcPr>
          <w:p w14:paraId="130CEC16" w14:textId="77777777" w:rsidR="009D635D" w:rsidRPr="00A861A8" w:rsidRDefault="009D635D" w:rsidP="00135AC7">
            <w:pPr>
              <w:jc w:val="center"/>
              <w:rPr>
                <w:rFonts w:ascii="Calibri" w:eastAsia="Calibri" w:hAnsi="Calibri" w:cs="Times New Roman"/>
              </w:rPr>
            </w:pPr>
            <m:oMathPara>
              <m:oMath>
                <m:r>
                  <w:rPr>
                    <w:rFonts w:ascii="Cambria Math" w:eastAsia="Calibri" w:hAnsi="Cambria Math" w:cs="Times New Roman"/>
                  </w:rPr>
                  <m:t>α</m:t>
                </m:r>
              </m:oMath>
            </m:oMathPara>
          </w:p>
        </w:tc>
        <w:tc>
          <w:tcPr>
            <w:tcW w:w="1152" w:type="dxa"/>
            <w:vAlign w:val="center"/>
          </w:tcPr>
          <w:p w14:paraId="71C9C8A7" w14:textId="77777777" w:rsidR="009D635D" w:rsidRPr="00A861A8" w:rsidRDefault="009D635D" w:rsidP="00135AC7">
            <w:pPr>
              <w:jc w:val="center"/>
            </w:pPr>
            <w:r w:rsidRPr="00A861A8">
              <w:t>1/K</w:t>
            </w:r>
          </w:p>
        </w:tc>
      </w:tr>
      <w:tr w:rsidR="009D635D" w:rsidRPr="00A861A8" w14:paraId="0B41430B" w14:textId="77777777" w:rsidTr="00135AC7">
        <w:tc>
          <w:tcPr>
            <w:tcW w:w="5184" w:type="dxa"/>
            <w:tcBorders>
              <w:bottom w:val="single" w:sz="4" w:space="0" w:color="auto"/>
            </w:tcBorders>
          </w:tcPr>
          <w:p w14:paraId="23912300" w14:textId="77777777" w:rsidR="009D635D" w:rsidRPr="00A861A8" w:rsidRDefault="009D635D" w:rsidP="00135AC7">
            <w:pPr>
              <w:rPr>
                <w:b/>
                <w:bCs/>
              </w:rPr>
            </w:pPr>
            <w:r w:rsidRPr="00A861A8">
              <w:rPr>
                <w:b/>
                <w:bCs/>
              </w:rPr>
              <w:t>Transformation properties</w:t>
            </w:r>
          </w:p>
        </w:tc>
        <w:tc>
          <w:tcPr>
            <w:tcW w:w="2304" w:type="dxa"/>
            <w:tcBorders>
              <w:bottom w:val="single" w:sz="4" w:space="0" w:color="auto"/>
            </w:tcBorders>
            <w:vAlign w:val="center"/>
          </w:tcPr>
          <w:p w14:paraId="11F88860" w14:textId="77777777" w:rsidR="009D635D" w:rsidRPr="00A861A8" w:rsidRDefault="009D635D" w:rsidP="00135AC7">
            <w:pPr>
              <w:jc w:val="center"/>
              <w:rPr>
                <w:rFonts w:ascii="Calibri" w:eastAsia="Calibri" w:hAnsi="Calibri" w:cs="Times New Roman"/>
              </w:rPr>
            </w:pPr>
          </w:p>
        </w:tc>
        <w:tc>
          <w:tcPr>
            <w:tcW w:w="1152" w:type="dxa"/>
            <w:tcBorders>
              <w:bottom w:val="single" w:sz="4" w:space="0" w:color="auto"/>
            </w:tcBorders>
            <w:vAlign w:val="center"/>
          </w:tcPr>
          <w:p w14:paraId="06948865" w14:textId="77777777" w:rsidR="009D635D" w:rsidRPr="00A861A8" w:rsidRDefault="009D635D" w:rsidP="00135AC7">
            <w:pPr>
              <w:jc w:val="center"/>
            </w:pPr>
          </w:p>
        </w:tc>
      </w:tr>
      <w:tr w:rsidR="009D635D" w:rsidRPr="00A861A8" w14:paraId="22520BCA" w14:textId="77777777" w:rsidTr="00135AC7">
        <w:tc>
          <w:tcPr>
            <w:tcW w:w="5184" w:type="dxa"/>
            <w:tcBorders>
              <w:top w:val="single" w:sz="4" w:space="0" w:color="auto"/>
            </w:tcBorders>
          </w:tcPr>
          <w:p w14:paraId="61B5A0E3" w14:textId="77777777" w:rsidR="009D635D" w:rsidRPr="00A861A8" w:rsidRDefault="009D635D" w:rsidP="00135AC7">
            <w:r w:rsidRPr="00A861A8">
              <w:t>Transformation temperatures (at zero-stress)</w:t>
            </w:r>
          </w:p>
        </w:tc>
        <w:tc>
          <w:tcPr>
            <w:tcW w:w="2304" w:type="dxa"/>
            <w:tcBorders>
              <w:top w:val="single" w:sz="4" w:space="0" w:color="auto"/>
            </w:tcBorders>
            <w:vAlign w:val="center"/>
          </w:tcPr>
          <w:p w14:paraId="0FE9FE88" w14:textId="77777777" w:rsidR="009D635D" w:rsidRPr="00A861A8" w:rsidRDefault="000C2939" w:rsidP="00135AC7">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f</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f</m:t>
                    </m:r>
                  </m:sub>
                </m:sSub>
              </m:oMath>
            </m:oMathPara>
          </w:p>
        </w:tc>
        <w:tc>
          <w:tcPr>
            <w:tcW w:w="1152" w:type="dxa"/>
            <w:tcBorders>
              <w:top w:val="single" w:sz="4" w:space="0" w:color="auto"/>
            </w:tcBorders>
            <w:vAlign w:val="center"/>
          </w:tcPr>
          <w:p w14:paraId="1ED6679F" w14:textId="77777777" w:rsidR="009D635D" w:rsidRPr="00A861A8" w:rsidRDefault="009D635D" w:rsidP="00135AC7">
            <w:pPr>
              <w:jc w:val="center"/>
            </w:pPr>
            <w:r w:rsidRPr="00A861A8">
              <w:t>K</w:t>
            </w:r>
          </w:p>
        </w:tc>
      </w:tr>
      <w:tr w:rsidR="009D635D" w:rsidRPr="00A861A8" w14:paraId="10107E54" w14:textId="77777777" w:rsidTr="00135AC7">
        <w:tc>
          <w:tcPr>
            <w:tcW w:w="5184" w:type="dxa"/>
          </w:tcPr>
          <w:p w14:paraId="409B13BB" w14:textId="77777777" w:rsidR="009D635D" w:rsidRPr="00A861A8" w:rsidRDefault="009D635D" w:rsidP="00135AC7">
            <w:r w:rsidRPr="00A861A8">
              <w:t>Stress-influence coefficients</w:t>
            </w:r>
          </w:p>
        </w:tc>
        <w:tc>
          <w:tcPr>
            <w:tcW w:w="2304" w:type="dxa"/>
            <w:vAlign w:val="center"/>
          </w:tcPr>
          <w:p w14:paraId="1850D47D" w14:textId="77777777" w:rsidR="009D635D" w:rsidRPr="00A861A8" w:rsidRDefault="000C2939" w:rsidP="00135AC7">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M</m:t>
                    </m:r>
                  </m:sup>
                </m:sSup>
                <m:r>
                  <w:rPr>
                    <w:rFonts w:ascii="Cambria Math" w:eastAsia="Calibri" w:hAnsi="Cambria Math" w:cs="Times New Roman"/>
                  </w:rPr>
                  <m:t xml:space="preserve">, </m:t>
                </m:r>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A</m:t>
                    </m:r>
                  </m:sup>
                </m:sSup>
              </m:oMath>
            </m:oMathPara>
          </w:p>
        </w:tc>
        <w:tc>
          <w:tcPr>
            <w:tcW w:w="1152" w:type="dxa"/>
            <w:vAlign w:val="center"/>
          </w:tcPr>
          <w:p w14:paraId="6FF473EF" w14:textId="77777777" w:rsidR="009D635D" w:rsidRPr="00A861A8" w:rsidRDefault="009D635D" w:rsidP="00135AC7">
            <w:pPr>
              <w:jc w:val="center"/>
            </w:pPr>
            <w:r w:rsidRPr="00A861A8">
              <w:t>Pa/K</w:t>
            </w:r>
          </w:p>
        </w:tc>
      </w:tr>
      <w:tr w:rsidR="009D635D" w:rsidRPr="00A861A8" w14:paraId="35EAADDA" w14:textId="77777777" w:rsidTr="00135AC7">
        <w:tc>
          <w:tcPr>
            <w:tcW w:w="5184" w:type="dxa"/>
            <w:tcBorders>
              <w:bottom w:val="single" w:sz="4" w:space="0" w:color="auto"/>
            </w:tcBorders>
          </w:tcPr>
          <w:p w14:paraId="63CB2292" w14:textId="77777777" w:rsidR="009D635D" w:rsidRPr="00A861A8" w:rsidRDefault="009D635D" w:rsidP="00135AC7">
            <w:pPr>
              <w:rPr>
                <w:b/>
                <w:bCs/>
              </w:rPr>
            </w:pPr>
            <w:r w:rsidRPr="00A861A8">
              <w:rPr>
                <w:b/>
                <w:bCs/>
              </w:rPr>
              <w:t>Transformation strain properties</w:t>
            </w:r>
          </w:p>
        </w:tc>
        <w:tc>
          <w:tcPr>
            <w:tcW w:w="2304" w:type="dxa"/>
            <w:tcBorders>
              <w:bottom w:val="single" w:sz="4" w:space="0" w:color="auto"/>
            </w:tcBorders>
            <w:vAlign w:val="center"/>
          </w:tcPr>
          <w:p w14:paraId="02FA34E0" w14:textId="77777777" w:rsidR="009D635D" w:rsidRPr="00A861A8" w:rsidRDefault="009D635D" w:rsidP="00135AC7">
            <w:pPr>
              <w:jc w:val="center"/>
              <w:rPr>
                <w:rFonts w:ascii="Calibri" w:eastAsia="Calibri" w:hAnsi="Calibri" w:cs="Times New Roman"/>
              </w:rPr>
            </w:pPr>
          </w:p>
        </w:tc>
        <w:tc>
          <w:tcPr>
            <w:tcW w:w="1152" w:type="dxa"/>
            <w:tcBorders>
              <w:bottom w:val="single" w:sz="4" w:space="0" w:color="auto"/>
            </w:tcBorders>
            <w:vAlign w:val="center"/>
          </w:tcPr>
          <w:p w14:paraId="53CB3630" w14:textId="77777777" w:rsidR="009D635D" w:rsidRPr="00A861A8" w:rsidRDefault="009D635D" w:rsidP="00135AC7">
            <w:pPr>
              <w:jc w:val="center"/>
            </w:pPr>
          </w:p>
        </w:tc>
      </w:tr>
      <w:tr w:rsidR="009D635D" w:rsidRPr="00A861A8" w14:paraId="0C3B926D" w14:textId="77777777" w:rsidTr="00135AC7">
        <w:tc>
          <w:tcPr>
            <w:tcW w:w="5184" w:type="dxa"/>
            <w:tcBorders>
              <w:top w:val="single" w:sz="4" w:space="0" w:color="auto"/>
            </w:tcBorders>
          </w:tcPr>
          <w:p w14:paraId="071C4995" w14:textId="77777777" w:rsidR="009D635D" w:rsidRPr="00A861A8" w:rsidRDefault="009D635D" w:rsidP="00135AC7">
            <w:r w:rsidRPr="00A861A8">
              <w:t>Minimum transformation strain</w:t>
            </w:r>
          </w:p>
        </w:tc>
        <w:tc>
          <w:tcPr>
            <w:tcW w:w="2304" w:type="dxa"/>
            <w:tcBorders>
              <w:top w:val="single" w:sz="4" w:space="0" w:color="auto"/>
            </w:tcBorders>
            <w:vAlign w:val="center"/>
          </w:tcPr>
          <w:p w14:paraId="633F943F" w14:textId="77777777" w:rsidR="009D635D" w:rsidRPr="00A861A8" w:rsidRDefault="000C2939" w:rsidP="00135AC7">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min</m:t>
                    </m:r>
                  </m:sub>
                </m:sSub>
              </m:oMath>
            </m:oMathPara>
          </w:p>
        </w:tc>
        <w:tc>
          <w:tcPr>
            <w:tcW w:w="1152" w:type="dxa"/>
            <w:tcBorders>
              <w:top w:val="single" w:sz="4" w:space="0" w:color="auto"/>
            </w:tcBorders>
            <w:vAlign w:val="center"/>
          </w:tcPr>
          <w:p w14:paraId="19271ACB" w14:textId="77777777" w:rsidR="009D635D" w:rsidRPr="00A861A8" w:rsidRDefault="009D635D" w:rsidP="00135AC7">
            <w:pPr>
              <w:jc w:val="center"/>
            </w:pPr>
            <w:r w:rsidRPr="00A861A8">
              <w:t>m/m</w:t>
            </w:r>
          </w:p>
        </w:tc>
      </w:tr>
      <w:tr w:rsidR="009D635D" w:rsidRPr="00A861A8" w14:paraId="1A114324" w14:textId="77777777" w:rsidTr="00135AC7">
        <w:tc>
          <w:tcPr>
            <w:tcW w:w="5184" w:type="dxa"/>
          </w:tcPr>
          <w:p w14:paraId="646D074F" w14:textId="77777777" w:rsidR="009D635D" w:rsidRPr="00A861A8" w:rsidRDefault="009D635D" w:rsidP="00135AC7">
            <w:r w:rsidRPr="00A861A8">
              <w:t>Maximum transformation strain</w:t>
            </w:r>
          </w:p>
        </w:tc>
        <w:tc>
          <w:tcPr>
            <w:tcW w:w="2304" w:type="dxa"/>
            <w:vAlign w:val="center"/>
          </w:tcPr>
          <w:p w14:paraId="45BE45E1" w14:textId="77777777" w:rsidR="009D635D" w:rsidRPr="00A861A8" w:rsidRDefault="000C2939" w:rsidP="00135AC7">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max</m:t>
                    </m:r>
                  </m:sub>
                </m:sSub>
              </m:oMath>
            </m:oMathPara>
          </w:p>
        </w:tc>
        <w:tc>
          <w:tcPr>
            <w:tcW w:w="1152" w:type="dxa"/>
            <w:vAlign w:val="center"/>
          </w:tcPr>
          <w:p w14:paraId="2F8B9CF6" w14:textId="77777777" w:rsidR="009D635D" w:rsidRPr="00A861A8" w:rsidRDefault="009D635D" w:rsidP="00135AC7">
            <w:pPr>
              <w:jc w:val="center"/>
            </w:pPr>
            <w:r w:rsidRPr="00A861A8">
              <w:t>m/m</w:t>
            </w:r>
          </w:p>
        </w:tc>
      </w:tr>
      <w:tr w:rsidR="009D635D" w:rsidRPr="00A861A8" w14:paraId="4BA88E09" w14:textId="77777777" w:rsidTr="00135AC7">
        <w:tc>
          <w:tcPr>
            <w:tcW w:w="5184" w:type="dxa"/>
          </w:tcPr>
          <w:p w14:paraId="23497147" w14:textId="77777777" w:rsidR="009D635D" w:rsidRPr="00A861A8" w:rsidRDefault="009D635D" w:rsidP="00135AC7">
            <w:r w:rsidRPr="00A861A8">
              <w:t>Critical stress at which transformation strain manifests</w:t>
            </w:r>
          </w:p>
        </w:tc>
        <w:tc>
          <w:tcPr>
            <w:tcW w:w="2304" w:type="dxa"/>
            <w:vAlign w:val="center"/>
          </w:tcPr>
          <w:p w14:paraId="538B8948" w14:textId="77777777" w:rsidR="009D635D" w:rsidRPr="00A861A8" w:rsidRDefault="000C2939" w:rsidP="00135AC7">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σ</m:t>
                    </m:r>
                  </m:e>
                  <m:sub>
                    <m:r>
                      <w:rPr>
                        <w:rFonts w:ascii="Cambria Math" w:eastAsia="Calibri" w:hAnsi="Cambria Math" w:cs="Times New Roman"/>
                        <w:vertAlign w:val="subscript"/>
                      </w:rPr>
                      <m:t>crit</m:t>
                    </m:r>
                  </m:sub>
                </m:sSub>
              </m:oMath>
            </m:oMathPara>
          </w:p>
        </w:tc>
        <w:tc>
          <w:tcPr>
            <w:tcW w:w="1152" w:type="dxa"/>
            <w:vAlign w:val="center"/>
          </w:tcPr>
          <w:p w14:paraId="2B1E7CDA" w14:textId="77777777" w:rsidR="009D635D" w:rsidRPr="00A861A8" w:rsidRDefault="009D635D" w:rsidP="00135AC7">
            <w:pPr>
              <w:jc w:val="center"/>
            </w:pPr>
            <w:r w:rsidRPr="00A861A8">
              <w:t>Pa</w:t>
            </w:r>
          </w:p>
        </w:tc>
      </w:tr>
      <w:tr w:rsidR="009D635D" w:rsidRPr="00A861A8" w14:paraId="2BCBAF4A" w14:textId="77777777" w:rsidTr="00135AC7">
        <w:tc>
          <w:tcPr>
            <w:tcW w:w="5184" w:type="dxa"/>
          </w:tcPr>
          <w:p w14:paraId="1C5DDD1E" w14:textId="77777777" w:rsidR="009D635D" w:rsidRPr="00A861A8" w:rsidRDefault="009D635D" w:rsidP="00135AC7">
            <w:r w:rsidRPr="00A861A8">
              <w:t>Transformation strain rise time</w:t>
            </w:r>
          </w:p>
        </w:tc>
        <w:tc>
          <w:tcPr>
            <w:tcW w:w="2304" w:type="dxa"/>
            <w:vAlign w:val="center"/>
          </w:tcPr>
          <w:p w14:paraId="57F88650" w14:textId="77777777" w:rsidR="009D635D" w:rsidRPr="00A861A8" w:rsidRDefault="009D635D" w:rsidP="00135AC7">
            <w:pPr>
              <w:jc w:val="center"/>
              <w:rPr>
                <w:rFonts w:ascii="Calibri" w:eastAsia="Calibri" w:hAnsi="Calibri" w:cs="Times New Roman"/>
                <w:vertAlign w:val="subscript"/>
              </w:rPr>
            </w:pPr>
            <m:oMathPara>
              <m:oMath>
                <m:r>
                  <w:rPr>
                    <w:rFonts w:ascii="Cambria Math" w:eastAsia="Calibri" w:hAnsi="Cambria Math" w:cs="Times New Roman"/>
                    <w:vertAlign w:val="subscript"/>
                  </w:rPr>
                  <m:t>k</m:t>
                </m:r>
              </m:oMath>
            </m:oMathPara>
          </w:p>
        </w:tc>
        <w:tc>
          <w:tcPr>
            <w:tcW w:w="1152" w:type="dxa"/>
            <w:vAlign w:val="center"/>
          </w:tcPr>
          <w:p w14:paraId="744590AA" w14:textId="77777777" w:rsidR="009D635D" w:rsidRPr="00A861A8" w:rsidRDefault="009D635D" w:rsidP="00135AC7">
            <w:pPr>
              <w:jc w:val="center"/>
            </w:pPr>
            <w:r w:rsidRPr="00A861A8">
              <w:t>1/Pa</w:t>
            </w:r>
          </w:p>
        </w:tc>
      </w:tr>
      <w:tr w:rsidR="009D635D" w:rsidRPr="00A861A8" w14:paraId="7556FB5F" w14:textId="77777777" w:rsidTr="00135AC7">
        <w:tc>
          <w:tcPr>
            <w:tcW w:w="5184" w:type="dxa"/>
            <w:tcBorders>
              <w:bottom w:val="single" w:sz="4" w:space="0" w:color="auto"/>
            </w:tcBorders>
          </w:tcPr>
          <w:p w14:paraId="40106227" w14:textId="77777777" w:rsidR="009D635D" w:rsidRPr="00A861A8" w:rsidRDefault="009D635D" w:rsidP="00135AC7">
            <w:pPr>
              <w:rPr>
                <w:b/>
                <w:bCs/>
              </w:rPr>
            </w:pPr>
            <w:r w:rsidRPr="00A861A8">
              <w:rPr>
                <w:b/>
                <w:bCs/>
              </w:rPr>
              <w:t>Smooth hardening properties</w:t>
            </w:r>
          </w:p>
        </w:tc>
        <w:tc>
          <w:tcPr>
            <w:tcW w:w="2304" w:type="dxa"/>
            <w:tcBorders>
              <w:bottom w:val="single" w:sz="4" w:space="0" w:color="auto"/>
            </w:tcBorders>
            <w:vAlign w:val="center"/>
          </w:tcPr>
          <w:p w14:paraId="4F925BD1" w14:textId="77777777" w:rsidR="009D635D" w:rsidRPr="00A861A8" w:rsidRDefault="009D635D" w:rsidP="00135AC7">
            <w:pPr>
              <w:jc w:val="center"/>
              <w:rPr>
                <w:rFonts w:ascii="Calibri" w:eastAsia="Calibri" w:hAnsi="Calibri" w:cs="Times New Roman"/>
                <w:vertAlign w:val="subscript"/>
              </w:rPr>
            </w:pPr>
          </w:p>
        </w:tc>
        <w:tc>
          <w:tcPr>
            <w:tcW w:w="1152" w:type="dxa"/>
            <w:tcBorders>
              <w:bottom w:val="single" w:sz="4" w:space="0" w:color="auto"/>
            </w:tcBorders>
            <w:vAlign w:val="center"/>
          </w:tcPr>
          <w:p w14:paraId="3CD93F1C" w14:textId="77777777" w:rsidR="009D635D" w:rsidRPr="00A861A8" w:rsidRDefault="009D635D" w:rsidP="00135AC7">
            <w:pPr>
              <w:jc w:val="center"/>
            </w:pPr>
          </w:p>
        </w:tc>
      </w:tr>
      <w:tr w:rsidR="009D635D" w:rsidRPr="00A861A8" w14:paraId="4448DEEC" w14:textId="77777777" w:rsidTr="00135AC7">
        <w:tc>
          <w:tcPr>
            <w:tcW w:w="5184" w:type="dxa"/>
            <w:tcBorders>
              <w:top w:val="single" w:sz="4" w:space="0" w:color="auto"/>
            </w:tcBorders>
          </w:tcPr>
          <w:p w14:paraId="24F6626D" w14:textId="77777777" w:rsidR="009D635D" w:rsidRPr="00A861A8" w:rsidRDefault="009D635D" w:rsidP="00135AC7">
            <w:r w:rsidRPr="00A861A8">
              <w:t>Smooth hardening coefficients</w:t>
            </w:r>
          </w:p>
        </w:tc>
        <w:tc>
          <w:tcPr>
            <w:tcW w:w="2304" w:type="dxa"/>
            <w:tcBorders>
              <w:top w:val="single" w:sz="4" w:space="0" w:color="auto"/>
            </w:tcBorders>
            <w:vAlign w:val="center"/>
          </w:tcPr>
          <w:p w14:paraId="1B2AAD44" w14:textId="77777777" w:rsidR="009D635D" w:rsidRPr="00A861A8" w:rsidRDefault="000C2939" w:rsidP="00135AC7">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1</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2</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3</m:t>
                    </m:r>
                  </m:sub>
                </m:sSub>
                <m:r>
                  <w:rPr>
                    <w:rFonts w:ascii="Cambria Math" w:eastAsia="Calibri" w:hAnsi="Cambria Math" w:cs="Times New Roman"/>
                    <w:vertAlign w:val="subscript"/>
                  </w:rPr>
                  <m:t>,</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4</m:t>
                    </m:r>
                  </m:sub>
                </m:sSub>
              </m:oMath>
            </m:oMathPara>
          </w:p>
        </w:tc>
        <w:tc>
          <w:tcPr>
            <w:tcW w:w="1152" w:type="dxa"/>
            <w:tcBorders>
              <w:top w:val="single" w:sz="4" w:space="0" w:color="auto"/>
            </w:tcBorders>
            <w:vAlign w:val="center"/>
          </w:tcPr>
          <w:p w14:paraId="4F45CFFC" w14:textId="77777777" w:rsidR="009D635D" w:rsidRPr="00A861A8" w:rsidRDefault="009D635D" w:rsidP="00135AC7">
            <w:pPr>
              <w:jc w:val="center"/>
            </w:pPr>
            <w:r w:rsidRPr="00A861A8">
              <w:t>-</w:t>
            </w:r>
          </w:p>
        </w:tc>
      </w:tr>
    </w:tbl>
    <w:p w14:paraId="3A9CDE8C" w14:textId="77777777" w:rsidR="009D635D" w:rsidRPr="00A861A8" w:rsidRDefault="009D635D" w:rsidP="009D635D"/>
    <w:p w14:paraId="2F128065" w14:textId="0FF17E1A" w:rsidR="009D635D" w:rsidRPr="00DE5B27" w:rsidRDefault="009D635D" w:rsidP="009D635D">
      <w:pPr>
        <w:pStyle w:val="ListParagraph"/>
        <w:numPr>
          <w:ilvl w:val="0"/>
          <w:numId w:val="1"/>
        </w:numPr>
        <w:spacing w:after="160" w:line="259" w:lineRule="auto"/>
      </w:pPr>
      <w:r w:rsidRPr="00DE5B27">
        <w:rPr>
          <w:b/>
          <w:bCs/>
        </w:rPr>
        <w:t xml:space="preserve">Thermoelastic properties </w:t>
      </w:r>
      <w:r w:rsidRPr="00DE5B27">
        <w:t>include the elastic moduli for each material phase (</w:t>
      </w:r>
      <m:oMath>
        <m:sSup>
          <m:sSupPr>
            <m:ctrlPr>
              <w:rPr>
                <w:rFonts w:ascii="Cambria Math" w:hAnsi="Cambria Math"/>
                <w:i/>
              </w:rPr>
            </m:ctrlPr>
          </m:sSupPr>
          <m:e>
            <m:r>
              <w:rPr>
                <w:rFonts w:ascii="Cambria Math" w:hAnsi="Cambria Math"/>
              </w:rPr>
              <m:t>E</m:t>
            </m:r>
          </m:e>
          <m:sup>
            <m:r>
              <w:rPr>
                <w:rFonts w:ascii="Cambria Math" w:hAnsi="Cambria Math"/>
              </w:rPr>
              <m:t>A</m:t>
            </m:r>
          </m:sup>
        </m:sSup>
      </m:oMath>
      <w:r w:rsidRPr="00DE5B27">
        <w:t xml:space="preserve"> and </w:t>
      </w:r>
      <m:oMath>
        <m:sSup>
          <m:sSupPr>
            <m:ctrlPr>
              <w:rPr>
                <w:rFonts w:ascii="Cambria Math" w:hAnsi="Cambria Math"/>
                <w:i/>
              </w:rPr>
            </m:ctrlPr>
          </m:sSupPr>
          <m:e>
            <m:r>
              <w:rPr>
                <w:rFonts w:ascii="Cambria Math" w:hAnsi="Cambria Math"/>
              </w:rPr>
              <m:t>E</m:t>
            </m:r>
          </m:e>
          <m:sup>
            <m:r>
              <w:rPr>
                <w:rFonts w:ascii="Cambria Math" w:hAnsi="Cambria Math"/>
              </w:rPr>
              <m:t>M</m:t>
            </m:r>
          </m:sup>
        </m:sSup>
      </m:oMath>
      <w:r w:rsidRPr="00DE5B27">
        <w:t xml:space="preserve"> for austenite and martensite, respectively) and the thermal expansion coefficient </w:t>
      </w:r>
      <m:oMath>
        <m:r>
          <w:rPr>
            <w:rFonts w:ascii="Cambria Math" w:hAnsi="Cambria Math"/>
          </w:rPr>
          <m:t>α</m:t>
        </m:r>
      </m:oMath>
      <w:r w:rsidRPr="00DE5B27">
        <w:t xml:space="preserve">. </w:t>
      </w:r>
      <w:r w:rsidR="00DE5B27" w:rsidRPr="00DE5B27">
        <w:t xml:space="preserve">The thermal expansion coefficient is assumed to be constant with respect to material phase (i.e., </w:t>
      </w:r>
      <m:oMath>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A</m:t>
            </m:r>
          </m:sup>
        </m:sSup>
        <m:r>
          <w:rPr>
            <w:rFonts w:ascii="Cambria Math" w:hAnsi="Cambria Math"/>
          </w:rPr>
          <m:t>=α)</m:t>
        </m:r>
      </m:oMath>
      <w:r w:rsidR="00DE5B27" w:rsidRPr="00DE5B27">
        <w:t xml:space="preserve">, allowing for the use of convex cutting plane to solve for the material state </w:t>
      </w:r>
      <w:r w:rsidR="00DE5B27" w:rsidRPr="00DE5B27">
        <w:fldChar w:fldCharType="begin"/>
      </w:r>
      <w:r w:rsidR="007C6815">
        <w:instrText xml:space="preserve"> ADDIN ZOTERO_ITEM CSL_CITATION {"citationID":"XSjAh3DE","properties":{"formattedCitation":"[5], [30]","plainCitation":"[5], [30]","noteIndex":0},"citationItems":[{"id":1124,"uris":["http://zotero.org/users/4607708/items/76LE7B32"],"itemData":{"id":1124,"type":"article-journal","container-title":"International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id":2665,"uris":["http://zotero.org/users/4607708/items/DCGJW78D"],"itemData":{"id":2665,"type":"chapter","collection-title":"Interdisciplinary Applied Mathematics","container-title":"Computational Inelasticity","event-place":"New York, NY","ISBN":"978-0-387-22763-4","language":"en","note":"DOI: 10.1007/0-387-22763-6_3","page":"113-153","publisher":"Springer","publisher-place":"New York, NY","source":"Springer Link","title":"Integration Algorithms for Plasticity and Viscoplasticity","URL":"https://doi.org/10.1007/0-387-22763-6_3","author":[{"family":"Simo","given":"J. C."},{"family":"Hughes","given":"T. J. R."}],"accessed":{"date-parts":[["2021",2,2]]},"issued":{"date-parts":[["1998"]]}}}],"schema":"https://github.com/citation-style-language/schema/raw/master/csl-citation.json"} </w:instrText>
      </w:r>
      <w:r w:rsidR="00DE5B27" w:rsidRPr="00DE5B27">
        <w:fldChar w:fldCharType="separate"/>
      </w:r>
      <w:r w:rsidR="007C6815" w:rsidRPr="007C6815">
        <w:rPr>
          <w:rFonts w:ascii="Calibri" w:hAnsi="Calibri" w:cs="Calibri"/>
        </w:rPr>
        <w:t>[5], [30]</w:t>
      </w:r>
      <w:r w:rsidR="00DE5B27" w:rsidRPr="00DE5B27">
        <w:fldChar w:fldCharType="end"/>
      </w:r>
      <w:r w:rsidR="00DE5B27" w:rsidRPr="00DE5B27">
        <w:t>.</w:t>
      </w:r>
    </w:p>
    <w:p w14:paraId="73D46CDE" w14:textId="5FEF7C24" w:rsidR="009D635D" w:rsidRPr="00A861A8" w:rsidRDefault="009D635D" w:rsidP="009D635D">
      <w:pPr>
        <w:pStyle w:val="ListParagraph"/>
        <w:numPr>
          <w:ilvl w:val="0"/>
          <w:numId w:val="1"/>
        </w:numPr>
        <w:spacing w:after="160" w:line="259" w:lineRule="auto"/>
      </w:pPr>
      <w:r w:rsidRPr="00A861A8">
        <w:rPr>
          <w:b/>
          <w:bCs/>
        </w:rPr>
        <w:t>Transformation properties</w:t>
      </w:r>
      <w:r w:rsidRPr="00A861A8">
        <w:t xml:space="preserve"> include zero-stress transformation temperatures </w:t>
      </w:r>
      <m:oMath>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s</m:t>
            </m:r>
          </m:sub>
        </m:sSub>
        <m:r>
          <w:rPr>
            <w:rFonts w:ascii="Cambria Math" w:eastAsia="Calibri" w:hAnsi="Cambria Math"/>
          </w:rPr>
          <m:t xml:space="preserve">, </m:t>
        </m:r>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f</m:t>
            </m:r>
          </m:sub>
        </m:sSub>
        <m:r>
          <w:rPr>
            <w:rFonts w:ascii="Cambria Math" w:eastAsia="Calibri" w:hAnsi="Cambria Math"/>
          </w:rPr>
          <m:t xml:space="preserve">, </m:t>
        </m:r>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s</m:t>
            </m:r>
          </m:sub>
        </m:sSub>
        <m:r>
          <w:rPr>
            <w:rFonts w:ascii="Cambria Math" w:eastAsia="Calibri" w:hAnsi="Cambria Math"/>
          </w:rPr>
          <m:t xml:space="preserve">,  </m:t>
        </m:r>
      </m:oMath>
      <w:r>
        <w:t xml:space="preserve">and </w:t>
      </w:r>
      <m:oMath>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f</m:t>
            </m:r>
          </m:sub>
        </m:sSub>
      </m:oMath>
      <w:r w:rsidRPr="00A861A8">
        <w:t xml:space="preserve"> and stress-influence coefficients </w:t>
      </w:r>
      <m:oMath>
        <m:sSup>
          <m:sSupPr>
            <m:ctrlPr>
              <w:rPr>
                <w:rFonts w:ascii="Cambria Math" w:eastAsia="Calibri" w:hAnsi="Cambria Math"/>
                <w:i/>
              </w:rPr>
            </m:ctrlPr>
          </m:sSupPr>
          <m:e>
            <m:r>
              <w:rPr>
                <w:rFonts w:ascii="Cambria Math" w:eastAsia="Calibri" w:hAnsi="Cambria Math"/>
              </w:rPr>
              <m:t>C</m:t>
            </m:r>
          </m:e>
          <m:sup>
            <m:r>
              <w:rPr>
                <w:rFonts w:ascii="Cambria Math" w:eastAsia="Calibri" w:hAnsi="Cambria Math"/>
              </w:rPr>
              <m:t>M</m:t>
            </m:r>
          </m:sup>
        </m:sSup>
      </m:oMath>
      <w:r>
        <w:t xml:space="preserve"> and</w:t>
      </w:r>
      <m:oMath>
        <m:r>
          <w:rPr>
            <w:rFonts w:ascii="Cambria Math" w:eastAsia="Calibri" w:hAnsi="Cambria Math"/>
          </w:rPr>
          <m:t xml:space="preserve"> </m:t>
        </m:r>
        <m:sSup>
          <m:sSupPr>
            <m:ctrlPr>
              <w:rPr>
                <w:rFonts w:ascii="Cambria Math" w:eastAsia="Calibri" w:hAnsi="Cambria Math"/>
                <w:i/>
              </w:rPr>
            </m:ctrlPr>
          </m:sSupPr>
          <m:e>
            <m:r>
              <w:rPr>
                <w:rFonts w:ascii="Cambria Math" w:eastAsia="Calibri" w:hAnsi="Cambria Math"/>
              </w:rPr>
              <m:t>C</m:t>
            </m:r>
          </m:e>
          <m:sup>
            <m:r>
              <w:rPr>
                <w:rFonts w:ascii="Cambria Math" w:eastAsia="Calibri" w:hAnsi="Cambria Math"/>
              </w:rPr>
              <m:t>A</m:t>
            </m:r>
          </m:sup>
        </m:sSup>
      </m:oMath>
      <w:r>
        <w:t>.</w:t>
      </w:r>
      <w:r w:rsidRPr="00A861A8">
        <w:t xml:space="preserve"> Zero-stress transformation temperatures define the start and end of transformation at zero stress (denoted by the character for the material phase and the subscript for the start and end). Stress-influence coefficients define how transformation temperatures change with respect to stress; the slope of the stress-temperature phase diagram at the </w:t>
      </w:r>
      <w:r w:rsidRPr="00A861A8">
        <w:rPr>
          <w:i/>
          <w:iCs/>
        </w:rPr>
        <w:t>calibration stress</w:t>
      </w:r>
      <w:r w:rsidRPr="00A861A8">
        <w:rPr>
          <w:rStyle w:val="FootnoteReference"/>
          <w:iCs/>
        </w:rPr>
        <w:footnoteReference w:id="1"/>
      </w:r>
      <w:r w:rsidRPr="00A861A8">
        <w:t xml:space="preserve"> </w:t>
      </w:r>
      <m:oMath>
        <m:sSub>
          <m:sSubPr>
            <m:ctrlPr>
              <w:rPr>
                <w:rFonts w:ascii="Cambria Math" w:hAnsi="Cambria Math"/>
                <w:i/>
              </w:rPr>
            </m:ctrlPr>
          </m:sSubPr>
          <m:e>
            <m:r>
              <w:rPr>
                <w:rFonts w:ascii="Cambria Math" w:hAnsi="Cambria Math"/>
              </w:rPr>
              <m:t>σ</m:t>
            </m:r>
          </m:e>
          <m:sub>
            <m:r>
              <w:rPr>
                <w:rFonts w:ascii="Cambria Math" w:hAnsi="Cambria Math"/>
              </w:rPr>
              <m:t>cal</m:t>
            </m:r>
          </m:sub>
        </m:sSub>
      </m:oMath>
      <w:r w:rsidRPr="00A861A8">
        <w:t xml:space="preserve"> gives these two values. </w:t>
      </w:r>
    </w:p>
    <w:p w14:paraId="0D49AC25" w14:textId="77777777" w:rsidR="000554A4" w:rsidRPr="000554A4" w:rsidRDefault="009D635D" w:rsidP="009D635D">
      <w:pPr>
        <w:pStyle w:val="ListParagraph"/>
        <w:numPr>
          <w:ilvl w:val="0"/>
          <w:numId w:val="1"/>
        </w:numPr>
        <w:spacing w:after="160" w:line="259" w:lineRule="auto"/>
      </w:pPr>
      <w:r w:rsidRPr="00A861A8">
        <w:rPr>
          <w:b/>
          <w:bCs/>
        </w:rPr>
        <w:t>Transformation strain properties</w:t>
      </w:r>
      <w:r w:rsidRPr="00A861A8">
        <w:t xml:space="preserve"> define the evolution of transformation strain with respect to stress and are crucial to understand if the material exhibits sufficient transformation strain at the design stress. The</w:t>
      </w:r>
      <w:r>
        <w:t xml:space="preserve"> current</w:t>
      </w:r>
      <w:r w:rsidRPr="00A861A8">
        <w:t xml:space="preserve"> transformation strain</w:t>
      </w:r>
      <w:r>
        <w:t xml:space="preserve"> </w:t>
      </w:r>
      <m:oMath>
        <m:sSub>
          <m:sSubPr>
            <m:ctrlPr>
              <w:rPr>
                <w:rFonts w:ascii="Cambria Math" w:hAnsi="Cambria Math"/>
                <w:i/>
              </w:rPr>
            </m:ctrlPr>
          </m:sSubPr>
          <m:e>
            <m:r>
              <w:rPr>
                <w:rFonts w:ascii="Cambria Math" w:hAnsi="Cambria Math"/>
              </w:rPr>
              <m:t>H</m:t>
            </m:r>
          </m:e>
          <m:sub>
            <m:r>
              <w:rPr>
                <w:rFonts w:ascii="Cambria Math" w:hAnsi="Cambria Math"/>
              </w:rPr>
              <m:t>cur</m:t>
            </m:r>
          </m:sub>
        </m:sSub>
        <m:r>
          <w:rPr>
            <w:rFonts w:ascii="Cambria Math" w:hAnsi="Cambria Math"/>
          </w:rPr>
          <m:t>(σ)</m:t>
        </m:r>
      </m:oMath>
      <w:r w:rsidRPr="00A861A8">
        <w:t xml:space="preserve"> is approximated as an asymptotic </w:t>
      </w:r>
      <w:r w:rsidRPr="000554A4">
        <w:t>exponential function</w:t>
      </w:r>
      <w:r w:rsidR="000554A4" w:rsidRPr="000554A4">
        <w:t>:</w:t>
      </w:r>
    </w:p>
    <w:p w14:paraId="4C6B5FF5" w14:textId="183D86D6" w:rsidR="000554A4" w:rsidRPr="000554A4" w:rsidRDefault="000C2939" w:rsidP="000554A4">
      <w:pPr>
        <w:pStyle w:val="ListParagraph"/>
        <w:spacing w:after="160" w:line="259" w:lineRule="auto"/>
      </w:pPr>
      <m:oMathPara>
        <m:oMath>
          <m:sSub>
            <m:sSubPr>
              <m:ctrlPr>
                <w:rPr>
                  <w:rFonts w:ascii="Cambria Math" w:hAnsi="Cambria Math"/>
                  <w:i/>
                </w:rPr>
              </m:ctrlPr>
            </m:sSubPr>
            <m:e>
              <m:r>
                <w:rPr>
                  <w:rFonts w:ascii="Cambria Math" w:hAnsi="Cambria Math"/>
                </w:rPr>
                <m:t>H</m:t>
              </m:r>
            </m:e>
            <m:sub>
              <m:r>
                <w:rPr>
                  <w:rFonts w:ascii="Cambria Math" w:hAnsi="Cambria Math"/>
                </w:rPr>
                <m:t>cur</m:t>
              </m:r>
            </m:sub>
          </m:sSub>
          <m:r>
            <w:rPr>
              <w:rFonts w:ascii="Cambria Math" w:hAnsi="Cambria Math"/>
            </w:rPr>
            <m:t>(</m:t>
          </m:r>
          <m:r>
            <w:rPr>
              <w:rFonts w:ascii="Cambria Math" w:hAnsi="Cambria Math"/>
            </w:rPr>
            <m:t>σ</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min</m:t>
                        </m:r>
                      </m:sub>
                    </m:sSub>
                    <m:r>
                      <w:rPr>
                        <w:rFonts w:ascii="Cambria Math" w:hAnsi="Cambria Math"/>
                      </w:rPr>
                      <m:t xml:space="preserve">,  </m:t>
                    </m:r>
                    <m:r>
                      <w:rPr>
                        <w:rFonts w:ascii="Cambria Math" w:hAnsi="Cambria Math"/>
                      </w:rPr>
                      <m:t>if</m:t>
                    </m:r>
                    <m:r>
                      <w:rPr>
                        <w:rFonts w:ascii="Cambria Math" w:hAnsi="Cambria Math"/>
                      </w:rPr>
                      <m:t xml:space="preserve"> </m:t>
                    </m:r>
                    <m:r>
                      <w:rPr>
                        <w:rFonts w:ascii="Cambria Math" w:hAnsi="Cambria Math"/>
                      </w:rPr>
                      <m:t>σ</m:t>
                    </m:r>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crit</m:t>
                        </m:r>
                      </m:sub>
                    </m:sSub>
                  </m:e>
                </m:mr>
                <m:mr>
                  <m:e>
                    <m:sSub>
                      <m:sSubPr>
                        <m:ctrlPr>
                          <w:rPr>
                            <w:rFonts w:ascii="Cambria Math" w:hAnsi="Cambria Math"/>
                            <w:i/>
                          </w:rPr>
                        </m:ctrlPr>
                      </m:sSubPr>
                      <m:e>
                        <m:r>
                          <w:rPr>
                            <w:rFonts w:ascii="Cambria Math" w:hAnsi="Cambria Math"/>
                          </w:rPr>
                          <m:t>H</m:t>
                        </m:r>
                      </m:e>
                      <m:sub>
                        <m:r>
                          <w:rPr>
                            <w:rFonts w:ascii="Cambria Math" w:hAnsi="Cambria Math"/>
                          </w:rPr>
                          <m:t>min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min</m:t>
                            </m:r>
                          </m:sub>
                        </m:sSub>
                      </m:e>
                    </m:d>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k</m:t>
                            </m:r>
                            <m:d>
                              <m:dPr>
                                <m:ctrlPr>
                                  <w:rPr>
                                    <w:rFonts w:ascii="Cambria Math" w:hAnsi="Cambria Math"/>
                                    <w:i/>
                                  </w:rPr>
                                </m:ctrlPr>
                              </m:dPr>
                              <m:e>
                                <m:r>
                                  <w:rPr>
                                    <w:rFonts w:ascii="Cambria Math" w:hAnsi="Cambria Math"/>
                                  </w:rPr>
                                  <m:t>σ</m:t>
                                </m:r>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crit</m:t>
                                    </m:r>
                                  </m:sub>
                                </m:sSub>
                              </m:e>
                            </m:d>
                          </m:sup>
                        </m:sSup>
                      </m:e>
                    </m:d>
                    <m:r>
                      <w:rPr>
                        <w:rFonts w:ascii="Cambria Math" w:hAnsi="Cambria Math"/>
                      </w:rPr>
                      <m:t xml:space="preserve">,  </m:t>
                    </m:r>
                    <m:r>
                      <w:rPr>
                        <w:rFonts w:ascii="Cambria Math" w:hAnsi="Cambria Math"/>
                      </w:rPr>
                      <m:t>if</m:t>
                    </m:r>
                    <m:r>
                      <w:rPr>
                        <w:rFonts w:ascii="Cambria Math" w:hAnsi="Cambria Math"/>
                      </w:rPr>
                      <m:t xml:space="preserve"> </m:t>
                    </m:r>
                    <m:r>
                      <w:rPr>
                        <w:rFonts w:ascii="Cambria Math" w:hAnsi="Cambria Math"/>
                      </w:rPr>
                      <m:t>σ</m:t>
                    </m:r>
                    <m:r>
                      <w:rPr>
                        <w:rFonts w:ascii="Cambria Math" w:hAnsi="Cambria Math"/>
                      </w:rPr>
                      <m:t>&gt;</m:t>
                    </m:r>
                    <m:sSub>
                      <m:sSubPr>
                        <m:ctrlPr>
                          <w:rPr>
                            <w:rFonts w:ascii="Cambria Math" w:hAnsi="Cambria Math"/>
                            <w:i/>
                          </w:rPr>
                        </m:ctrlPr>
                      </m:sSubPr>
                      <m:e>
                        <m:r>
                          <w:rPr>
                            <w:rFonts w:ascii="Cambria Math" w:hAnsi="Cambria Math"/>
                          </w:rPr>
                          <m:t>σ</m:t>
                        </m:r>
                      </m:e>
                      <m:sub>
                        <m:r>
                          <w:rPr>
                            <w:rFonts w:ascii="Cambria Math" w:hAnsi="Cambria Math"/>
                          </w:rPr>
                          <m:t>crit</m:t>
                        </m:r>
                      </m:sub>
                    </m:sSub>
                  </m:e>
                </m:mr>
              </m:m>
            </m:e>
          </m:d>
        </m:oMath>
      </m:oMathPara>
    </w:p>
    <w:p w14:paraId="7E66927B" w14:textId="77777777" w:rsidR="000554A4" w:rsidRPr="000554A4" w:rsidRDefault="000554A4" w:rsidP="000554A4">
      <w:pPr>
        <w:pStyle w:val="ListParagraph"/>
        <w:spacing w:after="160" w:line="259" w:lineRule="auto"/>
      </w:pPr>
    </w:p>
    <w:p w14:paraId="37617A1C" w14:textId="72E10B9C" w:rsidR="009D635D" w:rsidRPr="00A861A8" w:rsidRDefault="009D635D" w:rsidP="000554A4">
      <w:pPr>
        <w:pStyle w:val="ListParagraph"/>
        <w:spacing w:after="160" w:line="259" w:lineRule="auto"/>
      </w:pPr>
      <w:r w:rsidRPr="000554A4">
        <w:lastRenderedPageBreak/>
        <w:t xml:space="preserve"> where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sidRPr="000554A4">
        <w:t xml:space="preserve"> and </w:t>
      </w:r>
      <m:oMath>
        <m:sSub>
          <m:sSubPr>
            <m:ctrlPr>
              <w:rPr>
                <w:rFonts w:ascii="Cambria Math" w:hAnsi="Cambria Math"/>
                <w:i/>
              </w:rPr>
            </m:ctrlPr>
          </m:sSubPr>
          <m:e>
            <m:r>
              <w:rPr>
                <w:rFonts w:ascii="Cambria Math" w:hAnsi="Cambria Math"/>
              </w:rPr>
              <m:t>H</m:t>
            </m:r>
          </m:e>
          <m:sub>
            <m:r>
              <w:rPr>
                <w:rFonts w:ascii="Cambria Math" w:hAnsi="Cambria Math"/>
              </w:rPr>
              <m:t>max</m:t>
            </m:r>
          </m:sub>
        </m:sSub>
      </m:oMath>
      <w:r w:rsidRPr="000554A4">
        <w:t xml:space="preserve"> are the minimum and maximum transformation strain, </w:t>
      </w:r>
      <m:oMath>
        <m:sSub>
          <m:sSubPr>
            <m:ctrlPr>
              <w:rPr>
                <w:rFonts w:ascii="Cambria Math" w:hAnsi="Cambria Math"/>
                <w:i/>
              </w:rPr>
            </m:ctrlPr>
          </m:sSubPr>
          <m:e>
            <m:r>
              <w:rPr>
                <w:rFonts w:ascii="Cambria Math" w:hAnsi="Cambria Math"/>
              </w:rPr>
              <m:t>σ</m:t>
            </m:r>
          </m:e>
          <m:sub>
            <m:r>
              <w:rPr>
                <w:rFonts w:ascii="Cambria Math" w:hAnsi="Cambria Math"/>
              </w:rPr>
              <m:t>crit</m:t>
            </m:r>
          </m:sub>
        </m:sSub>
      </m:oMath>
      <w:r w:rsidRPr="000554A4">
        <w:t xml:space="preserve"> defines the critical stress at which tra</w:t>
      </w:r>
      <w:r w:rsidRPr="00A861A8">
        <w:t xml:space="preserve">nsformation strain manifests, and </w:t>
      </w:r>
      <m:oMath>
        <m:r>
          <w:rPr>
            <w:rFonts w:ascii="Cambria Math" w:hAnsi="Cambria Math"/>
          </w:rPr>
          <m:t>k</m:t>
        </m:r>
      </m:oMath>
      <w:r w:rsidRPr="00A861A8">
        <w:t xml:space="preserve"> is the </w:t>
      </w:r>
      <w:r w:rsidRPr="00A861A8">
        <w:rPr>
          <w:i/>
          <w:iCs/>
        </w:rPr>
        <w:t>rise time</w:t>
      </w:r>
      <w:r w:rsidR="002217BD">
        <w:t>, which describes how</w:t>
      </w:r>
      <w:r w:rsidRPr="00A861A8">
        <w:t xml:space="preserve"> quickly the transformation strain increases from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sidRPr="00A861A8">
        <w:t xml:space="preserve"> to </w:t>
      </w:r>
      <m:oMath>
        <m:sSub>
          <m:sSubPr>
            <m:ctrlPr>
              <w:rPr>
                <w:rFonts w:ascii="Cambria Math" w:hAnsi="Cambria Math"/>
                <w:i/>
              </w:rPr>
            </m:ctrlPr>
          </m:sSubPr>
          <m:e>
            <m:r>
              <w:rPr>
                <w:rFonts w:ascii="Cambria Math" w:hAnsi="Cambria Math"/>
              </w:rPr>
              <m:t>H</m:t>
            </m:r>
          </m:e>
          <m:sub>
            <m:r>
              <w:rPr>
                <w:rFonts w:ascii="Cambria Math" w:hAnsi="Cambria Math"/>
              </w:rPr>
              <m:t>max</m:t>
            </m:r>
          </m:sub>
        </m:sSub>
      </m:oMath>
      <w:r w:rsidRPr="00A861A8">
        <w:t xml:space="preserve">. </w:t>
      </w:r>
    </w:p>
    <w:p w14:paraId="31964895" w14:textId="140FD2E1" w:rsidR="009D635D" w:rsidRPr="00A861A8" w:rsidRDefault="009D635D" w:rsidP="009D635D">
      <w:pPr>
        <w:pStyle w:val="ListParagraph"/>
        <w:numPr>
          <w:ilvl w:val="0"/>
          <w:numId w:val="1"/>
        </w:numPr>
        <w:spacing w:after="160" w:line="259" w:lineRule="auto"/>
      </w:pPr>
      <w:r w:rsidRPr="00A861A8">
        <w:rPr>
          <w:b/>
          <w:bCs/>
        </w:rPr>
        <w:t>Smooth hardening coefficients</w:t>
      </w:r>
      <w:r w:rsidRPr="00A861A8">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4</m:t>
            </m:r>
          </m:sub>
        </m:sSub>
      </m:oMath>
      <w:r w:rsidRPr="00A861A8">
        <w:t xml:space="preserve">) define the smoothness of the transition between elastic response and transformation, or vice versa. They are bounded between </w:t>
      </w:r>
      <w:r>
        <w:t>zero</w:t>
      </w:r>
      <w:r w:rsidRPr="00A861A8">
        <w:t xml:space="preserve"> and </w:t>
      </w:r>
      <w:r>
        <w:t>one</w:t>
      </w:r>
      <w:r w:rsidRPr="00A861A8">
        <w:t xml:space="preserve"> and are ordered from one to four, corresponding to a </w:t>
      </w:r>
      <w:r>
        <w:t>forward transformation</w:t>
      </w:r>
      <w:r w:rsidRPr="00A861A8">
        <w:t xml:space="preserve"> actuation loop (i.e.,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620B67">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620B67">
        <w:t xml:space="preserve"> define the smoothness of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620B67">
        <w:t xml:space="preserve"> and </w:t>
      </w:r>
      <m:oMath>
        <m:sSub>
          <m:sSubPr>
            <m:ctrlPr>
              <w:rPr>
                <w:rFonts w:ascii="Cambria Math" w:hAnsi="Cambria Math"/>
                <w:i/>
              </w:rPr>
            </m:ctrlPr>
          </m:sSubPr>
          <m:e>
            <m:r>
              <w:rPr>
                <w:rFonts w:ascii="Cambria Math" w:hAnsi="Cambria Math"/>
              </w:rPr>
              <m:t>M</m:t>
            </m:r>
          </m:e>
          <m:sub>
            <m:r>
              <w:rPr>
                <w:rFonts w:ascii="Cambria Math" w:hAnsi="Cambria Math"/>
              </w:rPr>
              <m:t>f</m:t>
            </m:r>
          </m:sub>
        </m:sSub>
      </m:oMath>
      <w:r w:rsidR="00620B67">
        <w:t>, respectively</w:t>
      </w:r>
      <w:r w:rsidRPr="00A861A8">
        <w:t xml:space="preserve">). </w:t>
      </w:r>
    </w:p>
    <w:p w14:paraId="48DF4780" w14:textId="51E5CBCA" w:rsidR="009D635D" w:rsidRPr="00A861A8" w:rsidRDefault="009D635D" w:rsidP="009D635D">
      <w:r w:rsidRPr="00135AC7">
        <w:t xml:space="preserve">As mentioned </w:t>
      </w:r>
      <w:r w:rsidRPr="009D52EF">
        <w:t>earlier, these material p</w:t>
      </w:r>
      <w:r w:rsidR="00130C53">
        <w:t>arameters</w:t>
      </w:r>
      <w:r w:rsidRPr="009D52EF">
        <w:t xml:space="preserve"> are unique but interdependent. For example, a change in smooth hardening coefficient will cause a change in the corresponding zero-stress transformation temperature. Herein</w:t>
      </w:r>
      <w:r w:rsidRPr="00A861A8">
        <w:t xml:space="preserve"> lies a crucial nuance of calibrating the Lagoudas constitutive model: the model defines the transformation temperatures as the point at which transformation begins (i.e., the state where the transformation criteria are activated), rather than the tangent (which is the definition used in ASTM </w:t>
      </w:r>
      <w:r w:rsidRPr="00A861A8">
        <w:rPr>
          <w:rFonts w:ascii="Calibri" w:hAnsi="Calibri" w:cs="Calibri"/>
        </w:rPr>
        <w:t>E3097</w:t>
      </w:r>
      <w:r w:rsidRPr="00A861A8">
        <w:t xml:space="preserve">) </w:t>
      </w:r>
      <w:r w:rsidRPr="00A861A8">
        <w:fldChar w:fldCharType="begin"/>
      </w:r>
      <w:r w:rsidR="006065A5">
        <w:instrText xml:space="preserve"> ADDIN ZOTERO_ITEM CSL_CITATION {"citationID":"wnnH6pqH","properties":{"formattedCitation":"[11]","plainCitation":"[11]","noteIndex":0},"citationItems":[{"id":3061,"uris":["http://zotero.org/users/4607708/items/TYX3FDF8"],"itemData":{"id":3061,"type":"report","event-place":"West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instrText>
      </w:r>
      <w:r w:rsidRPr="00A861A8">
        <w:fldChar w:fldCharType="separate"/>
      </w:r>
      <w:r w:rsidR="006065A5" w:rsidRPr="006065A5">
        <w:rPr>
          <w:rFonts w:ascii="Calibri" w:hAnsi="Calibri" w:cs="Calibri"/>
        </w:rPr>
        <w:t>[11]</w:t>
      </w:r>
      <w:r w:rsidRPr="00A861A8">
        <w:fldChar w:fldCharType="end"/>
      </w:r>
      <w:r w:rsidRPr="00A861A8">
        <w:t xml:space="preserve">. </w:t>
      </w:r>
      <w:r w:rsidR="00706537">
        <w:t xml:space="preserve">Additionally, a </w:t>
      </w:r>
      <w:r w:rsidRPr="00135AC7">
        <w:t xml:space="preserve">change in transformation strain properties will be reflected in both the strain-temperature response and the </w:t>
      </w:r>
      <w:r>
        <w:t>phase diagram</w:t>
      </w:r>
      <w:r w:rsidRPr="00135AC7">
        <w:t>.</w:t>
      </w:r>
      <w:r w:rsidRPr="00A861A8">
        <w:t xml:space="preserve"> For these reasons, calibration must leverage numerical optimization to ensure a robust fit of experimental data.</w:t>
      </w:r>
    </w:p>
    <w:bookmarkEnd w:id="53"/>
    <w:bookmarkEnd w:id="54"/>
    <w:p w14:paraId="38C6CFBE" w14:textId="77777777" w:rsidR="009D635D" w:rsidRDefault="009D635D" w:rsidP="009D635D">
      <w:pPr>
        <w:pStyle w:val="Heading3"/>
      </w:pPr>
      <w:r>
        <w:t>Calibration via numerical optimization</w:t>
      </w:r>
    </w:p>
    <w:p w14:paraId="3E1C887C" w14:textId="25E457ED" w:rsidR="009D635D" w:rsidRDefault="009D635D" w:rsidP="009D635D">
      <w:r w:rsidRPr="00A861A8">
        <w:t xml:space="preserve">Manually updating the </w:t>
      </w:r>
      <w:r>
        <w:t>seventeen</w:t>
      </w:r>
      <w:r w:rsidRPr="00A861A8">
        <w:t xml:space="preserve"> m</w:t>
      </w:r>
      <w:r w:rsidR="00130C53">
        <w:t>aterial</w:t>
      </w:r>
      <w:r w:rsidRPr="00A861A8">
        <w:t xml:space="preserve"> parameters to find </w:t>
      </w:r>
      <w:proofErr w:type="gramStart"/>
      <w:r w:rsidRPr="00A861A8">
        <w:t>a best</w:t>
      </w:r>
      <w:proofErr w:type="gramEnd"/>
      <w:r w:rsidRPr="00A861A8">
        <w:t xml:space="preserve"> fit to experimental data is a tedious and time-intensive process. The </w:t>
      </w:r>
      <w:r>
        <w:t>SMA-</w:t>
      </w:r>
      <w:r w:rsidRPr="00A861A8">
        <w:t xml:space="preserve">REACT </w:t>
      </w:r>
      <w:r w:rsidRPr="00135AC7">
        <w:t>model calibration module instead uses numerical optimization to find the best fit. Further, the user can specify material property bounds or property values.</w:t>
      </w:r>
      <w:r w:rsidRPr="00A861A8">
        <w:t xml:space="preserve"> Prior knowledge of certain properties (e.g., Young’s moduli from tensile tests) will greatly minimize </w:t>
      </w:r>
      <w:proofErr w:type="gramStart"/>
      <w:r w:rsidRPr="00A861A8">
        <w:t>error</w:t>
      </w:r>
      <w:proofErr w:type="gramEnd"/>
      <w:r w:rsidRPr="00A861A8">
        <w:t xml:space="preserve"> between model prediction and experiment by </w:t>
      </w:r>
      <w:r>
        <w:t>decreasing the number of optimization free variables</w:t>
      </w:r>
      <w:r w:rsidRPr="00A861A8">
        <w:t>.</w:t>
      </w:r>
      <w:r w:rsidRPr="00A861A8">
        <w:rPr>
          <w:color w:val="FF0000"/>
        </w:rPr>
        <w:t xml:space="preserve"> </w:t>
      </w:r>
      <w:bookmarkStart w:id="57" w:name="_Hlk164063918"/>
      <w:r w:rsidRPr="00A861A8">
        <w:t xml:space="preserve"> Depending on the </w:t>
      </w:r>
      <w:r>
        <w:t>dataset size</w:t>
      </w:r>
      <w:r w:rsidRPr="00A861A8">
        <w:t xml:space="preserve">, each calibration process can execute in less than </w:t>
      </w:r>
      <w:r>
        <w:t>ten</w:t>
      </w:r>
      <w:r w:rsidRPr="00A861A8">
        <w:t xml:space="preserve"> minutes, and even those who are not innately familiar with the Lagoudas SMA constitutive model can easily digest the results. </w:t>
      </w:r>
      <w:bookmarkEnd w:id="57"/>
      <w:r w:rsidRPr="00A861A8">
        <w:t>In this way, our tool provides a high-throughput, low-barrier-to-entry calibration method.</w:t>
      </w:r>
    </w:p>
    <w:p w14:paraId="67ACDC6E" w14:textId="77777777" w:rsidR="009D635D" w:rsidRDefault="009D635D" w:rsidP="009D635D">
      <w:pPr>
        <w:pStyle w:val="Heading1"/>
      </w:pPr>
      <w:r>
        <w:t>Implementation example</w:t>
      </w:r>
    </w:p>
    <w:p w14:paraId="6D914A90" w14:textId="77777777" w:rsidR="009D635D" w:rsidRDefault="009D635D" w:rsidP="009D635D">
      <w:r>
        <w:t>W</w:t>
      </w:r>
      <w:r w:rsidRPr="00A861A8">
        <w:t xml:space="preserve">e will </w:t>
      </w:r>
      <w:proofErr w:type="gramStart"/>
      <w:r w:rsidRPr="00A861A8">
        <w:t>calibrate</w:t>
      </w:r>
      <w:proofErr w:type="gramEnd"/>
      <w:r w:rsidRPr="00A861A8">
        <w:t xml:space="preserve"> a constitutive model to best fit data from literature</w:t>
      </w:r>
      <w:r>
        <w:t xml:space="preserve"> t</w:t>
      </w:r>
      <w:r w:rsidRPr="00A861A8">
        <w:t xml:space="preserve">o </w:t>
      </w:r>
      <w:r>
        <w:t>highlight</w:t>
      </w:r>
      <w:r w:rsidRPr="00A861A8">
        <w:t xml:space="preserve"> the utility of SMA-REACT. We first identify the critical material property bounds from experimental data, then iteratively update these bounds based on the optimization solution. Calibration best practices are discussed, and the ease of using our GUI tool is displayed.</w:t>
      </w:r>
    </w:p>
    <w:p w14:paraId="136F39F2" w14:textId="77777777" w:rsidR="00646638" w:rsidRDefault="00646638" w:rsidP="009D635D"/>
    <w:p w14:paraId="79E67803" w14:textId="418218C4" w:rsidR="009D635D" w:rsidRDefault="00646638" w:rsidP="00646638">
      <w:r w:rsidRPr="00A861A8">
        <w:t xml:space="preserve">We use an experimental dataset for a Ni50.5Ti27.2Hf22.3 alloy from Bigelow et al </w:t>
      </w:r>
      <w:r w:rsidRPr="00A861A8">
        <w:fldChar w:fldCharType="begin"/>
      </w:r>
      <w:r w:rsidR="007C6815">
        <w:instrText xml:space="preserve"> ADDIN ZOTERO_ITEM CSL_CITATION {"citationID":"xlR6gUKt","properties":{"formattedCitation":"[31]","plainCitation":"[31]","noteIndex":0},"citationItems":[{"id":3524,"uris":["http://zotero.org/users/4607708/items/59K7KB96"],"itemData":{"id":3524,"type":"article-journal","abstract":"A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Pr="00A861A8">
        <w:fldChar w:fldCharType="separate"/>
      </w:r>
      <w:r w:rsidR="007C6815" w:rsidRPr="007C6815">
        <w:rPr>
          <w:rFonts w:ascii="Calibri" w:hAnsi="Calibri" w:cs="Calibri"/>
        </w:rPr>
        <w:t>[31]</w:t>
      </w:r>
      <w:r w:rsidRPr="00A861A8">
        <w:fldChar w:fldCharType="end"/>
      </w:r>
      <w:r w:rsidRPr="00A861A8">
        <w:t>. The six different constant force cycles</w:t>
      </w:r>
      <w:r>
        <w:t xml:space="preserve"> (depicted in Figure 3)</w:t>
      </w:r>
      <w:r w:rsidRPr="00A861A8">
        <w:t xml:space="preserve">, non-zero </w:t>
      </w:r>
      <w:r>
        <w:t>thermal expansion coefficient</w:t>
      </w:r>
      <w:r w:rsidRPr="00A861A8">
        <w:t>, and nonlinear relationship between applied stress and transformation strain make this data set a great calibration example.</w:t>
      </w:r>
      <w:r w:rsidR="0010726A">
        <w:t xml:space="preserve"> </w:t>
      </w:r>
      <w:r w:rsidR="0010726A" w:rsidRPr="0010726A">
        <w:t>For this example, we specify the</w:t>
      </w:r>
      <w:r w:rsidR="0010726A">
        <w:t xml:space="preserve"> genetic algorithm</w:t>
      </w:r>
      <w:r w:rsidR="0010726A" w:rsidRPr="0010726A">
        <w:t xml:space="preserve"> population size and number of generations to be 100 and </w:t>
      </w:r>
      <w:r w:rsidR="0010726A">
        <w:t>20</w:t>
      </w:r>
      <w:r w:rsidR="0010726A" w:rsidRPr="0010726A">
        <w:t>, respectively. We restrict the gradient-based optimization to 100 maximum iterations.</w:t>
      </w:r>
    </w:p>
    <w:p w14:paraId="6E2750DB" w14:textId="77777777" w:rsidR="00AB748D" w:rsidRDefault="00AB748D" w:rsidP="00646638"/>
    <w:p w14:paraId="1996F51E" w14:textId="77777777" w:rsidR="009D635D" w:rsidRPr="00A861A8" w:rsidRDefault="009D635D" w:rsidP="009D635D">
      <w:pPr>
        <w:keepNext/>
        <w:jc w:val="center"/>
      </w:pPr>
      <w:r w:rsidRPr="00A861A8">
        <w:rPr>
          <w:b/>
          <w:bCs/>
          <w:noProof/>
        </w:rPr>
        <w:drawing>
          <wp:inline distT="0" distB="0" distL="0" distR="0" wp14:anchorId="4BA52025" wp14:editId="18CF1099">
            <wp:extent cx="2375616" cy="2878537"/>
            <wp:effectExtent l="0" t="0" r="5715" b="0"/>
            <wp:docPr id="125" name="Google Shape;125;p5"/>
            <wp:cNvGraphicFramePr/>
            <a:graphic xmlns:a="http://schemas.openxmlformats.org/drawingml/2006/main">
              <a:graphicData uri="http://schemas.openxmlformats.org/drawingml/2006/picture">
                <pic:pic xmlns:pic="http://schemas.openxmlformats.org/drawingml/2006/picture">
                  <pic:nvPicPr>
                    <pic:cNvPr id="125" name="Google Shape;125;p5"/>
                    <pic:cNvPicPr preferRelativeResize="0"/>
                  </pic:nvPicPr>
                  <pic:blipFill rotWithShape="1">
                    <a:blip r:embed="rId14">
                      <a:alphaModFix/>
                    </a:blip>
                    <a:srcRect/>
                    <a:stretch/>
                  </pic:blipFill>
                  <pic:spPr>
                    <a:xfrm>
                      <a:off x="0" y="0"/>
                      <a:ext cx="2375616" cy="2878537"/>
                    </a:xfrm>
                    <a:prstGeom prst="rect">
                      <a:avLst/>
                    </a:prstGeom>
                    <a:noFill/>
                    <a:ln>
                      <a:noFill/>
                    </a:ln>
                  </pic:spPr>
                </pic:pic>
              </a:graphicData>
            </a:graphic>
          </wp:inline>
        </w:drawing>
      </w:r>
    </w:p>
    <w:p w14:paraId="4F463446" w14:textId="38CE0149" w:rsidR="009D635D" w:rsidRPr="00A861A8" w:rsidRDefault="009D635D" w:rsidP="009D635D">
      <w:pPr>
        <w:pStyle w:val="Caption"/>
        <w:rPr>
          <w:b/>
          <w:bCs/>
        </w:rPr>
      </w:pPr>
      <w:r w:rsidRPr="00A861A8">
        <w:t xml:space="preserve">Figure </w:t>
      </w:r>
      <w:r>
        <w:fldChar w:fldCharType="begin"/>
      </w:r>
      <w:r>
        <w:instrText xml:space="preserve"> SEQ Figure \* ARABIC </w:instrText>
      </w:r>
      <w:r>
        <w:fldChar w:fldCharType="separate"/>
      </w:r>
      <w:r w:rsidRPr="00A861A8">
        <w:rPr>
          <w:noProof/>
        </w:rPr>
        <w:t>3</w:t>
      </w:r>
      <w:r>
        <w:rPr>
          <w:noProof/>
        </w:rPr>
        <w:fldChar w:fldCharType="end"/>
      </w:r>
      <w:r w:rsidRPr="00A861A8">
        <w:t>: To demonstrate the utility of SMA-REACT, we will calibrate a constitutive model to fit</w:t>
      </w:r>
      <w:ins w:id="58" w:author="Mingear, Jacob Lee" w:date="2025-04-25T13:07:00Z" w16du:dateUtc="2025-04-25T19:07:00Z">
        <w:r w:rsidR="00126213">
          <w:t xml:space="preserve"> the above</w:t>
        </w:r>
      </w:ins>
      <w:r w:rsidRPr="00A861A8">
        <w:t xml:space="preserve"> published experimental data </w:t>
      </w:r>
      <w:r w:rsidRPr="00A861A8">
        <w:fldChar w:fldCharType="begin"/>
      </w:r>
      <w:r w:rsidR="007C6815">
        <w:instrText xml:space="preserve"> ADDIN ZOTERO_ITEM CSL_CITATION {"citationID":"b0UIwJlX","properties":{"formattedCitation":"[31]","plainCitation":"[31]","noteIndex":0},"citationItems":[{"id":3524,"uris":["http://zotero.org/users/4607708/items/59K7KB96"],"itemData":{"id":3524,"type":"article-journal","abstract":"A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Pr="00A861A8">
        <w:fldChar w:fldCharType="separate"/>
      </w:r>
      <w:r w:rsidR="007C6815" w:rsidRPr="007C6815">
        <w:rPr>
          <w:rFonts w:ascii="Calibri" w:hAnsi="Calibri" w:cs="Calibri"/>
        </w:rPr>
        <w:t>[31]</w:t>
      </w:r>
      <w:r w:rsidRPr="00A861A8">
        <w:fldChar w:fldCharType="end"/>
      </w:r>
      <w:r w:rsidRPr="00A861A8">
        <w:t>.</w:t>
      </w:r>
    </w:p>
    <w:p w14:paraId="47CDB9F0" w14:textId="77777777" w:rsidR="009D635D" w:rsidRDefault="009D635D" w:rsidP="009D635D">
      <w:pPr>
        <w:pStyle w:val="Heading2"/>
      </w:pPr>
      <w:r>
        <w:t>Identifying material property bounds</w:t>
      </w:r>
    </w:p>
    <w:p w14:paraId="3A62FEE9" w14:textId="17A35B0A" w:rsidR="009D635D" w:rsidRDefault="009D635D" w:rsidP="009D635D">
      <w:r w:rsidRPr="00A861A8">
        <w:t xml:space="preserve">To produce </w:t>
      </w:r>
      <w:proofErr w:type="gramStart"/>
      <w:r w:rsidRPr="00A861A8">
        <w:t>an accurate</w:t>
      </w:r>
      <w:proofErr w:type="gramEnd"/>
      <w:r w:rsidRPr="00A861A8">
        <w:t xml:space="preserve"> calibration using SMA-REACT, material parameter bounds must be estimated. We discuss how to derive estimates for transformation temperatures, stress-influence coefficients, and austenite elastic modulus from </w:t>
      </w:r>
      <w:r w:rsidR="00B406F8">
        <w:t>constant force thermal cycling (CFTC)</w:t>
      </w:r>
      <w:r w:rsidRPr="00A861A8">
        <w:t xml:space="preserve"> data, as incorrect bounds for these parameters may produce non-physical results (i.e.,</w:t>
      </w:r>
      <w:r>
        <w:t xml:space="preserve"> if </w:t>
      </w:r>
      <m:oMath>
        <m:sSub>
          <m:sSubPr>
            <m:ctrlPr>
              <w:rPr>
                <w:rFonts w:ascii="Cambria Math" w:hAnsi="Cambria Math"/>
                <w:i/>
              </w:rPr>
            </m:ctrlPr>
          </m:sSubPr>
          <m:e>
            <m:r>
              <w:rPr>
                <w:rFonts w:ascii="Cambria Math" w:hAnsi="Cambria Math"/>
              </w:rPr>
              <m:t>M</m:t>
            </m:r>
          </m:e>
          <m:sub>
            <m:r>
              <w:rPr>
                <w:rFonts w:ascii="Cambria Math" w:hAnsi="Cambria Math"/>
              </w:rPr>
              <m:t>f</m:t>
            </m:r>
          </m:sub>
        </m:sSub>
      </m:oMath>
      <w:r>
        <w:t xml:space="preserve"> is higher than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A861A8">
        <w:t>).</w:t>
      </w:r>
      <w:r>
        <w:t xml:space="preserve"> </w:t>
      </w:r>
      <w:r w:rsidR="00FD22F3">
        <w:t>These essential material parameter estimates are depicted graphically in Figure 4.</w:t>
      </w:r>
    </w:p>
    <w:p w14:paraId="4EFFCC82" w14:textId="77777777" w:rsidR="00D32F18" w:rsidRPr="00A861A8" w:rsidRDefault="00D32F18" w:rsidP="009D635D"/>
    <w:p w14:paraId="02D9F881" w14:textId="3E2B4C83" w:rsidR="009D635D" w:rsidRPr="00A861A8" w:rsidRDefault="00446715" w:rsidP="009D635D">
      <w:r>
        <w:t>Transformation temperatures are the most important property to correctly estimate. F</w:t>
      </w:r>
      <w:r w:rsidR="009D635D" w:rsidRPr="00135AC7">
        <w:t>or each tested stress level</w:t>
      </w:r>
      <w:r>
        <w:t>, they</w:t>
      </w:r>
      <w:r w:rsidR="009D635D" w:rsidRPr="00135AC7">
        <w:t xml:space="preserve"> can be estimated via the tangent method or similar.</w:t>
      </w:r>
      <w:r w:rsidR="009D635D" w:rsidRPr="00A861A8">
        <w:t xml:space="preserve">  Zero-stress transformation temperatures can</w:t>
      </w:r>
      <w:r w:rsidR="00BF28B1">
        <w:t xml:space="preserve"> then</w:t>
      </w:r>
      <w:r w:rsidR="009D635D" w:rsidRPr="00A861A8">
        <w:t xml:space="preserve"> be found via the x-intercept of a linear regression of the transformation temperatures as a function of stress. This estimate is equivalent to a Lagoudas model calibration with smooth hardening parameters set to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sidR="009D635D" w:rsidRPr="00A861A8">
        <w:t>. Bounds for each transformation temperature are typically 10-20 K around each parameter (</w:t>
      </w:r>
      <w:r w:rsidR="009D635D">
        <w:t>e.g.</w:t>
      </w:r>
      <w:r w:rsidR="009D635D" w:rsidRPr="00A861A8">
        <w:t xml:space="preserve">, for an estimated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9D635D" w:rsidRPr="00A861A8">
        <w:t xml:space="preserve"> of 150 K, the lower and upper bounds would be 130 K and 170 K, respectively).</w:t>
      </w:r>
    </w:p>
    <w:p w14:paraId="5B5C9F60" w14:textId="77777777" w:rsidR="00520233" w:rsidRDefault="00520233" w:rsidP="009D635D"/>
    <w:p w14:paraId="7F1F27C1" w14:textId="74353C17" w:rsidR="009D635D" w:rsidRDefault="009D635D" w:rsidP="009D635D">
      <w:r w:rsidRPr="00A861A8">
        <w:t xml:space="preserve">The average slope of the martensite and austenite transformation surfaces for martensite and austenite for a specified stress range about the user-determined </w:t>
      </w:r>
      <w:r w:rsidRPr="00A861A8">
        <w:rPr>
          <w:i/>
          <w:iCs/>
        </w:rPr>
        <w:t xml:space="preserve">calibration stress </w:t>
      </w:r>
      <m:oMath>
        <m:sSub>
          <m:sSubPr>
            <m:ctrlPr>
              <w:rPr>
                <w:rFonts w:ascii="Cambria Math" w:hAnsi="Cambria Math"/>
                <w:i/>
                <w:iCs/>
              </w:rPr>
            </m:ctrlPr>
          </m:sSubPr>
          <m:e>
            <m:r>
              <w:rPr>
                <w:rFonts w:ascii="Cambria Math" w:hAnsi="Cambria Math"/>
              </w:rPr>
              <m:t>σ</m:t>
            </m:r>
          </m:e>
          <m:sub>
            <m:r>
              <w:rPr>
                <w:rFonts w:ascii="Cambria Math" w:hAnsi="Cambria Math"/>
              </w:rPr>
              <m:t>cal</m:t>
            </m:r>
          </m:sub>
        </m:sSub>
      </m:oMath>
      <w:r w:rsidRPr="00A861A8">
        <w:t xml:space="preserve"> can be taken as the stress-influence coefficients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rsidRPr="00A861A8">
        <w:t xml:space="preserve"> and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rsidRPr="00A861A8">
        <w:t>). Note that the stress-influence coefficients should not be derived from the average slope from estimated transformation temperatures at all stress levels</w:t>
      </w:r>
      <w:r>
        <w:t>, as</w:t>
      </w:r>
      <w:r w:rsidRPr="00A861A8">
        <w:t xml:space="preserve"> most shape memory alloys exhibit a nonlinear change in transformation temperature with respect to stress (see Figure 3(b) in </w:t>
      </w:r>
      <w:r w:rsidRPr="00A861A8">
        <w:fldChar w:fldCharType="begin"/>
      </w:r>
      <w:r w:rsidR="007C6815">
        <w:instrText xml:space="preserve"> ADDIN ZOTERO_ITEM CSL_CITATION {"citationID":"9iR8KHJb","properties":{"formattedCitation":"[31]","plainCitation":"[31]","noteIndex":0},"citationItems":[{"id":3524,"uris":["http://zotero.org/users/4607708/items/59K7KB96"],"itemData":{"id":3524,"type":"article-journal","abstract":"A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Pr="00A861A8">
        <w:fldChar w:fldCharType="separate"/>
      </w:r>
      <w:r w:rsidR="007C6815" w:rsidRPr="007C6815">
        <w:rPr>
          <w:rFonts w:ascii="Calibri" w:hAnsi="Calibri" w:cs="Calibri"/>
        </w:rPr>
        <w:t>[31]</w:t>
      </w:r>
      <w:r w:rsidRPr="00A861A8">
        <w:fldChar w:fldCharType="end"/>
      </w:r>
      <w:r w:rsidR="00CE5384">
        <w:t xml:space="preserve"> and Lagoudas et al </w:t>
      </w:r>
      <w:r w:rsidR="00CE5384">
        <w:fldChar w:fldCharType="begin"/>
      </w:r>
      <w:r w:rsidR="00CE5384">
        <w:instrText xml:space="preserve"> ADDIN ZOTERO_ITEM CSL_CITATION {"citationID":"d0LJW15d","properties":{"formattedCitation":"[5]","plainCitation":"[5]","noteIndex":0},"citationItems":[{"id":1124,"uris":["http://zotero.org/users/4607708/items/76LE7B32"],"itemData":{"id":1124,"type":"article-journal","container-title":"International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CE5384">
        <w:fldChar w:fldCharType="separate"/>
      </w:r>
      <w:r w:rsidR="00CE5384" w:rsidRPr="00CE5384">
        <w:rPr>
          <w:rFonts w:ascii="Calibri" w:hAnsi="Calibri" w:cs="Calibri"/>
        </w:rPr>
        <w:t>[5]</w:t>
      </w:r>
      <w:r w:rsidR="00CE5384">
        <w:fldChar w:fldCharType="end"/>
      </w:r>
      <w:r w:rsidR="00CE5384">
        <w:t xml:space="preserve"> for more information</w:t>
      </w:r>
      <w:r w:rsidRPr="00A861A8">
        <w:t xml:space="preserve">). The stress-influence coefficient bounds are then set to vary by 1 MPa/K in each direction. </w:t>
      </w:r>
    </w:p>
    <w:p w14:paraId="57DC5F77" w14:textId="77777777" w:rsidR="00D32F18" w:rsidRPr="00A861A8" w:rsidRDefault="00D32F18" w:rsidP="009D635D"/>
    <w:p w14:paraId="69450E79" w14:textId="57D7C7C9" w:rsidR="009D635D" w:rsidRPr="00A861A8" w:rsidRDefault="009D635D" w:rsidP="009D635D">
      <w:r w:rsidRPr="00A861A8">
        <w:t>Austenite elastic modulus can be estimated by extracting the total strains</w:t>
      </w:r>
      <w:r>
        <w:t xml:space="preserve"> </w:t>
      </w:r>
      <m:oMath>
        <m:r>
          <w:rPr>
            <w:rFonts w:ascii="Cambria Math" w:hAnsi="Cambria Math"/>
          </w:rPr>
          <m:t>ε</m:t>
        </m:r>
      </m:oMath>
      <w:r w:rsidRPr="00A861A8">
        <w:t xml:space="preserve"> a</w:t>
      </w:r>
      <w:r>
        <w:t>t</w:t>
      </w:r>
      <w:r w:rsidRPr="00A861A8">
        <w:t xml:space="preserve"> a temperature well above </w:t>
      </w:r>
      <m:oMath>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 xml:space="preserve"> </m:t>
        </m:r>
      </m:oMath>
      <w:r w:rsidRPr="00A861A8">
        <w:t xml:space="preserve">at each tested stress level. Then, by designating this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Pr="00A861A8">
        <w:t>, Hooke’s law becomes:</w:t>
      </w:r>
    </w:p>
    <w:p w14:paraId="1949365D" w14:textId="77777777" w:rsidR="009D635D" w:rsidRPr="00C070BF" w:rsidRDefault="009D635D" w:rsidP="009D635D">
      <m:oMathPara>
        <m:oMath>
          <m:r>
            <w:rPr>
              <w:rFonts w:ascii="Cambria Math" w:hAnsi="Cambria Math"/>
            </w:rPr>
            <m:t>σ=E</m:t>
          </m:r>
          <m:d>
            <m:dPr>
              <m:ctrlPr>
                <w:rPr>
                  <w:rFonts w:ascii="Cambria Math" w:hAnsi="Cambria Math"/>
                  <w:i/>
                </w:rPr>
              </m:ctrlPr>
            </m:dPr>
            <m:e>
              <m:r>
                <w:rPr>
                  <w:rFonts w:ascii="Cambria Math" w:hAnsi="Cambria Math"/>
                </w:rPr>
                <m:t>ξ</m:t>
              </m:r>
            </m:e>
          </m:d>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-α(T-</m:t>
              </m:r>
              <m:sSub>
                <m:sSubPr>
                  <m:ctrlPr>
                    <w:rPr>
                      <w:rFonts w:ascii="Cambria Math" w:hAnsi="Cambria Math"/>
                      <w:i/>
                      <w:iCs/>
                    </w:rPr>
                  </m:ctrlPr>
                </m:sSubPr>
                <m:e>
                  <m:r>
                    <w:rPr>
                      <w:rFonts w:ascii="Cambria Math" w:hAnsi="Cambria Math"/>
                    </w:rPr>
                    <m:t>T</m:t>
                  </m:r>
                </m:e>
                <m:sub>
                  <m:r>
                    <w:rPr>
                      <w:rFonts w:ascii="Cambria Math" w:hAnsi="Cambria Math"/>
                    </w:rPr>
                    <m:t>ref</m:t>
                  </m:r>
                </m:sub>
              </m:sSub>
              <m:r>
                <w:rPr>
                  <w:rFonts w:ascii="Cambria Math" w:hAnsi="Cambria Math"/>
                </w:rPr>
                <m: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ε,</m:t>
          </m:r>
        </m:oMath>
      </m:oMathPara>
    </w:p>
    <w:p w14:paraId="28B751AC" w14:textId="77777777" w:rsidR="009D635D" w:rsidRPr="00A861A8" w:rsidRDefault="009D635D" w:rsidP="009D635D">
      <w:r>
        <w:t xml:space="preserve">Where </w:t>
      </w:r>
      <m:oMath>
        <m:r>
          <w:rPr>
            <w:rFonts w:ascii="Cambria Math" w:hAnsi="Cambria Math"/>
          </w:rPr>
          <m:t>ξ</m:t>
        </m:r>
      </m:oMath>
      <w:r>
        <w:t xml:space="preserve"> denotes the martensite volume fraction and </w:t>
      </w:r>
      <m:oMath>
        <m:sSup>
          <m:sSupPr>
            <m:ctrlPr>
              <w:rPr>
                <w:rFonts w:ascii="Cambria Math" w:hAnsi="Cambria Math"/>
                <w:i/>
              </w:rPr>
            </m:ctrlPr>
          </m:sSupPr>
          <m:e>
            <m:r>
              <w:rPr>
                <w:rFonts w:ascii="Cambria Math" w:hAnsi="Cambria Math"/>
              </w:rPr>
              <m:t>ε</m:t>
            </m:r>
          </m:e>
          <m:sup>
            <m:r>
              <w:rPr>
                <w:rFonts w:ascii="Cambria Math" w:hAnsi="Cambria Math"/>
              </w:rPr>
              <m:t>t</m:t>
            </m:r>
          </m:sup>
        </m:sSup>
      </m:oMath>
      <w:r>
        <w:t xml:space="preserve"> represents the transformation strain. </w:t>
      </w:r>
      <w:r w:rsidRPr="00A861A8">
        <w:t xml:space="preserve">Austenite elastic modulus is the best-fit linear coefficient from this equation. </w:t>
      </w:r>
    </w:p>
    <w:p w14:paraId="1BC4FCB1" w14:textId="77777777" w:rsidR="009D635D" w:rsidRPr="00A861A8" w:rsidRDefault="009D635D" w:rsidP="009D635D">
      <w:pPr>
        <w:keepNext/>
      </w:pPr>
      <w:r w:rsidRPr="00A861A8">
        <w:rPr>
          <w:noProof/>
        </w:rPr>
        <w:drawing>
          <wp:inline distT="0" distB="0" distL="0" distR="0" wp14:anchorId="5ABC794C" wp14:editId="07F1F0A7">
            <wp:extent cx="5491897" cy="2549226"/>
            <wp:effectExtent l="0" t="0" r="0" b="3810"/>
            <wp:docPr id="790325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25442"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1897" cy="2549226"/>
                    </a:xfrm>
                    <a:prstGeom prst="rect">
                      <a:avLst/>
                    </a:prstGeom>
                  </pic:spPr>
                </pic:pic>
              </a:graphicData>
            </a:graphic>
          </wp:inline>
        </w:drawing>
      </w:r>
      <w:commentRangeStart w:id="59"/>
      <w:commentRangeStart w:id="60"/>
      <w:commentRangeEnd w:id="59"/>
      <w:r>
        <w:rPr>
          <w:rStyle w:val="CommentReference"/>
        </w:rPr>
        <w:commentReference w:id="59"/>
      </w:r>
      <w:commentRangeEnd w:id="60"/>
      <w:r w:rsidR="00B26616">
        <w:rPr>
          <w:rStyle w:val="CommentReference"/>
          <w:rFonts w:eastAsiaTheme="minorHAnsi" w:cstheme="minorBidi"/>
          <w:kern w:val="2"/>
          <w14:ligatures w14:val="standardContextual"/>
        </w:rPr>
        <w:commentReference w:id="60"/>
      </w:r>
    </w:p>
    <w:p w14:paraId="6F1ED788" w14:textId="77777777" w:rsidR="009D635D" w:rsidRPr="00A861A8" w:rsidRDefault="009D635D" w:rsidP="009D635D">
      <w:pPr>
        <w:pStyle w:val="Caption"/>
        <w:rPr>
          <w:i w:val="0"/>
          <w:iCs w:val="0"/>
        </w:rPr>
      </w:pPr>
      <w:r w:rsidRPr="00A861A8">
        <w:t xml:space="preserve">Figure 4: Given constant-stress thermal cycling (CFTC) data for </w:t>
      </w:r>
      <w:proofErr w:type="gramStart"/>
      <w:r w:rsidRPr="00A861A8">
        <w:t>several stress</w:t>
      </w:r>
      <w:proofErr w:type="gramEnd"/>
      <w:r w:rsidRPr="00A861A8">
        <w:t xml:space="preserve"> levels, transformation temperatures, stress-influence coefficients, and the austenite elastic modulus can be estimated via simple relations. These estimates provide optimization bounds for numerical calibration of the entire </w:t>
      </w:r>
      <w:r>
        <w:t>seventeen</w:t>
      </w:r>
      <w:r w:rsidRPr="00A861A8">
        <w:t xml:space="preserve">-parameter Lagoudas constitutive </w:t>
      </w:r>
      <w:commentRangeStart w:id="61"/>
      <w:r w:rsidRPr="00A861A8">
        <w:t>model</w:t>
      </w:r>
      <w:commentRangeEnd w:id="61"/>
      <w:r w:rsidR="006C7588">
        <w:rPr>
          <w:rStyle w:val="CommentReference"/>
          <w:i w:val="0"/>
          <w:iCs w:val="0"/>
          <w:color w:val="auto"/>
        </w:rPr>
        <w:commentReference w:id="61"/>
      </w:r>
      <w:r w:rsidRPr="00A861A8">
        <w:t>.</w:t>
      </w:r>
    </w:p>
    <w:p w14:paraId="0D3F7651" w14:textId="59BE814A" w:rsidR="009D635D" w:rsidRDefault="009D635D" w:rsidP="009D635D">
      <w:r w:rsidRPr="00A861A8">
        <w:t xml:space="preserve">Estimating the remaining material property bounds (Martensite elastic modulus, transformation strain properties, </w:t>
      </w:r>
      <w:r>
        <w:t>thermal expansion coefficient</w:t>
      </w:r>
      <w:r w:rsidRPr="00A861A8">
        <w:t xml:space="preserve">, </w:t>
      </w:r>
      <w:r>
        <w:t xml:space="preserve">and </w:t>
      </w:r>
      <w:r w:rsidRPr="00A861A8">
        <w:t xml:space="preserve">smooth hardening coefficients) requires a nonlinear curve fitting routine. In practice, estimating the </w:t>
      </w:r>
      <w:proofErr w:type="gramStart"/>
      <w:r>
        <w:t xml:space="preserve">aforementioned </w:t>
      </w:r>
      <w:r w:rsidRPr="00A861A8">
        <w:t>properties</w:t>
      </w:r>
      <w:proofErr w:type="gramEnd"/>
      <w:r w:rsidRPr="00A861A8">
        <w:t xml:space="preserve"> and applying best practices for the remaining properties results in </w:t>
      </w:r>
      <w:proofErr w:type="gramStart"/>
      <w:r w:rsidRPr="00A861A8">
        <w:t>a sufficient</w:t>
      </w:r>
      <w:proofErr w:type="gramEnd"/>
      <w:r>
        <w:t xml:space="preserve"> preliminary</w:t>
      </w:r>
      <w:r w:rsidRPr="00A861A8">
        <w:t xml:space="preserve"> calibration. </w:t>
      </w:r>
    </w:p>
    <w:p w14:paraId="156C4AC7" w14:textId="77777777" w:rsidR="00D32F18" w:rsidRPr="00135AC7" w:rsidRDefault="00D32F18" w:rsidP="009D635D"/>
    <w:p w14:paraId="56AAC948" w14:textId="683AE5B9" w:rsidR="009D635D" w:rsidRDefault="009D635D" w:rsidP="009D635D">
      <w:r w:rsidRPr="00A861A8">
        <w:t xml:space="preserve">Table 2 shows typical bounds for a preliminary calibration. As mentioned previously, austenite elastic modulus, transformation temperatures, and stress-influence coefficients can be estimated via linear regression. Martensite elastic modulus is commonly lower than the austenite elastic modulus, so common practice entails setting a lower bound equal to one-half the estimated austenite value. </w:t>
      </w:r>
      <w:r w:rsidR="00FA7831">
        <w:t xml:space="preserve">The coefficient of thermal expansion is commonly </w:t>
      </w:r>
      <w:proofErr w:type="gramStart"/>
      <w:r w:rsidR="00FA7831">
        <w:t>bounded</w:t>
      </w:r>
      <w:proofErr w:type="gramEnd"/>
      <w:r w:rsidR="00FA7831">
        <w:t xml:space="preserve"> to a maximum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6B25F0">
        <w:t xml:space="preserve"> for preliminary calibrations.</w:t>
      </w:r>
    </w:p>
    <w:p w14:paraId="47331D82" w14:textId="77777777" w:rsidR="00D32F18" w:rsidRPr="00A861A8" w:rsidRDefault="00D32F18" w:rsidP="009D635D"/>
    <w:p w14:paraId="70F8B069" w14:textId="3D31EA53" w:rsidR="009D635D" w:rsidRDefault="009D635D" w:rsidP="009D635D">
      <w:r w:rsidRPr="00A861A8">
        <w:t>Transformation strain properties are the most difficult property group to accurately estimate during a preliminary calibration. This is due to the exponential nature of the transformation strain function (see</w:t>
      </w:r>
      <w:r>
        <w:t xml:space="preserve"> </w:t>
      </w:r>
      <w:r w:rsidRPr="00320AF7">
        <w:t xml:space="preserve">Equation </w:t>
      </w:r>
      <w:r w:rsidR="00320AF7" w:rsidRPr="00320AF7">
        <w:t>1</w:t>
      </w:r>
      <w:r>
        <w:t xml:space="preserve"> or Reference</w:t>
      </w:r>
      <w:r w:rsidRPr="00A861A8">
        <w:t xml:space="preserve"> </w:t>
      </w:r>
      <w:r w:rsidRPr="00A861A8">
        <w:fldChar w:fldCharType="begin"/>
      </w:r>
      <w:r w:rsidR="006065A5">
        <w:instrText xml:space="preserve"> ADDIN ZOTERO_ITEM CSL_CITATION {"citationID":"EuCblkwA","properties":{"formattedCitation":"[5]","plainCitation":"[5]","noteIndex":0},"citationItems":[{"id":1124,"uris":["http://zotero.org/users/4607708/items/76LE7B32"],"itemData":{"id":1124,"type":"article-journal","container-title":"International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Pr="00A861A8">
        <w:fldChar w:fldCharType="separate"/>
      </w:r>
      <w:r w:rsidR="006065A5" w:rsidRPr="006065A5">
        <w:rPr>
          <w:rFonts w:ascii="Calibri" w:hAnsi="Calibri" w:cs="Calibri"/>
        </w:rPr>
        <w:t>[5]</w:t>
      </w:r>
      <w:r w:rsidRPr="00A861A8">
        <w:fldChar w:fldCharType="end"/>
      </w:r>
      <w:r w:rsidRPr="00A861A8">
        <w:t xml:space="preserve">) and the large sensitivity of transformation strain properties on overall calibration error. The minimum transformation strain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sidRPr="00A861A8">
        <w:t xml:space="preserve"> or critical stress at which transformation strain manifests </w:t>
      </w:r>
      <m:oMath>
        <m:sSub>
          <m:sSubPr>
            <m:ctrlPr>
              <w:rPr>
                <w:rFonts w:ascii="Cambria Math" w:hAnsi="Cambria Math"/>
                <w:i/>
              </w:rPr>
            </m:ctrlPr>
          </m:sSubPr>
          <m:e>
            <m:r>
              <w:rPr>
                <w:rFonts w:ascii="Cambria Math" w:hAnsi="Cambria Math"/>
              </w:rPr>
              <m:t>σ</m:t>
            </m:r>
          </m:e>
          <m:sub>
            <m:r>
              <w:rPr>
                <w:rFonts w:ascii="Cambria Math" w:hAnsi="Cambria Math"/>
              </w:rPr>
              <m:t>crit</m:t>
            </m:r>
          </m:sub>
        </m:sSub>
      </m:oMath>
      <w:r w:rsidRPr="00A861A8">
        <w:t>, or both, are commonly set to zero for preliminary calibrations.</w:t>
      </w:r>
    </w:p>
    <w:p w14:paraId="0BBFE3C7" w14:textId="77777777" w:rsidR="00D32F18" w:rsidRPr="00A861A8" w:rsidRDefault="00D32F18" w:rsidP="009D635D"/>
    <w:p w14:paraId="0F94A382" w14:textId="77777777" w:rsidR="009D635D" w:rsidRPr="00A861A8" w:rsidRDefault="009D635D" w:rsidP="009D635D">
      <w:r w:rsidRPr="00A861A8">
        <w:lastRenderedPageBreak/>
        <w:t xml:space="preserve">Smooth hardening coefficients are typically the last parameters to be refined. As we do in the next section, these parameters are commonly set to one for preliminary calibrations to reduce the number of active design variables. When thermoelastic properties and transformation strain properties have converged, the smooth hardening coefficients and transformation temperatures are refined. </w:t>
      </w:r>
    </w:p>
    <w:p w14:paraId="54517357" w14:textId="5E9DF2BA" w:rsidR="009D635D" w:rsidRPr="00A861A8" w:rsidRDefault="009D635D" w:rsidP="009D635D">
      <w:pPr>
        <w:pStyle w:val="Caption"/>
        <w:keepNext/>
      </w:pPr>
      <w:r w:rsidRPr="00A861A8">
        <w:t xml:space="preserve">Table </w:t>
      </w:r>
      <w:r>
        <w:fldChar w:fldCharType="begin"/>
      </w:r>
      <w:r>
        <w:instrText xml:space="preserve"> SEQ Table \* ARABIC </w:instrText>
      </w:r>
      <w:r>
        <w:fldChar w:fldCharType="separate"/>
      </w:r>
      <w:r w:rsidRPr="00A861A8">
        <w:rPr>
          <w:noProof/>
        </w:rPr>
        <w:t>2</w:t>
      </w:r>
      <w:r>
        <w:rPr>
          <w:noProof/>
        </w:rPr>
        <w:fldChar w:fldCharType="end"/>
      </w:r>
      <w:r w:rsidRPr="00A861A8">
        <w:t>: Common starting bounds for each Lagoudas constitutive m</w:t>
      </w:r>
      <w:r w:rsidR="00130C53">
        <w:t>aterial</w:t>
      </w:r>
      <w:r>
        <w:t xml:space="preserve"> parameter</w:t>
      </w:r>
      <w:r w:rsidRPr="00A861A8">
        <w:t>. Note that these are guidelines and should be modified after a preliminary calibration.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0"/>
        <w:gridCol w:w="2250"/>
        <w:gridCol w:w="2070"/>
      </w:tblGrid>
      <w:tr w:rsidR="00E37C36" w:rsidRPr="00C8192F" w14:paraId="5D8CDFF5" w14:textId="77777777" w:rsidTr="00E37C36">
        <w:tc>
          <w:tcPr>
            <w:tcW w:w="4320" w:type="dxa"/>
          </w:tcPr>
          <w:p w14:paraId="53C2A486" w14:textId="77777777" w:rsidR="009D635D" w:rsidRPr="00135AC7" w:rsidRDefault="009D635D" w:rsidP="00135AC7">
            <w:pPr>
              <w:rPr>
                <w:b/>
                <w:bCs/>
                <w:sz w:val="20"/>
                <w:szCs w:val="20"/>
              </w:rPr>
            </w:pPr>
            <w:r w:rsidRPr="00135AC7">
              <w:rPr>
                <w:b/>
                <w:bCs/>
                <w:sz w:val="20"/>
                <w:szCs w:val="20"/>
              </w:rPr>
              <w:t>Parameter</w:t>
            </w:r>
          </w:p>
        </w:tc>
        <w:tc>
          <w:tcPr>
            <w:tcW w:w="2250" w:type="dxa"/>
            <w:vAlign w:val="center"/>
          </w:tcPr>
          <w:p w14:paraId="6D2E934D" w14:textId="77777777" w:rsidR="009D635D" w:rsidRPr="00135AC7" w:rsidRDefault="009D635D" w:rsidP="00135AC7">
            <w:pPr>
              <w:jc w:val="center"/>
              <w:rPr>
                <w:b/>
                <w:bCs/>
                <w:sz w:val="20"/>
                <w:szCs w:val="20"/>
              </w:rPr>
            </w:pPr>
            <w:r w:rsidRPr="00135AC7">
              <w:rPr>
                <w:b/>
                <w:bCs/>
                <w:sz w:val="20"/>
                <w:szCs w:val="20"/>
              </w:rPr>
              <w:t>Mathematical symbol</w:t>
            </w:r>
          </w:p>
        </w:tc>
        <w:tc>
          <w:tcPr>
            <w:tcW w:w="2070" w:type="dxa"/>
            <w:vAlign w:val="center"/>
          </w:tcPr>
          <w:p w14:paraId="2ED5DD05" w14:textId="77777777" w:rsidR="009D635D" w:rsidRPr="00135AC7" w:rsidRDefault="009D635D" w:rsidP="00135AC7">
            <w:pPr>
              <w:jc w:val="center"/>
              <w:rPr>
                <w:b/>
                <w:bCs/>
                <w:sz w:val="20"/>
                <w:szCs w:val="20"/>
              </w:rPr>
            </w:pPr>
            <w:r w:rsidRPr="00135AC7">
              <w:rPr>
                <w:b/>
                <w:bCs/>
                <w:sz w:val="20"/>
                <w:szCs w:val="20"/>
              </w:rPr>
              <w:t>Bounds (SI)</w:t>
            </w:r>
          </w:p>
        </w:tc>
      </w:tr>
      <w:tr w:rsidR="00E37C36" w:rsidRPr="00C8192F" w14:paraId="29ECB413" w14:textId="77777777" w:rsidTr="00E37C36">
        <w:tc>
          <w:tcPr>
            <w:tcW w:w="4320" w:type="dxa"/>
          </w:tcPr>
          <w:p w14:paraId="00789D5D" w14:textId="77777777" w:rsidR="009D635D" w:rsidRPr="00135AC7" w:rsidRDefault="009D635D" w:rsidP="00135AC7">
            <w:pPr>
              <w:rPr>
                <w:b/>
                <w:bCs/>
                <w:sz w:val="20"/>
                <w:szCs w:val="20"/>
              </w:rPr>
            </w:pPr>
            <w:r w:rsidRPr="00135AC7">
              <w:rPr>
                <w:b/>
                <w:bCs/>
                <w:sz w:val="20"/>
                <w:szCs w:val="20"/>
              </w:rPr>
              <w:t>Thermoelastic properties</w:t>
            </w:r>
          </w:p>
        </w:tc>
        <w:tc>
          <w:tcPr>
            <w:tcW w:w="2250" w:type="dxa"/>
            <w:vAlign w:val="center"/>
          </w:tcPr>
          <w:p w14:paraId="2E39A6B8" w14:textId="77777777" w:rsidR="009D635D" w:rsidRPr="00135AC7" w:rsidRDefault="009D635D" w:rsidP="00135AC7">
            <w:pPr>
              <w:jc w:val="center"/>
              <w:rPr>
                <w:sz w:val="20"/>
                <w:szCs w:val="20"/>
              </w:rPr>
            </w:pPr>
          </w:p>
        </w:tc>
        <w:tc>
          <w:tcPr>
            <w:tcW w:w="2070" w:type="dxa"/>
            <w:vAlign w:val="center"/>
          </w:tcPr>
          <w:p w14:paraId="74BDA194" w14:textId="77777777" w:rsidR="009D635D" w:rsidRPr="00135AC7" w:rsidRDefault="009D635D" w:rsidP="00135AC7">
            <w:pPr>
              <w:jc w:val="center"/>
              <w:rPr>
                <w:sz w:val="20"/>
                <w:szCs w:val="20"/>
              </w:rPr>
            </w:pPr>
          </w:p>
        </w:tc>
      </w:tr>
      <w:tr w:rsidR="00E37C36" w:rsidRPr="00C8192F" w14:paraId="18A41A8C" w14:textId="77777777" w:rsidTr="00E37C36">
        <w:tc>
          <w:tcPr>
            <w:tcW w:w="4320" w:type="dxa"/>
          </w:tcPr>
          <w:p w14:paraId="78C4FE29" w14:textId="77777777" w:rsidR="009D635D" w:rsidRPr="00135AC7" w:rsidRDefault="009D635D" w:rsidP="00135AC7">
            <w:pPr>
              <w:rPr>
                <w:sz w:val="20"/>
                <w:szCs w:val="20"/>
              </w:rPr>
            </w:pPr>
            <w:r w:rsidRPr="00135AC7">
              <w:rPr>
                <w:sz w:val="20"/>
                <w:szCs w:val="20"/>
              </w:rPr>
              <w:t>Austenite elastic modulus</w:t>
            </w:r>
          </w:p>
        </w:tc>
        <w:tc>
          <w:tcPr>
            <w:tcW w:w="2250" w:type="dxa"/>
            <w:vAlign w:val="center"/>
          </w:tcPr>
          <w:p w14:paraId="3857731D" w14:textId="77777777" w:rsidR="009D635D" w:rsidRPr="00135AC7" w:rsidRDefault="000C2939" w:rsidP="00135AC7">
            <w:pPr>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A</m:t>
                    </m:r>
                  </m:sup>
                </m:sSup>
              </m:oMath>
            </m:oMathPara>
          </w:p>
        </w:tc>
        <w:tc>
          <w:tcPr>
            <w:tcW w:w="2070" w:type="dxa"/>
            <w:vAlign w:val="center"/>
          </w:tcPr>
          <w:p w14:paraId="0DE80212" w14:textId="77777777" w:rsidR="009D635D" w:rsidRPr="00135AC7" w:rsidRDefault="009D635D" w:rsidP="00135AC7">
            <w:pPr>
              <w:jc w:val="center"/>
              <w:rPr>
                <w:sz w:val="20"/>
                <w:szCs w:val="20"/>
              </w:rPr>
            </w:pPr>
            <w:r w:rsidRPr="00135AC7">
              <w:rPr>
                <w:sz w:val="20"/>
                <w:szCs w:val="20"/>
              </w:rPr>
              <w:t>Eq. 2, Figure 5</w:t>
            </w:r>
          </w:p>
        </w:tc>
      </w:tr>
      <w:tr w:rsidR="00E37C36" w:rsidRPr="00C8192F" w14:paraId="45D6A407" w14:textId="77777777" w:rsidTr="00E37C36">
        <w:tc>
          <w:tcPr>
            <w:tcW w:w="4320" w:type="dxa"/>
          </w:tcPr>
          <w:p w14:paraId="6A9B3490" w14:textId="77777777" w:rsidR="009D635D" w:rsidRPr="00135AC7" w:rsidRDefault="009D635D" w:rsidP="00135AC7">
            <w:pPr>
              <w:rPr>
                <w:sz w:val="20"/>
                <w:szCs w:val="20"/>
              </w:rPr>
            </w:pPr>
            <w:r w:rsidRPr="00135AC7">
              <w:rPr>
                <w:sz w:val="20"/>
                <w:szCs w:val="20"/>
              </w:rPr>
              <w:t>Martensite elastic modulus</w:t>
            </w:r>
          </w:p>
        </w:tc>
        <w:tc>
          <w:tcPr>
            <w:tcW w:w="2250" w:type="dxa"/>
            <w:vAlign w:val="center"/>
          </w:tcPr>
          <w:p w14:paraId="5F3C71FF" w14:textId="77777777" w:rsidR="009D635D" w:rsidRPr="00135AC7" w:rsidRDefault="000C2939" w:rsidP="00135AC7">
            <w:pPr>
              <w:jc w:val="center"/>
              <w:rPr>
                <w:rFonts w:ascii="Calibri" w:eastAsia="Calibri" w:hAnsi="Calibri" w:cs="Times New Roman"/>
                <w:sz w:val="20"/>
                <w:szCs w:val="20"/>
              </w:rPr>
            </w:pPr>
            <m:oMathPara>
              <m:oMath>
                <m:sSup>
                  <m:sSupPr>
                    <m:ctrlPr>
                      <w:rPr>
                        <w:rFonts w:ascii="Cambria Math" w:eastAsia="Calibri" w:hAnsi="Cambria Math" w:cs="Times New Roman"/>
                        <w:i/>
                        <w:sz w:val="20"/>
                        <w:szCs w:val="20"/>
                      </w:rPr>
                    </m:ctrlPr>
                  </m:sSupPr>
                  <m:e>
                    <m:r>
                      <w:rPr>
                        <w:rFonts w:ascii="Cambria Math" w:eastAsia="Calibri" w:hAnsi="Cambria Math" w:cs="Times New Roman"/>
                        <w:sz w:val="20"/>
                        <w:szCs w:val="20"/>
                      </w:rPr>
                      <m:t>E</m:t>
                    </m:r>
                  </m:e>
                  <m:sup>
                    <m:r>
                      <w:rPr>
                        <w:rFonts w:ascii="Cambria Math" w:eastAsia="Calibri" w:hAnsi="Cambria Math" w:cs="Times New Roman"/>
                        <w:sz w:val="20"/>
                        <w:szCs w:val="20"/>
                      </w:rPr>
                      <m:t>M</m:t>
                    </m:r>
                  </m:sup>
                </m:sSup>
              </m:oMath>
            </m:oMathPara>
          </w:p>
        </w:tc>
        <w:tc>
          <w:tcPr>
            <w:tcW w:w="2070" w:type="dxa"/>
            <w:vAlign w:val="center"/>
          </w:tcPr>
          <w:p w14:paraId="2CEE1CE1" w14:textId="77777777" w:rsidR="009D635D" w:rsidRPr="00135AC7" w:rsidRDefault="000C2939" w:rsidP="00135AC7">
            <w:pPr>
              <w:jc w:val="center"/>
              <w:rPr>
                <w:sz w:val="20"/>
                <w:szCs w:val="20"/>
              </w:rPr>
            </w:pPr>
            <m:oMathPara>
              <m:oMath>
                <m:d>
                  <m:dPr>
                    <m:begChr m:val="["/>
                    <m:endChr m:val="]"/>
                    <m:ctrlPr>
                      <w:rPr>
                        <w:rFonts w:ascii="Cambria Math" w:hAnsi="Cambria Math"/>
                        <w:i/>
                        <w:sz w:val="20"/>
                        <w:szCs w:val="20"/>
                      </w:rPr>
                    </m:ctrlPr>
                  </m:dPr>
                  <m:e>
                    <m:r>
                      <w:rPr>
                        <w:rFonts w:ascii="Cambria Math" w:hAnsi="Cambria Math"/>
                        <w:sz w:val="20"/>
                        <w:szCs w:val="20"/>
                      </w:rPr>
                      <m:t>0.5</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A</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A</m:t>
                        </m:r>
                      </m:sup>
                    </m:sSup>
                  </m:e>
                </m:d>
              </m:oMath>
            </m:oMathPara>
          </w:p>
        </w:tc>
      </w:tr>
      <w:tr w:rsidR="00E37C36" w:rsidRPr="00C8192F" w14:paraId="132CBFB4" w14:textId="77777777" w:rsidTr="00E37C36">
        <w:tc>
          <w:tcPr>
            <w:tcW w:w="4320" w:type="dxa"/>
          </w:tcPr>
          <w:p w14:paraId="565F7489" w14:textId="77777777" w:rsidR="009D635D" w:rsidRPr="00135AC7" w:rsidRDefault="009D635D" w:rsidP="00135AC7">
            <w:pPr>
              <w:rPr>
                <w:sz w:val="20"/>
                <w:szCs w:val="20"/>
              </w:rPr>
            </w:pPr>
            <w:r w:rsidRPr="00135AC7">
              <w:rPr>
                <w:sz w:val="20"/>
                <w:szCs w:val="20"/>
              </w:rPr>
              <w:t>Thermal expansion coefficient</w:t>
            </w:r>
          </w:p>
        </w:tc>
        <w:tc>
          <w:tcPr>
            <w:tcW w:w="2250" w:type="dxa"/>
            <w:vAlign w:val="center"/>
          </w:tcPr>
          <w:p w14:paraId="27069D5D" w14:textId="77777777" w:rsidR="009D635D" w:rsidRPr="00135AC7" w:rsidRDefault="009D635D" w:rsidP="00135AC7">
            <w:pPr>
              <w:jc w:val="center"/>
              <w:rPr>
                <w:rFonts w:ascii="Calibri" w:eastAsia="Calibri" w:hAnsi="Calibri" w:cs="Times New Roman"/>
                <w:sz w:val="20"/>
                <w:szCs w:val="20"/>
              </w:rPr>
            </w:pPr>
            <m:oMathPara>
              <m:oMath>
                <m:r>
                  <w:rPr>
                    <w:rFonts w:ascii="Cambria Math" w:eastAsia="Calibri" w:hAnsi="Cambria Math" w:cs="Times New Roman"/>
                    <w:sz w:val="20"/>
                    <w:szCs w:val="20"/>
                  </w:rPr>
                  <m:t>α</m:t>
                </m:r>
              </m:oMath>
            </m:oMathPara>
          </w:p>
        </w:tc>
        <w:commentRangeStart w:id="62"/>
        <w:tc>
          <w:tcPr>
            <w:tcW w:w="2070" w:type="dxa"/>
            <w:vAlign w:val="center"/>
          </w:tcPr>
          <w:p w14:paraId="43CFBA59" w14:textId="77777777" w:rsidR="009D635D" w:rsidRPr="00135AC7" w:rsidRDefault="000C2939" w:rsidP="00135AC7">
            <w:pPr>
              <w:jc w:val="center"/>
              <w:rPr>
                <w:rFonts w:ascii="Calibri" w:eastAsia="Calibri" w:hAnsi="Calibri" w:cs="Times New Roman"/>
                <w:sz w:val="20"/>
                <w:szCs w:val="20"/>
              </w:rPr>
            </w:pPr>
            <m:oMath>
              <m:d>
                <m:dPr>
                  <m:begChr m:val="["/>
                  <m:endChr m:val="]"/>
                  <m:ctrlPr>
                    <w:rPr>
                      <w:rFonts w:ascii="Cambria Math" w:eastAsia="Calibri" w:hAnsi="Cambria Math" w:cs="Times New Roman"/>
                      <w:i/>
                      <w:sz w:val="20"/>
                      <w:szCs w:val="20"/>
                    </w:rPr>
                  </m:ctrlPr>
                </m:dPr>
                <m:e>
                  <m:r>
                    <w:rPr>
                      <w:rFonts w:ascii="Cambria Math" w:eastAsia="Calibri" w:hAnsi="Cambria Math" w:cs="Times New Roman"/>
                      <w:sz w:val="20"/>
                      <w:szCs w:val="20"/>
                    </w:rPr>
                    <m:t>0,1</m:t>
                  </m:r>
                  <m:r>
                    <w:rPr>
                      <w:rFonts w:ascii="Cambria Math" w:eastAsia="Calibri" w:hAnsi="Cambria Math" w:cs="Times New Roman"/>
                      <w:sz w:val="20"/>
                      <w:szCs w:val="20"/>
                    </w:rPr>
                    <m:t>E</m:t>
                  </m:r>
                  <m:r>
                    <w:rPr>
                      <w:rFonts w:ascii="Cambria Math" w:eastAsia="Calibri" w:hAnsi="Cambria Math" w:cs="Times New Roman"/>
                      <w:sz w:val="20"/>
                      <w:szCs w:val="20"/>
                    </w:rPr>
                    <m:t>-</m:t>
                  </m:r>
                  <m:r>
                    <w:rPr>
                      <w:rFonts w:ascii="Cambria Math" w:eastAsia="Calibri" w:hAnsi="Cambria Math" w:cs="Times New Roman"/>
                      <w:sz w:val="20"/>
                      <w:szCs w:val="20"/>
                    </w:rPr>
                    <m:t>6</m:t>
                  </m:r>
                </m:e>
              </m:d>
            </m:oMath>
            <w:r w:rsidR="009D635D" w:rsidRPr="00135AC7">
              <w:rPr>
                <w:rFonts w:ascii="Calibri" w:eastAsia="Calibri" w:hAnsi="Calibri" w:cs="Times New Roman"/>
                <w:sz w:val="20"/>
                <w:szCs w:val="20"/>
              </w:rPr>
              <w:t xml:space="preserve"> mm/mm</w:t>
            </w:r>
            <w:commentRangeEnd w:id="62"/>
            <w:r w:rsidR="006C7588">
              <w:rPr>
                <w:rStyle w:val="CommentReference"/>
              </w:rPr>
              <w:commentReference w:id="62"/>
            </w:r>
          </w:p>
        </w:tc>
      </w:tr>
      <w:tr w:rsidR="00E37C36" w:rsidRPr="00C8192F" w14:paraId="6AC2C584" w14:textId="77777777" w:rsidTr="00E37C36">
        <w:tc>
          <w:tcPr>
            <w:tcW w:w="4320" w:type="dxa"/>
          </w:tcPr>
          <w:p w14:paraId="36C307ED" w14:textId="77777777" w:rsidR="009D635D" w:rsidRPr="00135AC7" w:rsidRDefault="009D635D" w:rsidP="00135AC7">
            <w:pPr>
              <w:rPr>
                <w:b/>
                <w:bCs/>
                <w:sz w:val="20"/>
                <w:szCs w:val="20"/>
              </w:rPr>
            </w:pPr>
            <w:r w:rsidRPr="00135AC7">
              <w:rPr>
                <w:b/>
                <w:bCs/>
                <w:sz w:val="20"/>
                <w:szCs w:val="20"/>
              </w:rPr>
              <w:t>Transformation properties</w:t>
            </w:r>
          </w:p>
        </w:tc>
        <w:tc>
          <w:tcPr>
            <w:tcW w:w="2250" w:type="dxa"/>
            <w:vAlign w:val="center"/>
          </w:tcPr>
          <w:p w14:paraId="7313D707" w14:textId="77777777" w:rsidR="009D635D" w:rsidRPr="00135AC7" w:rsidRDefault="009D635D" w:rsidP="00135AC7">
            <w:pPr>
              <w:jc w:val="center"/>
              <w:rPr>
                <w:rFonts w:ascii="Calibri" w:eastAsia="Calibri" w:hAnsi="Calibri" w:cs="Times New Roman"/>
                <w:sz w:val="20"/>
                <w:szCs w:val="20"/>
              </w:rPr>
            </w:pPr>
          </w:p>
        </w:tc>
        <w:tc>
          <w:tcPr>
            <w:tcW w:w="2070" w:type="dxa"/>
            <w:vAlign w:val="center"/>
          </w:tcPr>
          <w:p w14:paraId="5B2D0FC4" w14:textId="77777777" w:rsidR="009D635D" w:rsidRPr="00135AC7" w:rsidRDefault="009D635D" w:rsidP="00135AC7">
            <w:pPr>
              <w:jc w:val="center"/>
              <w:rPr>
                <w:sz w:val="20"/>
                <w:szCs w:val="20"/>
              </w:rPr>
            </w:pPr>
          </w:p>
        </w:tc>
      </w:tr>
      <w:tr w:rsidR="00E37C36" w:rsidRPr="00C8192F" w14:paraId="78F93A22" w14:textId="77777777" w:rsidTr="00E37C36">
        <w:tc>
          <w:tcPr>
            <w:tcW w:w="4320" w:type="dxa"/>
          </w:tcPr>
          <w:p w14:paraId="4D2047B2" w14:textId="77777777" w:rsidR="009D635D" w:rsidRPr="00135AC7" w:rsidRDefault="009D635D" w:rsidP="00135AC7">
            <w:pPr>
              <w:rPr>
                <w:sz w:val="20"/>
                <w:szCs w:val="20"/>
              </w:rPr>
            </w:pPr>
            <w:r w:rsidRPr="00135AC7">
              <w:rPr>
                <w:sz w:val="20"/>
                <w:szCs w:val="20"/>
              </w:rPr>
              <w:t>Transformation temperatures (at zero-stress)</w:t>
            </w:r>
          </w:p>
        </w:tc>
        <w:tc>
          <w:tcPr>
            <w:tcW w:w="2250" w:type="dxa"/>
            <w:vAlign w:val="center"/>
          </w:tcPr>
          <w:p w14:paraId="6A6B6355" w14:textId="77777777" w:rsidR="009D635D" w:rsidRPr="00135AC7" w:rsidRDefault="000C2939" w:rsidP="00135AC7">
            <w:pPr>
              <w:jc w:val="center"/>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M</m:t>
                    </m:r>
                  </m:e>
                  <m:sub>
                    <m:r>
                      <w:rPr>
                        <w:rFonts w:ascii="Cambria Math" w:eastAsia="Calibri" w:hAnsi="Cambria Math" w:cs="Times New Roman"/>
                        <w:sz w:val="20"/>
                        <w:szCs w:val="20"/>
                      </w:rPr>
                      <m:t>s</m:t>
                    </m:r>
                  </m:sub>
                </m:sSub>
                <m:r>
                  <w:rPr>
                    <w:rFonts w:ascii="Cambria Math" w:eastAsia="Calibri" w:hAnsi="Cambria Math" w:cs="Times New Roman"/>
                    <w:sz w:val="20"/>
                    <w:szCs w:val="20"/>
                  </w:rPr>
                  <m:t xml:space="preserve">, </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M</m:t>
                    </m:r>
                  </m:e>
                  <m:sub>
                    <m:r>
                      <w:rPr>
                        <w:rFonts w:ascii="Cambria Math" w:eastAsia="Calibri" w:hAnsi="Cambria Math" w:cs="Times New Roman"/>
                        <w:sz w:val="20"/>
                        <w:szCs w:val="20"/>
                      </w:rPr>
                      <m:t>f</m:t>
                    </m:r>
                  </m:sub>
                </m:sSub>
                <m:r>
                  <w:rPr>
                    <w:rFonts w:ascii="Cambria Math" w:eastAsia="Calibri" w:hAnsi="Cambria Math" w:cs="Times New Roman"/>
                    <w:sz w:val="20"/>
                    <w:szCs w:val="20"/>
                  </w:rPr>
                  <m:t xml:space="preserve">, </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A</m:t>
                    </m:r>
                  </m:e>
                  <m:sub>
                    <m:r>
                      <w:rPr>
                        <w:rFonts w:ascii="Cambria Math" w:eastAsia="Calibri" w:hAnsi="Cambria Math" w:cs="Times New Roman"/>
                        <w:sz w:val="20"/>
                        <w:szCs w:val="20"/>
                      </w:rPr>
                      <m:t>s</m:t>
                    </m:r>
                  </m:sub>
                </m:sSub>
                <m:r>
                  <w:rPr>
                    <w:rFonts w:ascii="Cambria Math" w:eastAsia="Calibri" w:hAnsi="Cambria Math" w:cs="Times New Roman"/>
                    <w:sz w:val="20"/>
                    <w:szCs w:val="20"/>
                  </w:rPr>
                  <m:t xml:space="preserve">, </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A</m:t>
                    </m:r>
                  </m:e>
                  <m:sub>
                    <m:r>
                      <w:rPr>
                        <w:rFonts w:ascii="Cambria Math" w:eastAsia="Calibri" w:hAnsi="Cambria Math" w:cs="Times New Roman"/>
                        <w:sz w:val="20"/>
                        <w:szCs w:val="20"/>
                      </w:rPr>
                      <m:t>f</m:t>
                    </m:r>
                  </m:sub>
                </m:sSub>
              </m:oMath>
            </m:oMathPara>
          </w:p>
        </w:tc>
        <w:tc>
          <w:tcPr>
            <w:tcW w:w="2070" w:type="dxa"/>
            <w:vAlign w:val="center"/>
          </w:tcPr>
          <w:p w14:paraId="34CEB4C2" w14:textId="77777777" w:rsidR="009D635D" w:rsidRPr="00135AC7" w:rsidRDefault="009D635D" w:rsidP="00135AC7">
            <w:pPr>
              <w:jc w:val="center"/>
              <w:rPr>
                <w:sz w:val="20"/>
                <w:szCs w:val="20"/>
              </w:rPr>
            </w:pPr>
            <w:r w:rsidRPr="00135AC7">
              <w:rPr>
                <w:sz w:val="20"/>
                <w:szCs w:val="20"/>
              </w:rPr>
              <w:t>Figure 5</w:t>
            </w:r>
          </w:p>
        </w:tc>
      </w:tr>
      <w:tr w:rsidR="00E37C36" w:rsidRPr="00C8192F" w14:paraId="30634663" w14:textId="77777777" w:rsidTr="00E37C36">
        <w:tc>
          <w:tcPr>
            <w:tcW w:w="4320" w:type="dxa"/>
          </w:tcPr>
          <w:p w14:paraId="0C382B62" w14:textId="77777777" w:rsidR="009D635D" w:rsidRPr="00135AC7" w:rsidRDefault="009D635D" w:rsidP="00135AC7">
            <w:pPr>
              <w:rPr>
                <w:sz w:val="20"/>
                <w:szCs w:val="20"/>
              </w:rPr>
            </w:pPr>
            <w:r w:rsidRPr="00135AC7">
              <w:rPr>
                <w:sz w:val="20"/>
                <w:szCs w:val="20"/>
              </w:rPr>
              <w:t>Stress-influence coefficients</w:t>
            </w:r>
          </w:p>
        </w:tc>
        <w:tc>
          <w:tcPr>
            <w:tcW w:w="2250" w:type="dxa"/>
            <w:vAlign w:val="center"/>
          </w:tcPr>
          <w:p w14:paraId="61E4F9FC" w14:textId="77777777" w:rsidR="009D635D" w:rsidRPr="00135AC7" w:rsidRDefault="000C2939" w:rsidP="00135AC7">
            <w:pPr>
              <w:jc w:val="center"/>
              <w:rPr>
                <w:rFonts w:ascii="Calibri" w:eastAsia="Calibri" w:hAnsi="Calibri" w:cs="Times New Roman"/>
                <w:sz w:val="20"/>
                <w:szCs w:val="20"/>
              </w:rPr>
            </w:pPr>
            <m:oMathPara>
              <m:oMath>
                <m:sSup>
                  <m:sSupPr>
                    <m:ctrlPr>
                      <w:rPr>
                        <w:rFonts w:ascii="Cambria Math" w:eastAsia="Calibri" w:hAnsi="Cambria Math" w:cs="Times New Roman"/>
                        <w:i/>
                        <w:sz w:val="20"/>
                        <w:szCs w:val="20"/>
                      </w:rPr>
                    </m:ctrlPr>
                  </m:sSupPr>
                  <m:e>
                    <m:r>
                      <w:rPr>
                        <w:rFonts w:ascii="Cambria Math" w:eastAsia="Calibri" w:hAnsi="Cambria Math" w:cs="Times New Roman"/>
                        <w:sz w:val="20"/>
                        <w:szCs w:val="20"/>
                      </w:rPr>
                      <m:t>C</m:t>
                    </m:r>
                  </m:e>
                  <m:sup>
                    <m:r>
                      <w:rPr>
                        <w:rFonts w:ascii="Cambria Math" w:eastAsia="Calibri" w:hAnsi="Cambria Math" w:cs="Times New Roman"/>
                        <w:sz w:val="20"/>
                        <w:szCs w:val="20"/>
                      </w:rPr>
                      <m:t>M</m:t>
                    </m:r>
                  </m:sup>
                </m:sSup>
                <m:r>
                  <w:rPr>
                    <w:rFonts w:ascii="Cambria Math" w:eastAsia="Calibri" w:hAnsi="Cambria Math" w:cs="Times New Roman"/>
                    <w:sz w:val="20"/>
                    <w:szCs w:val="20"/>
                  </w:rPr>
                  <m:t xml:space="preserve">, </m:t>
                </m:r>
                <m:sSup>
                  <m:sSupPr>
                    <m:ctrlPr>
                      <w:rPr>
                        <w:rFonts w:ascii="Cambria Math" w:eastAsia="Calibri" w:hAnsi="Cambria Math" w:cs="Times New Roman"/>
                        <w:i/>
                        <w:sz w:val="20"/>
                        <w:szCs w:val="20"/>
                      </w:rPr>
                    </m:ctrlPr>
                  </m:sSupPr>
                  <m:e>
                    <m:r>
                      <w:rPr>
                        <w:rFonts w:ascii="Cambria Math" w:eastAsia="Calibri" w:hAnsi="Cambria Math" w:cs="Times New Roman"/>
                        <w:sz w:val="20"/>
                        <w:szCs w:val="20"/>
                      </w:rPr>
                      <m:t>C</m:t>
                    </m:r>
                  </m:e>
                  <m:sup>
                    <m:r>
                      <w:rPr>
                        <w:rFonts w:ascii="Cambria Math" w:eastAsia="Calibri" w:hAnsi="Cambria Math" w:cs="Times New Roman"/>
                        <w:sz w:val="20"/>
                        <w:szCs w:val="20"/>
                      </w:rPr>
                      <m:t>A</m:t>
                    </m:r>
                  </m:sup>
                </m:sSup>
              </m:oMath>
            </m:oMathPara>
          </w:p>
        </w:tc>
        <w:tc>
          <w:tcPr>
            <w:tcW w:w="2070" w:type="dxa"/>
            <w:vAlign w:val="center"/>
          </w:tcPr>
          <w:p w14:paraId="285718E8" w14:textId="77777777" w:rsidR="009D635D" w:rsidRPr="00135AC7" w:rsidRDefault="009D635D" w:rsidP="00135AC7">
            <w:pPr>
              <w:jc w:val="center"/>
              <w:rPr>
                <w:sz w:val="20"/>
                <w:szCs w:val="20"/>
              </w:rPr>
            </w:pPr>
            <w:r w:rsidRPr="00135AC7">
              <w:rPr>
                <w:sz w:val="20"/>
                <w:szCs w:val="20"/>
              </w:rPr>
              <w:t>Figure 5</w:t>
            </w:r>
          </w:p>
        </w:tc>
      </w:tr>
      <w:tr w:rsidR="00E37C36" w:rsidRPr="00C8192F" w14:paraId="64864B63" w14:textId="77777777" w:rsidTr="00E37C36">
        <w:tc>
          <w:tcPr>
            <w:tcW w:w="4320" w:type="dxa"/>
          </w:tcPr>
          <w:p w14:paraId="6B901017" w14:textId="77777777" w:rsidR="009D635D" w:rsidRPr="00135AC7" w:rsidRDefault="009D635D" w:rsidP="00135AC7">
            <w:pPr>
              <w:rPr>
                <w:b/>
                <w:bCs/>
                <w:sz w:val="20"/>
                <w:szCs w:val="20"/>
              </w:rPr>
            </w:pPr>
            <w:r w:rsidRPr="00135AC7">
              <w:rPr>
                <w:b/>
                <w:bCs/>
                <w:sz w:val="20"/>
                <w:szCs w:val="20"/>
              </w:rPr>
              <w:t>Transformation strain properties</w:t>
            </w:r>
          </w:p>
        </w:tc>
        <w:tc>
          <w:tcPr>
            <w:tcW w:w="2250" w:type="dxa"/>
            <w:vAlign w:val="center"/>
          </w:tcPr>
          <w:p w14:paraId="10C6312D" w14:textId="77777777" w:rsidR="009D635D" w:rsidRPr="00135AC7" w:rsidRDefault="009D635D" w:rsidP="00135AC7">
            <w:pPr>
              <w:jc w:val="center"/>
              <w:rPr>
                <w:rFonts w:ascii="Calibri" w:eastAsia="Calibri" w:hAnsi="Calibri" w:cs="Times New Roman"/>
                <w:sz w:val="20"/>
                <w:szCs w:val="20"/>
              </w:rPr>
            </w:pPr>
          </w:p>
        </w:tc>
        <w:tc>
          <w:tcPr>
            <w:tcW w:w="2070" w:type="dxa"/>
            <w:vAlign w:val="center"/>
          </w:tcPr>
          <w:p w14:paraId="1E5957B4" w14:textId="77777777" w:rsidR="009D635D" w:rsidRPr="00135AC7" w:rsidRDefault="009D635D" w:rsidP="00135AC7">
            <w:pPr>
              <w:jc w:val="center"/>
              <w:rPr>
                <w:sz w:val="20"/>
                <w:szCs w:val="20"/>
              </w:rPr>
            </w:pPr>
          </w:p>
        </w:tc>
      </w:tr>
      <w:tr w:rsidR="00E37C36" w:rsidRPr="00C8192F" w14:paraId="2B26D749" w14:textId="77777777" w:rsidTr="00E37C36">
        <w:tc>
          <w:tcPr>
            <w:tcW w:w="4320" w:type="dxa"/>
          </w:tcPr>
          <w:p w14:paraId="0F06FB3F" w14:textId="77777777" w:rsidR="009D635D" w:rsidRPr="00135AC7" w:rsidRDefault="009D635D" w:rsidP="00135AC7">
            <w:pPr>
              <w:rPr>
                <w:sz w:val="20"/>
                <w:szCs w:val="20"/>
              </w:rPr>
            </w:pPr>
            <w:r w:rsidRPr="00135AC7">
              <w:rPr>
                <w:sz w:val="20"/>
                <w:szCs w:val="20"/>
              </w:rPr>
              <w:t>Minimum transformation strain</w:t>
            </w:r>
          </w:p>
        </w:tc>
        <w:tc>
          <w:tcPr>
            <w:tcW w:w="2250" w:type="dxa"/>
            <w:vAlign w:val="center"/>
          </w:tcPr>
          <w:p w14:paraId="19E1510B" w14:textId="77777777" w:rsidR="009D635D" w:rsidRPr="00135AC7" w:rsidRDefault="000C2939" w:rsidP="00135AC7">
            <w:pPr>
              <w:jc w:val="center"/>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min</m:t>
                    </m:r>
                  </m:sub>
                </m:sSub>
              </m:oMath>
            </m:oMathPara>
          </w:p>
        </w:tc>
        <w:tc>
          <w:tcPr>
            <w:tcW w:w="2070" w:type="dxa"/>
            <w:vAlign w:val="center"/>
          </w:tcPr>
          <w:p w14:paraId="73EECC77" w14:textId="77777777" w:rsidR="009D635D" w:rsidRPr="00135AC7" w:rsidRDefault="009D635D" w:rsidP="00135AC7">
            <w:pPr>
              <w:jc w:val="center"/>
              <w:rPr>
                <w:sz w:val="20"/>
                <w:szCs w:val="20"/>
              </w:rPr>
            </w:pPr>
            <w:r w:rsidRPr="00135AC7">
              <w:rPr>
                <w:sz w:val="20"/>
                <w:szCs w:val="20"/>
              </w:rPr>
              <w:t>[0, 0.01]</w:t>
            </w:r>
            <w:r w:rsidRPr="00135AC7">
              <w:rPr>
                <w:rStyle w:val="FootnoteReference"/>
                <w:sz w:val="20"/>
                <w:szCs w:val="20"/>
              </w:rPr>
              <w:footnoteReference w:id="2"/>
            </w:r>
            <w:r w:rsidRPr="00135AC7">
              <w:rPr>
                <w:sz w:val="20"/>
                <w:szCs w:val="20"/>
              </w:rPr>
              <w:t xml:space="preserve"> mm/mm</w:t>
            </w:r>
          </w:p>
        </w:tc>
      </w:tr>
      <w:tr w:rsidR="00E37C36" w:rsidRPr="00C8192F" w14:paraId="50F61805" w14:textId="77777777" w:rsidTr="00E37C36">
        <w:tc>
          <w:tcPr>
            <w:tcW w:w="4320" w:type="dxa"/>
          </w:tcPr>
          <w:p w14:paraId="0C1DCE49" w14:textId="77777777" w:rsidR="009D635D" w:rsidRPr="00135AC7" w:rsidRDefault="009D635D" w:rsidP="00135AC7">
            <w:pPr>
              <w:rPr>
                <w:sz w:val="20"/>
                <w:szCs w:val="20"/>
              </w:rPr>
            </w:pPr>
            <w:r w:rsidRPr="00135AC7">
              <w:rPr>
                <w:sz w:val="20"/>
                <w:szCs w:val="20"/>
              </w:rPr>
              <w:t>Maximum transformation strain</w:t>
            </w:r>
          </w:p>
        </w:tc>
        <w:tc>
          <w:tcPr>
            <w:tcW w:w="2250" w:type="dxa"/>
            <w:vAlign w:val="center"/>
          </w:tcPr>
          <w:p w14:paraId="6E7F73EC" w14:textId="77777777" w:rsidR="009D635D" w:rsidRPr="00135AC7" w:rsidRDefault="000C2939" w:rsidP="00135AC7">
            <w:pPr>
              <w:jc w:val="center"/>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max</m:t>
                    </m:r>
                  </m:sub>
                </m:sSub>
              </m:oMath>
            </m:oMathPara>
          </w:p>
        </w:tc>
        <w:tc>
          <w:tcPr>
            <w:tcW w:w="2070" w:type="dxa"/>
            <w:vAlign w:val="center"/>
          </w:tcPr>
          <w:p w14:paraId="2A8F27C9" w14:textId="77777777" w:rsidR="009D635D" w:rsidRPr="00135AC7" w:rsidRDefault="009D635D" w:rsidP="00135AC7">
            <w:pPr>
              <w:jc w:val="center"/>
              <w:rPr>
                <w:sz w:val="20"/>
                <w:szCs w:val="20"/>
              </w:rPr>
            </w:pPr>
            <w:r w:rsidRPr="00135AC7">
              <w:rPr>
                <w:sz w:val="20"/>
                <w:szCs w:val="20"/>
              </w:rPr>
              <w:t>[0.01, 0.05] mm/mm</w:t>
            </w:r>
          </w:p>
        </w:tc>
      </w:tr>
      <w:tr w:rsidR="00E37C36" w:rsidRPr="00C8192F" w14:paraId="33F02D02" w14:textId="77777777" w:rsidTr="00E37C36">
        <w:tc>
          <w:tcPr>
            <w:tcW w:w="4320" w:type="dxa"/>
          </w:tcPr>
          <w:p w14:paraId="0C045508" w14:textId="77777777" w:rsidR="009D635D" w:rsidRPr="00135AC7" w:rsidRDefault="009D635D" w:rsidP="00135AC7">
            <w:pPr>
              <w:rPr>
                <w:sz w:val="20"/>
                <w:szCs w:val="20"/>
              </w:rPr>
            </w:pPr>
            <w:r w:rsidRPr="00135AC7">
              <w:rPr>
                <w:sz w:val="20"/>
                <w:szCs w:val="20"/>
              </w:rPr>
              <w:t>Critical stress at which transformation strain manifests</w:t>
            </w:r>
          </w:p>
        </w:tc>
        <w:tc>
          <w:tcPr>
            <w:tcW w:w="2250" w:type="dxa"/>
            <w:vAlign w:val="center"/>
          </w:tcPr>
          <w:p w14:paraId="1D3EC5E3" w14:textId="77777777" w:rsidR="009D635D" w:rsidRPr="00135AC7" w:rsidRDefault="000C2939" w:rsidP="00135AC7">
            <w:pPr>
              <w:jc w:val="center"/>
              <w:rPr>
                <w:rFonts w:ascii="Calibri" w:eastAsia="Calibri" w:hAnsi="Calibri" w:cs="Times New Roman"/>
                <w:sz w:val="20"/>
                <w:szCs w:val="20"/>
                <w:vertAlign w:val="subscript"/>
              </w:rPr>
            </w:pPr>
            <m:oMathPara>
              <m:oMath>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σ</m:t>
                    </m:r>
                  </m:e>
                  <m:sub>
                    <m:r>
                      <w:rPr>
                        <w:rFonts w:ascii="Cambria Math" w:eastAsia="Calibri" w:hAnsi="Cambria Math" w:cs="Times New Roman"/>
                        <w:sz w:val="20"/>
                        <w:szCs w:val="20"/>
                        <w:vertAlign w:val="subscript"/>
                      </w:rPr>
                      <m:t>crit</m:t>
                    </m:r>
                  </m:sub>
                </m:sSub>
              </m:oMath>
            </m:oMathPara>
          </w:p>
        </w:tc>
        <w:tc>
          <w:tcPr>
            <w:tcW w:w="2070" w:type="dxa"/>
            <w:vAlign w:val="center"/>
          </w:tcPr>
          <w:p w14:paraId="0C3A4EDD" w14:textId="77777777" w:rsidR="009D635D" w:rsidRPr="00135AC7" w:rsidRDefault="009D635D" w:rsidP="00135AC7">
            <w:pPr>
              <w:jc w:val="center"/>
              <w:rPr>
                <w:sz w:val="20"/>
                <w:szCs w:val="20"/>
              </w:rPr>
            </w:pPr>
            <w:r w:rsidRPr="00135AC7">
              <w:rPr>
                <w:sz w:val="20"/>
                <w:szCs w:val="20"/>
              </w:rPr>
              <w:t>[0, 50E6]</w:t>
            </w:r>
            <w:r w:rsidRPr="00135AC7">
              <w:rPr>
                <w:sz w:val="20"/>
                <w:szCs w:val="20"/>
                <w:vertAlign w:val="superscript"/>
              </w:rPr>
              <w:t>4</w:t>
            </w:r>
            <w:r>
              <w:rPr>
                <w:sz w:val="20"/>
                <w:szCs w:val="20"/>
                <w:vertAlign w:val="superscript"/>
              </w:rPr>
              <w:t xml:space="preserve"> </w:t>
            </w:r>
            <w:r w:rsidRPr="00135AC7">
              <w:rPr>
                <w:sz w:val="20"/>
                <w:szCs w:val="20"/>
              </w:rPr>
              <w:t>Pa</w:t>
            </w:r>
          </w:p>
        </w:tc>
      </w:tr>
      <w:tr w:rsidR="00E37C36" w:rsidRPr="00C8192F" w14:paraId="193F1DBB" w14:textId="77777777" w:rsidTr="00E37C36">
        <w:tc>
          <w:tcPr>
            <w:tcW w:w="4320" w:type="dxa"/>
          </w:tcPr>
          <w:p w14:paraId="1FFB6C76" w14:textId="77777777" w:rsidR="009D635D" w:rsidRPr="00135AC7" w:rsidRDefault="009D635D" w:rsidP="00135AC7">
            <w:pPr>
              <w:rPr>
                <w:sz w:val="20"/>
                <w:szCs w:val="20"/>
              </w:rPr>
            </w:pPr>
            <w:r w:rsidRPr="00135AC7">
              <w:rPr>
                <w:sz w:val="20"/>
                <w:szCs w:val="20"/>
              </w:rPr>
              <w:t>Transformation strain rise time</w:t>
            </w:r>
          </w:p>
        </w:tc>
        <w:tc>
          <w:tcPr>
            <w:tcW w:w="2250" w:type="dxa"/>
            <w:vAlign w:val="center"/>
          </w:tcPr>
          <w:p w14:paraId="0B7CB054" w14:textId="77777777" w:rsidR="009D635D" w:rsidRPr="00135AC7" w:rsidRDefault="009D635D" w:rsidP="00135AC7">
            <w:pPr>
              <w:jc w:val="center"/>
              <w:rPr>
                <w:rFonts w:ascii="Calibri" w:eastAsia="Calibri" w:hAnsi="Calibri" w:cs="Times New Roman"/>
                <w:sz w:val="20"/>
                <w:szCs w:val="20"/>
                <w:vertAlign w:val="subscript"/>
              </w:rPr>
            </w:pPr>
            <m:oMathPara>
              <m:oMath>
                <m:r>
                  <w:rPr>
                    <w:rFonts w:ascii="Cambria Math" w:eastAsia="Calibri" w:hAnsi="Cambria Math" w:cs="Times New Roman"/>
                    <w:sz w:val="20"/>
                    <w:szCs w:val="20"/>
                    <w:vertAlign w:val="subscript"/>
                  </w:rPr>
                  <m:t>k</m:t>
                </m:r>
              </m:oMath>
            </m:oMathPara>
          </w:p>
        </w:tc>
        <w:tc>
          <w:tcPr>
            <w:tcW w:w="2070" w:type="dxa"/>
            <w:vAlign w:val="center"/>
          </w:tcPr>
          <w:p w14:paraId="4985489A" w14:textId="77777777" w:rsidR="009D635D" w:rsidRPr="00135AC7" w:rsidRDefault="009D635D" w:rsidP="00135AC7">
            <w:pPr>
              <w:jc w:val="center"/>
              <w:rPr>
                <w:sz w:val="20"/>
                <w:szCs w:val="20"/>
              </w:rPr>
            </w:pPr>
            <w:r w:rsidRPr="00135AC7">
              <w:rPr>
                <w:sz w:val="20"/>
                <w:szCs w:val="20"/>
              </w:rPr>
              <w:t>[1E-8, 1E-6]</w:t>
            </w:r>
            <w:r>
              <w:rPr>
                <w:sz w:val="20"/>
                <w:szCs w:val="20"/>
              </w:rPr>
              <w:t xml:space="preserve"> 1/Pa</w:t>
            </w:r>
          </w:p>
        </w:tc>
      </w:tr>
      <w:tr w:rsidR="00E37C36" w:rsidRPr="00C8192F" w14:paraId="52D223E8" w14:textId="77777777" w:rsidTr="00E37C36">
        <w:tc>
          <w:tcPr>
            <w:tcW w:w="4320" w:type="dxa"/>
          </w:tcPr>
          <w:p w14:paraId="256443FC" w14:textId="77777777" w:rsidR="009D635D" w:rsidRPr="00135AC7" w:rsidRDefault="009D635D" w:rsidP="00135AC7">
            <w:pPr>
              <w:rPr>
                <w:b/>
                <w:bCs/>
                <w:sz w:val="20"/>
                <w:szCs w:val="20"/>
              </w:rPr>
            </w:pPr>
            <w:r w:rsidRPr="00135AC7">
              <w:rPr>
                <w:b/>
                <w:bCs/>
                <w:sz w:val="20"/>
                <w:szCs w:val="20"/>
              </w:rPr>
              <w:t>Smooth hardening properties</w:t>
            </w:r>
          </w:p>
        </w:tc>
        <w:tc>
          <w:tcPr>
            <w:tcW w:w="2250" w:type="dxa"/>
            <w:vAlign w:val="center"/>
          </w:tcPr>
          <w:p w14:paraId="1290E51B" w14:textId="77777777" w:rsidR="009D635D" w:rsidRPr="00135AC7" w:rsidRDefault="009D635D" w:rsidP="00135AC7">
            <w:pPr>
              <w:jc w:val="center"/>
              <w:rPr>
                <w:rFonts w:ascii="Calibri" w:eastAsia="Calibri" w:hAnsi="Calibri" w:cs="Times New Roman"/>
                <w:sz w:val="20"/>
                <w:szCs w:val="20"/>
                <w:vertAlign w:val="subscript"/>
              </w:rPr>
            </w:pPr>
          </w:p>
        </w:tc>
        <w:tc>
          <w:tcPr>
            <w:tcW w:w="2070" w:type="dxa"/>
            <w:vAlign w:val="center"/>
          </w:tcPr>
          <w:p w14:paraId="5BB1E605" w14:textId="77777777" w:rsidR="009D635D" w:rsidRPr="00135AC7" w:rsidRDefault="009D635D" w:rsidP="00135AC7">
            <w:pPr>
              <w:jc w:val="center"/>
              <w:rPr>
                <w:sz w:val="20"/>
                <w:szCs w:val="20"/>
              </w:rPr>
            </w:pPr>
          </w:p>
        </w:tc>
      </w:tr>
      <w:tr w:rsidR="00E37C36" w:rsidRPr="00C8192F" w14:paraId="09713668" w14:textId="77777777" w:rsidTr="00E37C36">
        <w:tc>
          <w:tcPr>
            <w:tcW w:w="4320" w:type="dxa"/>
          </w:tcPr>
          <w:p w14:paraId="62B8702B" w14:textId="77777777" w:rsidR="009D635D" w:rsidRPr="00135AC7" w:rsidRDefault="009D635D" w:rsidP="00135AC7">
            <w:pPr>
              <w:rPr>
                <w:sz w:val="20"/>
                <w:szCs w:val="20"/>
              </w:rPr>
            </w:pPr>
            <w:r w:rsidRPr="00135AC7">
              <w:rPr>
                <w:sz w:val="20"/>
                <w:szCs w:val="20"/>
              </w:rPr>
              <w:t>Smooth hardening coefficients</w:t>
            </w:r>
          </w:p>
        </w:tc>
        <w:tc>
          <w:tcPr>
            <w:tcW w:w="2250" w:type="dxa"/>
            <w:vAlign w:val="center"/>
          </w:tcPr>
          <w:p w14:paraId="58B4093F" w14:textId="77777777" w:rsidR="009D635D" w:rsidRPr="00135AC7" w:rsidRDefault="000C2939" w:rsidP="00135AC7">
            <w:pPr>
              <w:jc w:val="center"/>
              <w:rPr>
                <w:rFonts w:ascii="Calibri" w:eastAsia="Calibri" w:hAnsi="Calibri" w:cs="Times New Roman"/>
                <w:sz w:val="20"/>
                <w:szCs w:val="20"/>
                <w:vertAlign w:val="subscript"/>
              </w:rPr>
            </w:pPr>
            <m:oMathPara>
              <m:oMath>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1</m:t>
                    </m:r>
                  </m:sub>
                </m:sSub>
                <m:r>
                  <w:rPr>
                    <w:rFonts w:ascii="Cambria Math" w:eastAsia="Calibri" w:hAnsi="Cambria Math" w:cs="Times New Roman"/>
                    <w:sz w:val="20"/>
                    <w:szCs w:val="20"/>
                    <w:vertAlign w:val="subscript"/>
                  </w:rPr>
                  <m:t xml:space="preserve">, </m:t>
                </m:r>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2</m:t>
                    </m:r>
                  </m:sub>
                </m:sSub>
                <m:r>
                  <w:rPr>
                    <w:rFonts w:ascii="Cambria Math" w:eastAsia="Calibri" w:hAnsi="Cambria Math" w:cs="Times New Roman"/>
                    <w:sz w:val="20"/>
                    <w:szCs w:val="20"/>
                    <w:vertAlign w:val="subscript"/>
                  </w:rPr>
                  <m:t xml:space="preserve">, </m:t>
                </m:r>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3</m:t>
                    </m:r>
                  </m:sub>
                </m:sSub>
                <m:r>
                  <w:rPr>
                    <w:rFonts w:ascii="Cambria Math" w:eastAsia="Calibri" w:hAnsi="Cambria Math" w:cs="Times New Roman"/>
                    <w:sz w:val="20"/>
                    <w:szCs w:val="20"/>
                    <w:vertAlign w:val="subscript"/>
                  </w:rPr>
                  <m:t>,</m:t>
                </m:r>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4</m:t>
                    </m:r>
                  </m:sub>
                </m:sSub>
              </m:oMath>
            </m:oMathPara>
          </w:p>
        </w:tc>
        <w:tc>
          <w:tcPr>
            <w:tcW w:w="2070" w:type="dxa"/>
            <w:vAlign w:val="center"/>
          </w:tcPr>
          <w:p w14:paraId="0DD397BF" w14:textId="77777777" w:rsidR="009D635D" w:rsidRPr="00135AC7" w:rsidRDefault="009D635D" w:rsidP="00135AC7">
            <w:pPr>
              <w:jc w:val="center"/>
              <w:rPr>
                <w:sz w:val="20"/>
                <w:szCs w:val="20"/>
              </w:rPr>
            </w:pPr>
            <w:r w:rsidRPr="00135AC7">
              <w:rPr>
                <w:sz w:val="20"/>
                <w:szCs w:val="20"/>
              </w:rPr>
              <w:t>[0, 1]</w:t>
            </w:r>
            <w:r w:rsidRPr="00135AC7">
              <w:rPr>
                <w:rStyle w:val="FootnoteReference"/>
                <w:sz w:val="20"/>
                <w:szCs w:val="20"/>
              </w:rPr>
              <w:footnoteReference w:id="3"/>
            </w:r>
          </w:p>
        </w:tc>
      </w:tr>
    </w:tbl>
    <w:p w14:paraId="5740FA36" w14:textId="77777777" w:rsidR="009D635D" w:rsidRDefault="009D635D" w:rsidP="009D635D">
      <w:pPr>
        <w:pStyle w:val="Heading2"/>
      </w:pPr>
      <w:r>
        <w:t>Iterative calibration with SMA-REACT</w:t>
      </w:r>
    </w:p>
    <w:p w14:paraId="72CBDFED" w14:textId="1909EBC6" w:rsidR="009D635D" w:rsidRDefault="009D635D" w:rsidP="009D635D">
      <w:pPr>
        <w:rPr>
          <w:iCs/>
        </w:rPr>
      </w:pPr>
      <w:r w:rsidRPr="00A861A8">
        <w:rPr>
          <w:iCs/>
        </w:rPr>
        <w:t xml:space="preserve">The best practices detailed in the previous section inform optimization bounds for a preliminary calibration. Then, we use SMA-REACT to update select parameter bounds and further improve the calibration result. For this example, we set the critical stress at which transformation strain manifests </w:t>
      </w:r>
      <m:oMath>
        <m:sSub>
          <m:sSubPr>
            <m:ctrlPr>
              <w:rPr>
                <w:rFonts w:ascii="Cambria Math" w:hAnsi="Cambria Math"/>
                <w:i/>
                <w:iCs/>
              </w:rPr>
            </m:ctrlPr>
          </m:sSubPr>
          <m:e>
            <m:r>
              <w:rPr>
                <w:rFonts w:ascii="Cambria Math" w:hAnsi="Cambria Math"/>
              </w:rPr>
              <m:t>σ</m:t>
            </m:r>
          </m:e>
          <m:sub>
            <m:r>
              <w:rPr>
                <w:rFonts w:ascii="Cambria Math" w:hAnsi="Cambria Math"/>
              </w:rPr>
              <m:t>crit</m:t>
            </m:r>
          </m:sub>
        </m:sSub>
      </m:oMath>
      <w:r w:rsidRPr="00A861A8">
        <w:rPr>
          <w:iCs/>
        </w:rPr>
        <w:t xml:space="preserve"> and the minimum transformation strain </w:t>
      </w:r>
      <m:oMath>
        <m:sSub>
          <m:sSubPr>
            <m:ctrlPr>
              <w:rPr>
                <w:rFonts w:ascii="Cambria Math" w:hAnsi="Cambria Math"/>
                <w:i/>
                <w:iCs/>
              </w:rPr>
            </m:ctrlPr>
          </m:sSubPr>
          <m:e>
            <m:r>
              <w:rPr>
                <w:rFonts w:ascii="Cambria Math" w:hAnsi="Cambria Math"/>
              </w:rPr>
              <m:t>H</m:t>
            </m:r>
          </m:e>
          <m:sub>
            <m:r>
              <w:rPr>
                <w:rFonts w:ascii="Cambria Math" w:hAnsi="Cambria Math"/>
              </w:rPr>
              <m:t>min</m:t>
            </m:r>
          </m:sub>
        </m:sSub>
      </m:oMath>
      <w:r w:rsidRPr="00A861A8">
        <w:rPr>
          <w:iCs/>
        </w:rPr>
        <w:t xml:space="preserve"> to zero</w:t>
      </w:r>
      <w:r>
        <w:rPr>
          <w:iCs/>
        </w:rPr>
        <w:t xml:space="preserve">, as the material of interest exhibits low transformation strain at low </w:t>
      </w:r>
      <w:r w:rsidR="00A75BAD">
        <w:rPr>
          <w:iCs/>
        </w:rPr>
        <w:t>applied stress levels</w:t>
      </w:r>
      <w:r w:rsidRPr="00A861A8">
        <w:rPr>
          <w:iCs/>
        </w:rPr>
        <w:t xml:space="preserve">. </w:t>
      </w:r>
    </w:p>
    <w:p w14:paraId="26A2AB31" w14:textId="77777777" w:rsidR="00A75BAD" w:rsidRPr="00A861A8" w:rsidRDefault="00A75BAD" w:rsidP="009D635D">
      <w:pPr>
        <w:rPr>
          <w:iCs/>
        </w:rPr>
      </w:pPr>
    </w:p>
    <w:p w14:paraId="46DB3EEA" w14:textId="111931CA" w:rsidR="006E7C49" w:rsidRPr="00A861A8" w:rsidRDefault="006E7C49" w:rsidP="006E7C49">
      <w:pPr>
        <w:rPr>
          <w:iCs/>
        </w:rPr>
      </w:pPr>
      <w:r>
        <w:t>Table 3 shows the final error achieved by each calibration and details the bounds and specified values. The process of iteratively updating bounds is further contextualized in Figure 5, where the evolution of select m</w:t>
      </w:r>
      <w:r w:rsidR="00130C53">
        <w:t>aterial</w:t>
      </w:r>
      <w:r>
        <w:t xml:space="preserve"> parameters </w:t>
      </w:r>
      <w:proofErr w:type="gramStart"/>
      <w:r>
        <w:t>are</w:t>
      </w:r>
      <w:proofErr w:type="gramEnd"/>
      <w:r>
        <w:t xml:space="preserve"> plotted with respect to </w:t>
      </w:r>
      <w:proofErr w:type="gramStart"/>
      <w:r>
        <w:t>the calibration</w:t>
      </w:r>
      <w:proofErr w:type="gramEnd"/>
      <w:r>
        <w:t xml:space="preserve">. </w:t>
      </w:r>
      <w:r w:rsidRPr="002418BB">
        <w:t>The</w:t>
      </w:r>
      <w:r w:rsidRPr="00A861A8">
        <w:t xml:space="preserve"> preliminary calibration obtained a mean squared error</w:t>
      </w:r>
      <w:r>
        <w:t xml:space="preserve"> between model prediction and experimental data</w:t>
      </w:r>
      <w:r w:rsidRPr="00A861A8">
        <w:t xml:space="preserve"> of 1.51%. While this calibration may be sufficient for certain applications, </w:t>
      </w:r>
      <w:r>
        <w:t>many</w:t>
      </w:r>
      <w:r w:rsidRPr="00A861A8">
        <w:t xml:space="preserve"> parameters converged to the bounds (see </w:t>
      </w:r>
      <m:oMath>
        <m:sSup>
          <m:sSupPr>
            <m:ctrlPr>
              <w:rPr>
                <w:rFonts w:ascii="Cambria Math" w:hAnsi="Cambria Math"/>
                <w:i/>
              </w:rPr>
            </m:ctrlPr>
          </m:sSupPr>
          <m:e>
            <m:r>
              <w:rPr>
                <w:rFonts w:ascii="Cambria Math" w:hAnsi="Cambria Math"/>
              </w:rPr>
              <m:t>E</m:t>
            </m:r>
          </m:e>
          <m:sup>
            <m:r>
              <w:rPr>
                <w:rFonts w:ascii="Cambria Math" w:hAnsi="Cambria Math"/>
              </w:rPr>
              <m:t>M</m:t>
            </m:r>
          </m:sup>
        </m:sSup>
      </m:oMath>
      <w:r w:rsidRPr="00A861A8">
        <w:t xml:space="preserve">,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rsidRPr="00A861A8">
        <w:t xml:space="preserve">, and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rsidRPr="00A861A8">
        <w:t xml:space="preserve"> in </w:t>
      </w:r>
      <w:r>
        <w:t>Fi</w:t>
      </w:r>
      <w:r w:rsidRPr="00A861A8">
        <w:t xml:space="preserve">gure 5). By modifying these bounds, the subsequent calibration decreased </w:t>
      </w:r>
      <w:proofErr w:type="gramStart"/>
      <w:r w:rsidRPr="00A861A8">
        <w:t>mean</w:t>
      </w:r>
      <w:proofErr w:type="gramEnd"/>
      <w:r w:rsidRPr="00A861A8">
        <w:t xml:space="preserve"> squared error to 1.34% and all parameters converged to a</w:t>
      </w:r>
      <w:r>
        <w:t>n intermediate</w:t>
      </w:r>
      <w:r w:rsidRPr="00A861A8">
        <w:t xml:space="preserve"> value. Finally, to match the smooth hardening behavior during transformation, a final calibration was performed. In this calibration, all material p</w:t>
      </w:r>
      <w:r w:rsidR="00130C53">
        <w:t>arameters</w:t>
      </w:r>
      <w:r w:rsidRPr="00A861A8">
        <w:t xml:space="preserve"> besides the transformation temperatures and smooth hardening </w:t>
      </w:r>
      <w:r w:rsidRPr="00A861A8">
        <w:lastRenderedPageBreak/>
        <w:t>coefficients were s</w:t>
      </w:r>
      <w:r>
        <w:t xml:space="preserve">et to </w:t>
      </w:r>
      <w:r w:rsidRPr="00A861A8">
        <w:t xml:space="preserve">the previous optimized value. This final calibration decreased the error between model prediction and experimental data to 1.30%.  </w:t>
      </w:r>
    </w:p>
    <w:p w14:paraId="34EE9357" w14:textId="5E1903ED" w:rsidR="009D635D" w:rsidRPr="00A861A8" w:rsidRDefault="009D635D" w:rsidP="009D635D">
      <w:pPr>
        <w:pStyle w:val="Caption"/>
        <w:keepNext/>
      </w:pPr>
      <w:r w:rsidRPr="00A861A8">
        <w:t xml:space="preserve">Table </w:t>
      </w:r>
      <w:r>
        <w:fldChar w:fldCharType="begin"/>
      </w:r>
      <w:r>
        <w:instrText xml:space="preserve"> SEQ Table \* ARABIC </w:instrText>
      </w:r>
      <w:r>
        <w:fldChar w:fldCharType="separate"/>
      </w:r>
      <w:r w:rsidRPr="00A861A8">
        <w:rPr>
          <w:noProof/>
        </w:rPr>
        <w:t>3</w:t>
      </w:r>
      <w:r>
        <w:rPr>
          <w:noProof/>
        </w:rPr>
        <w:fldChar w:fldCharType="end"/>
      </w:r>
      <w:r w:rsidRPr="00A861A8">
        <w:t xml:space="preserve">: Estimating bounds enables a calibration within 2% error. </w:t>
      </w:r>
      <w:r w:rsidR="00263E60">
        <w:t>P</w:t>
      </w:r>
      <w:r w:rsidRPr="00A861A8">
        <w:t>arameter tuning</w:t>
      </w:r>
      <w:r w:rsidR="00263E60">
        <w:t xml:space="preserve"> via SMA-REACT </w:t>
      </w:r>
      <w:r w:rsidRPr="00A861A8">
        <w:t>further improve</w:t>
      </w:r>
      <w:r w:rsidR="00263E60">
        <w:t>s</w:t>
      </w:r>
      <w:r w:rsidRPr="00A861A8">
        <w:t xml:space="preserve"> the calibration</w:t>
      </w:r>
      <w:r w:rsidR="00263E60">
        <w:t xml:space="preserve"> to 1.30% error</w:t>
      </w:r>
      <w:r w:rsidRPr="00A861A8">
        <w:t>.</w:t>
      </w:r>
    </w:p>
    <w:tbl>
      <w:tblPr>
        <w:tblStyle w:val="TableGrid"/>
        <w:tblW w:w="9756" w:type="dxa"/>
        <w:tblBorders>
          <w:top w:val="none" w:sz="0" w:space="0" w:color="auto"/>
          <w:left w:val="none" w:sz="0" w:space="0" w:color="auto"/>
          <w:bottom w:val="none" w:sz="0" w:space="0" w:color="auto"/>
          <w:right w:val="none" w:sz="0" w:space="0" w:color="auto"/>
        </w:tblBorders>
        <w:tblLook w:val="0420" w:firstRow="1" w:lastRow="0" w:firstColumn="0" w:lastColumn="0" w:noHBand="0" w:noVBand="1"/>
      </w:tblPr>
      <w:tblGrid>
        <w:gridCol w:w="1435"/>
        <w:gridCol w:w="1530"/>
        <w:gridCol w:w="6791"/>
      </w:tblGrid>
      <w:tr w:rsidR="009D635D" w:rsidRPr="00404127" w14:paraId="7860181A" w14:textId="77777777" w:rsidTr="00404127">
        <w:trPr>
          <w:trHeight w:val="252"/>
        </w:trPr>
        <w:tc>
          <w:tcPr>
            <w:tcW w:w="1435" w:type="dxa"/>
            <w:hideMark/>
          </w:tcPr>
          <w:p w14:paraId="3F9741AE" w14:textId="77777777" w:rsidR="009D635D" w:rsidRPr="00404127" w:rsidRDefault="009D635D" w:rsidP="00135AC7">
            <w:pPr>
              <w:jc w:val="center"/>
              <w:rPr>
                <w:rFonts w:ascii="Arial" w:eastAsia="Times New Roman" w:hAnsi="Arial" w:cs="Arial"/>
                <w:color w:val="000000" w:themeColor="text1"/>
                <w:kern w:val="0"/>
                <w:sz w:val="20"/>
                <w:szCs w:val="20"/>
                <w14:ligatures w14:val="none"/>
              </w:rPr>
            </w:pPr>
            <w:r w:rsidRPr="00404127">
              <w:rPr>
                <w:rFonts w:ascii="Calibri" w:eastAsia="Calibri" w:hAnsi="Calibri" w:cs="Calibri"/>
                <w:b/>
                <w:bCs/>
                <w:color w:val="000000" w:themeColor="text1"/>
                <w:kern w:val="0"/>
                <w:sz w:val="20"/>
                <w:szCs w:val="20"/>
                <w14:ligatures w14:val="none"/>
              </w:rPr>
              <w:t>Calibration</w:t>
            </w:r>
          </w:p>
        </w:tc>
        <w:tc>
          <w:tcPr>
            <w:tcW w:w="1530" w:type="dxa"/>
            <w:hideMark/>
          </w:tcPr>
          <w:p w14:paraId="28BF7838" w14:textId="77777777" w:rsidR="009D635D" w:rsidRPr="00404127" w:rsidRDefault="009D635D" w:rsidP="00135AC7">
            <w:pPr>
              <w:jc w:val="center"/>
              <w:rPr>
                <w:rFonts w:ascii="Arial" w:eastAsia="Times New Roman" w:hAnsi="Arial" w:cs="Arial"/>
                <w:color w:val="000000" w:themeColor="text1"/>
                <w:kern w:val="0"/>
                <w:sz w:val="20"/>
                <w:szCs w:val="20"/>
                <w14:ligatures w14:val="none"/>
              </w:rPr>
            </w:pPr>
            <w:r w:rsidRPr="00404127">
              <w:rPr>
                <w:rFonts w:ascii="Calibri" w:eastAsia="Calibri" w:hAnsi="Calibri" w:cs="Calibri"/>
                <w:b/>
                <w:bCs/>
                <w:color w:val="000000" w:themeColor="text1"/>
                <w:kern w:val="0"/>
                <w:sz w:val="20"/>
                <w:szCs w:val="20"/>
                <w14:ligatures w14:val="none"/>
              </w:rPr>
              <w:t>Error</w:t>
            </w:r>
          </w:p>
        </w:tc>
        <w:tc>
          <w:tcPr>
            <w:tcW w:w="6791" w:type="dxa"/>
            <w:hideMark/>
          </w:tcPr>
          <w:p w14:paraId="5473C52C" w14:textId="77777777" w:rsidR="009D635D" w:rsidRPr="00404127" w:rsidRDefault="009D635D" w:rsidP="00135AC7">
            <w:pPr>
              <w:rPr>
                <w:rFonts w:ascii="Arial" w:eastAsia="Times New Roman" w:hAnsi="Arial" w:cs="Arial"/>
                <w:color w:val="000000" w:themeColor="text1"/>
                <w:kern w:val="0"/>
                <w:sz w:val="20"/>
                <w:szCs w:val="20"/>
                <w14:ligatures w14:val="none"/>
              </w:rPr>
            </w:pPr>
            <w:r w:rsidRPr="00404127">
              <w:rPr>
                <w:rFonts w:ascii="Calibri" w:eastAsia="Calibri" w:hAnsi="Calibri" w:cs="Calibri"/>
                <w:b/>
                <w:bCs/>
                <w:color w:val="000000" w:themeColor="text1"/>
                <w:kern w:val="0"/>
                <w:sz w:val="20"/>
                <w:szCs w:val="20"/>
                <w14:ligatures w14:val="none"/>
              </w:rPr>
              <w:t>Notes</w:t>
            </w:r>
          </w:p>
        </w:tc>
      </w:tr>
      <w:tr w:rsidR="009D635D" w:rsidRPr="00404127" w14:paraId="4AB54289" w14:textId="77777777" w:rsidTr="00404127">
        <w:trPr>
          <w:trHeight w:val="584"/>
        </w:trPr>
        <w:tc>
          <w:tcPr>
            <w:tcW w:w="1435" w:type="dxa"/>
            <w:vAlign w:val="center"/>
            <w:hideMark/>
          </w:tcPr>
          <w:p w14:paraId="19898599"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1</w:t>
            </w:r>
          </w:p>
        </w:tc>
        <w:tc>
          <w:tcPr>
            <w:tcW w:w="1530" w:type="dxa"/>
            <w:vAlign w:val="center"/>
            <w:hideMark/>
          </w:tcPr>
          <w:p w14:paraId="4BD704A4"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1.51%</w:t>
            </w:r>
          </w:p>
        </w:tc>
        <w:tc>
          <w:tcPr>
            <w:tcW w:w="6791" w:type="dxa"/>
            <w:vAlign w:val="center"/>
            <w:hideMark/>
          </w:tcPr>
          <w:p w14:paraId="12D9DB0D" w14:textId="77777777" w:rsidR="009D635D" w:rsidRPr="00404127" w:rsidRDefault="009D635D" w:rsidP="00135AC7">
            <w:pP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 xml:space="preserve">Estimated bounds (see previous section).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σ</m:t>
                  </m:r>
                </m:e>
                <m:sub>
                  <m:r>
                    <w:rPr>
                      <w:rFonts w:ascii="Cambria Math" w:eastAsia="Calibri" w:hAnsi="Cambria Math" w:cs="Calibri"/>
                      <w:color w:val="000000" w:themeColor="dark1"/>
                      <w:kern w:val="0"/>
                      <w:sz w:val="20"/>
                      <w:szCs w:val="20"/>
                      <w14:ligatures w14:val="none"/>
                    </w:rPr>
                    <m:t>crit</m:t>
                  </m:r>
                </m:sub>
              </m:sSub>
              <m:r>
                <w:rPr>
                  <w:rFonts w:ascii="Cambria Math" w:eastAsia="Calibri" w:hAnsi="Cambria Math" w:cs="Calibri"/>
                  <w:color w:val="000000" w:themeColor="dark1"/>
                  <w:kern w:val="0"/>
                  <w:sz w:val="20"/>
                  <w:szCs w:val="20"/>
                  <w14:ligatures w14:val="none"/>
                </w:rPr>
                <m:t>=</m:t>
              </m:r>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H</m:t>
                  </m:r>
                </m:e>
                <m:sub>
                  <m:r>
                    <w:rPr>
                      <w:rFonts w:ascii="Cambria Math" w:eastAsia="Calibri" w:hAnsi="Cambria Math" w:cs="Calibri"/>
                      <w:color w:val="000000" w:themeColor="dark1"/>
                      <w:kern w:val="0"/>
                      <w:sz w:val="20"/>
                      <w:szCs w:val="20"/>
                      <w14:ligatures w14:val="none"/>
                    </w:rPr>
                    <m:t>min</m:t>
                  </m:r>
                </m:sub>
              </m:sSub>
              <m:r>
                <w:rPr>
                  <w:rFonts w:ascii="Cambria Math" w:eastAsia="Calibri" w:hAnsi="Cambria Math" w:cs="Calibri"/>
                  <w:color w:val="000000" w:themeColor="dark1"/>
                  <w:kern w:val="0"/>
                  <w:sz w:val="20"/>
                  <w:szCs w:val="20"/>
                  <w14:ligatures w14:val="none"/>
                </w:rPr>
                <m:t>=0</m:t>
              </m:r>
            </m:oMath>
            <w:r w:rsidRPr="00404127">
              <w:rPr>
                <w:rFonts w:ascii="Calibri" w:eastAsia="Calibri" w:hAnsi="Calibri" w:cs="Calibri"/>
                <w:color w:val="000000" w:themeColor="dark1"/>
                <w:kern w:val="0"/>
                <w:sz w:val="20"/>
                <w:szCs w:val="20"/>
                <w14:ligatures w14:val="none"/>
              </w:rPr>
              <w:t xml:space="preserve">.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n</m:t>
                  </m:r>
                </m:e>
                <m:sub>
                  <m:r>
                    <w:rPr>
                      <w:rFonts w:ascii="Cambria Math" w:eastAsia="Calibri" w:hAnsi="Cambria Math" w:cs="Calibri"/>
                      <w:color w:val="000000" w:themeColor="dark1"/>
                      <w:kern w:val="0"/>
                      <w:sz w:val="20"/>
                      <w:szCs w:val="20"/>
                      <w14:ligatures w14:val="none"/>
                    </w:rPr>
                    <m:t>i</m:t>
                  </m:r>
                </m:sub>
              </m:sSub>
              <m:r>
                <w:rPr>
                  <w:rFonts w:ascii="Cambria Math" w:eastAsia="Calibri" w:hAnsi="Cambria Math" w:cs="Calibri"/>
                  <w:color w:val="000000" w:themeColor="dark1"/>
                  <w:kern w:val="0"/>
                  <w:sz w:val="20"/>
                  <w:szCs w:val="20"/>
                  <w14:ligatures w14:val="none"/>
                </w:rPr>
                <m:t>=1</m:t>
              </m:r>
            </m:oMath>
            <w:r w:rsidRPr="00404127">
              <w:rPr>
                <w:rFonts w:ascii="Calibri" w:eastAsia="Calibri" w:hAnsi="Calibri" w:cs="Calibri"/>
                <w:color w:val="000000" w:themeColor="dark1"/>
                <w:kern w:val="0"/>
                <w:sz w:val="20"/>
                <w:szCs w:val="20"/>
                <w14:ligatures w14:val="none"/>
              </w:rPr>
              <w:t>.</w:t>
            </w:r>
          </w:p>
        </w:tc>
      </w:tr>
      <w:tr w:rsidR="009D635D" w:rsidRPr="00404127" w14:paraId="2A620204" w14:textId="77777777" w:rsidTr="00404127">
        <w:trPr>
          <w:trHeight w:val="584"/>
        </w:trPr>
        <w:tc>
          <w:tcPr>
            <w:tcW w:w="1435" w:type="dxa"/>
            <w:vAlign w:val="center"/>
            <w:hideMark/>
          </w:tcPr>
          <w:p w14:paraId="26C6602E"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2</w:t>
            </w:r>
          </w:p>
        </w:tc>
        <w:tc>
          <w:tcPr>
            <w:tcW w:w="1530" w:type="dxa"/>
            <w:vAlign w:val="center"/>
            <w:hideMark/>
          </w:tcPr>
          <w:p w14:paraId="23649975"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1.34%</w:t>
            </w:r>
          </w:p>
        </w:tc>
        <w:tc>
          <w:tcPr>
            <w:tcW w:w="6791" w:type="dxa"/>
            <w:vAlign w:val="center"/>
            <w:hideMark/>
          </w:tcPr>
          <w:p w14:paraId="655FE1B0" w14:textId="77777777" w:rsidR="009D635D" w:rsidRPr="00404127" w:rsidRDefault="009D635D" w:rsidP="00135AC7">
            <w:pP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 xml:space="preserve">Modified bounds based on converged values.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σ</m:t>
                  </m:r>
                </m:e>
                <m:sub>
                  <m:r>
                    <w:rPr>
                      <w:rFonts w:ascii="Cambria Math" w:eastAsia="Calibri" w:hAnsi="Cambria Math" w:cs="Calibri"/>
                      <w:color w:val="000000" w:themeColor="dark1"/>
                      <w:kern w:val="0"/>
                      <w:sz w:val="20"/>
                      <w:szCs w:val="20"/>
                      <w14:ligatures w14:val="none"/>
                    </w:rPr>
                    <m:t>crit</m:t>
                  </m:r>
                </m:sub>
              </m:sSub>
              <m:r>
                <w:rPr>
                  <w:rFonts w:ascii="Cambria Math" w:eastAsia="Calibri" w:hAnsi="Cambria Math" w:cs="Calibri"/>
                  <w:color w:val="000000" w:themeColor="dark1"/>
                  <w:kern w:val="0"/>
                  <w:sz w:val="20"/>
                  <w:szCs w:val="20"/>
                  <w14:ligatures w14:val="none"/>
                </w:rPr>
                <m:t>=</m:t>
              </m:r>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H</m:t>
                  </m:r>
                </m:e>
                <m:sub>
                  <m:r>
                    <w:rPr>
                      <w:rFonts w:ascii="Cambria Math" w:eastAsia="Calibri" w:hAnsi="Cambria Math" w:cs="Calibri"/>
                      <w:color w:val="000000" w:themeColor="dark1"/>
                      <w:kern w:val="0"/>
                      <w:sz w:val="20"/>
                      <w:szCs w:val="20"/>
                      <w14:ligatures w14:val="none"/>
                    </w:rPr>
                    <m:t>min</m:t>
                  </m:r>
                </m:sub>
              </m:sSub>
              <m:r>
                <w:rPr>
                  <w:rFonts w:ascii="Cambria Math" w:eastAsia="Calibri" w:hAnsi="Cambria Math" w:cs="Calibri"/>
                  <w:color w:val="000000" w:themeColor="dark1"/>
                  <w:kern w:val="0"/>
                  <w:sz w:val="20"/>
                  <w:szCs w:val="20"/>
                  <w14:ligatures w14:val="none"/>
                </w:rPr>
                <m:t>=0</m:t>
              </m:r>
            </m:oMath>
            <w:r w:rsidRPr="00404127">
              <w:rPr>
                <w:rFonts w:ascii="Calibri" w:eastAsia="Calibri" w:hAnsi="Calibri" w:cs="Calibri"/>
                <w:color w:val="000000" w:themeColor="dark1"/>
                <w:kern w:val="0"/>
                <w:sz w:val="20"/>
                <w:szCs w:val="20"/>
                <w14:ligatures w14:val="none"/>
              </w:rPr>
              <w:t xml:space="preserve">.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n</m:t>
                  </m:r>
                </m:e>
                <m:sub>
                  <m:r>
                    <w:rPr>
                      <w:rFonts w:ascii="Cambria Math" w:eastAsia="Calibri" w:hAnsi="Cambria Math" w:cs="Calibri"/>
                      <w:color w:val="000000" w:themeColor="dark1"/>
                      <w:kern w:val="0"/>
                      <w:sz w:val="20"/>
                      <w:szCs w:val="20"/>
                      <w14:ligatures w14:val="none"/>
                    </w:rPr>
                    <m:t>i</m:t>
                  </m:r>
                </m:sub>
              </m:sSub>
              <m:r>
                <w:rPr>
                  <w:rFonts w:ascii="Cambria Math" w:eastAsia="Calibri" w:hAnsi="Cambria Math" w:cs="Calibri"/>
                  <w:color w:val="000000" w:themeColor="dark1"/>
                  <w:kern w:val="0"/>
                  <w:sz w:val="20"/>
                  <w:szCs w:val="20"/>
                  <w14:ligatures w14:val="none"/>
                </w:rPr>
                <m:t>=1</m:t>
              </m:r>
            </m:oMath>
            <w:r w:rsidRPr="00404127">
              <w:rPr>
                <w:rFonts w:ascii="Calibri" w:eastAsia="Calibri" w:hAnsi="Calibri" w:cs="Calibri"/>
                <w:color w:val="000000" w:themeColor="dark1"/>
                <w:kern w:val="0"/>
                <w:sz w:val="20"/>
                <w:szCs w:val="20"/>
                <w14:ligatures w14:val="none"/>
              </w:rPr>
              <w:t>.</w:t>
            </w:r>
          </w:p>
        </w:tc>
      </w:tr>
      <w:tr w:rsidR="009D635D" w:rsidRPr="00404127" w14:paraId="6B370982" w14:textId="77777777" w:rsidTr="00404127">
        <w:trPr>
          <w:trHeight w:val="584"/>
        </w:trPr>
        <w:tc>
          <w:tcPr>
            <w:tcW w:w="1435" w:type="dxa"/>
            <w:vAlign w:val="center"/>
            <w:hideMark/>
          </w:tcPr>
          <w:p w14:paraId="0CF42E92"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3</w:t>
            </w:r>
          </w:p>
        </w:tc>
        <w:tc>
          <w:tcPr>
            <w:tcW w:w="1530" w:type="dxa"/>
            <w:vAlign w:val="center"/>
            <w:hideMark/>
          </w:tcPr>
          <w:p w14:paraId="0EAB45B9"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1.30%</w:t>
            </w:r>
          </w:p>
        </w:tc>
        <w:tc>
          <w:tcPr>
            <w:tcW w:w="6791" w:type="dxa"/>
            <w:vAlign w:val="center"/>
            <w:hideMark/>
          </w:tcPr>
          <w:p w14:paraId="5B9E83E7" w14:textId="77777777" w:rsidR="009D635D" w:rsidRPr="00404127" w:rsidRDefault="009D635D" w:rsidP="00135AC7">
            <w:pP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Specified all properties besides transformation temperatures and smooth hardening coefficients.</w:t>
            </w:r>
          </w:p>
        </w:tc>
      </w:tr>
    </w:tbl>
    <w:p w14:paraId="3974C334" w14:textId="77777777" w:rsidR="009D635D" w:rsidRPr="00A861A8" w:rsidRDefault="009D635D" w:rsidP="009D635D">
      <w:pPr>
        <w:rPr>
          <w:color w:val="FF0000"/>
        </w:rPr>
      </w:pPr>
    </w:p>
    <w:p w14:paraId="4F7168D9" w14:textId="77777777" w:rsidR="009D635D" w:rsidRPr="00A861A8" w:rsidRDefault="009D635D" w:rsidP="009D635D">
      <w:pPr>
        <w:keepNext/>
      </w:pPr>
      <w:r w:rsidRPr="00A861A8">
        <w:rPr>
          <w:noProof/>
        </w:rPr>
        <w:drawing>
          <wp:inline distT="0" distB="0" distL="0" distR="0" wp14:anchorId="3AB3E4A0" wp14:editId="22569F33">
            <wp:extent cx="5943600" cy="2964795"/>
            <wp:effectExtent l="0" t="0" r="0" b="7620"/>
            <wp:docPr id="85289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96644"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64795"/>
                    </a:xfrm>
                    <a:prstGeom prst="rect">
                      <a:avLst/>
                    </a:prstGeom>
                  </pic:spPr>
                </pic:pic>
              </a:graphicData>
            </a:graphic>
          </wp:inline>
        </w:drawing>
      </w:r>
    </w:p>
    <w:p w14:paraId="4CD02732" w14:textId="2AE88F96" w:rsidR="009D635D" w:rsidRPr="00A861A8" w:rsidRDefault="009D635D" w:rsidP="009D635D">
      <w:pPr>
        <w:pStyle w:val="Caption"/>
      </w:pPr>
      <w:r w:rsidRPr="00A861A8">
        <w:t>Figure 5: Evolution of selected m</w:t>
      </w:r>
      <w:r w:rsidR="00130C53">
        <w:t>aterial</w:t>
      </w:r>
      <w:r w:rsidRPr="00A861A8">
        <w:t xml:space="preserve"> parameters for the calibration example</w:t>
      </w:r>
      <w:r>
        <w:t>; the entire parameter histories are provided in the appendix</w:t>
      </w:r>
      <w:r w:rsidRPr="00A861A8">
        <w:t xml:space="preserve">. Initial bounds identified from experimental data and best practices (see Table 2) were then refined if the value converged to a bound (e.g., </w:t>
      </w:r>
      <m:oMath>
        <m:sSup>
          <m:sSupPr>
            <m:ctrlPr>
              <w:rPr>
                <w:rFonts w:ascii="Cambria Math" w:hAnsi="Cambria Math"/>
              </w:rPr>
            </m:ctrlPr>
          </m:sSupPr>
          <m:e>
            <m:r>
              <w:rPr>
                <w:rFonts w:ascii="Cambria Math" w:hAnsi="Cambria Math"/>
              </w:rPr>
              <m:t>E</m:t>
            </m:r>
          </m:e>
          <m:sup>
            <m:r>
              <w:rPr>
                <w:rFonts w:ascii="Cambria Math" w:hAnsi="Cambria Math"/>
              </w:rPr>
              <m:t>M</m:t>
            </m:r>
          </m:sup>
        </m:sSup>
      </m:oMath>
      <w:r w:rsidRPr="00A861A8">
        <w:t>). All properties besides transformation temperatures and smooth hardening coefficients were set for the final calibration.</w:t>
      </w:r>
    </w:p>
    <w:p w14:paraId="687C8540" w14:textId="77777777" w:rsidR="009D635D" w:rsidRPr="00A861A8" w:rsidRDefault="009D635D" w:rsidP="009D635D">
      <w:pPr>
        <w:keepNext/>
      </w:pPr>
      <w:commentRangeStart w:id="63"/>
      <w:commentRangeStart w:id="64"/>
      <w:commentRangeStart w:id="65"/>
      <w:commentRangeStart w:id="66"/>
      <w:commentRangeStart w:id="67"/>
      <w:r w:rsidRPr="00A861A8">
        <w:rPr>
          <w:noProof/>
        </w:rPr>
        <w:lastRenderedPageBreak/>
        <w:drawing>
          <wp:inline distT="0" distB="0" distL="0" distR="0" wp14:anchorId="70262F88" wp14:editId="202D9EB4">
            <wp:extent cx="5486411" cy="3175414"/>
            <wp:effectExtent l="0" t="0" r="0" b="0"/>
            <wp:docPr id="917431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31300"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11" cy="3175414"/>
                    </a:xfrm>
                    <a:prstGeom prst="rect">
                      <a:avLst/>
                    </a:prstGeom>
                  </pic:spPr>
                </pic:pic>
              </a:graphicData>
            </a:graphic>
          </wp:inline>
        </w:drawing>
      </w:r>
      <w:commentRangeEnd w:id="63"/>
      <w:r w:rsidRPr="00A861A8">
        <w:rPr>
          <w:rStyle w:val="CommentReference"/>
        </w:rPr>
        <w:commentReference w:id="63"/>
      </w:r>
      <w:commentRangeEnd w:id="64"/>
      <w:r w:rsidRPr="00A861A8">
        <w:rPr>
          <w:rStyle w:val="CommentReference"/>
        </w:rPr>
        <w:commentReference w:id="64"/>
      </w:r>
      <w:commentRangeEnd w:id="65"/>
      <w:r w:rsidRPr="00A861A8">
        <w:rPr>
          <w:rStyle w:val="CommentReference"/>
        </w:rPr>
        <w:commentReference w:id="65"/>
      </w:r>
      <w:commentRangeEnd w:id="66"/>
      <w:r>
        <w:rPr>
          <w:rStyle w:val="CommentReference"/>
        </w:rPr>
        <w:commentReference w:id="66"/>
      </w:r>
      <w:commentRangeEnd w:id="67"/>
      <w:r w:rsidR="0009176D">
        <w:rPr>
          <w:rStyle w:val="CommentReference"/>
          <w:rFonts w:eastAsiaTheme="minorHAnsi" w:cstheme="minorBidi"/>
          <w:kern w:val="2"/>
          <w14:ligatures w14:val="standardContextual"/>
        </w:rPr>
        <w:commentReference w:id="67"/>
      </w:r>
    </w:p>
    <w:p w14:paraId="0C10CB29" w14:textId="2A314FA1" w:rsidR="009D635D" w:rsidRPr="00A861A8" w:rsidRDefault="009D635D" w:rsidP="009D635D">
      <w:pPr>
        <w:pStyle w:val="Caption"/>
      </w:pPr>
      <w:r w:rsidRPr="00A861A8">
        <w:t>Figure 6: The final calibration agrees with the experimental data to within 1.30% mean squared error.</w:t>
      </w:r>
      <w:r w:rsidR="00263E60">
        <w:t xml:space="preserve"> </w:t>
      </w:r>
    </w:p>
    <w:p w14:paraId="7B4E8E60" w14:textId="72D845E6" w:rsidR="009D635D" w:rsidRPr="00A861A8" w:rsidRDefault="009D635D" w:rsidP="009D635D">
      <w:r w:rsidRPr="00A861A8">
        <w:t xml:space="preserve">The final calibration is depicted in Figure </w:t>
      </w:r>
      <w:r>
        <w:t>6</w:t>
      </w:r>
      <w:r w:rsidRPr="00A861A8">
        <w:t xml:space="preserve">. The model predicts the elastic response in martensite accurately, which signifies that both the martensitic elastic modulus and transformation strain properties are well calibrated. </w:t>
      </w:r>
      <w:r w:rsidR="003C2EDB">
        <w:t>T</w:t>
      </w:r>
      <w:r w:rsidRPr="00A861A8">
        <w:t xml:space="preserve">his calibration </w:t>
      </w:r>
      <w:r>
        <w:t>exemplifies</w:t>
      </w:r>
      <w:r w:rsidRPr="00A861A8">
        <w:t xml:space="preserve"> the utility of numerical optimization; the optimizer finds the best global fi</w:t>
      </w:r>
      <w:r>
        <w:t>t</w:t>
      </w:r>
      <w:r w:rsidRPr="00A861A8">
        <w:t xml:space="preserve">, especially regarding the austenite transformation temperatures. For lower stresses,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A861A8">
        <w:t xml:space="preserve"> is too low</w:t>
      </w:r>
      <w:r>
        <w:t xml:space="preserve"> </w:t>
      </w:r>
      <w:r w:rsidRPr="00A861A8">
        <w:t xml:space="preserve">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A861A8">
        <w:t xml:space="preserve"> is too high. Then, at 300 MPa,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A861A8">
        <w:t xml:space="preserve"> is too high 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A861A8">
        <w:t xml:space="preserve"> is too low. </w:t>
      </w:r>
      <w:r w:rsidR="003C2EDB">
        <w:t xml:space="preserve">While the calibration could be improved </w:t>
      </w:r>
      <w:r w:rsidRPr="00A861A8">
        <w:t xml:space="preserve">by biasing the solution to prioritize fitting certain stress levels (see </w:t>
      </w:r>
      <w:r w:rsidRPr="00A861A8">
        <w:fldChar w:fldCharType="begin"/>
      </w:r>
      <w:r w:rsidR="007C6815">
        <w:instrText xml:space="preserve"> ADDIN ZOTERO_ITEM CSL_CITATION {"citationID":"AW7EZxc9","properties":{"formattedCitation":"[26]","plainCitation":"[26]","noteIndex":0},"citationItems":[{"id":3352,"uris":["http://zotero.org/users/4607708/items/E6546WPT"],"itemData":{"id":3352,"type":"article-journal","abstract":"Future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Pr="00A861A8">
        <w:fldChar w:fldCharType="separate"/>
      </w:r>
      <w:r w:rsidR="007C6815" w:rsidRPr="007C6815">
        <w:rPr>
          <w:rFonts w:ascii="Calibri" w:hAnsi="Calibri" w:cs="Calibri"/>
        </w:rPr>
        <w:t>[26]</w:t>
      </w:r>
      <w:r w:rsidRPr="00A861A8">
        <w:fldChar w:fldCharType="end"/>
      </w:r>
      <w:r w:rsidRPr="00A861A8">
        <w:t>) or by calibrating the model at the stress levels that matter most</w:t>
      </w:r>
      <w:r w:rsidR="003C2EDB">
        <w:t xml:space="preserve">, </w:t>
      </w:r>
      <w:r w:rsidR="00365402">
        <w:t>most discrepancies arise from limitations in the model formulation and not the calibration routine.</w:t>
      </w:r>
    </w:p>
    <w:p w14:paraId="0C9A8C39" w14:textId="77777777" w:rsidR="00D32F18" w:rsidRDefault="00D32F18" w:rsidP="009D635D"/>
    <w:p w14:paraId="0FB8F8B5" w14:textId="59068EEB" w:rsidR="009D635D" w:rsidRPr="00A861A8" w:rsidRDefault="009D635D" w:rsidP="009D635D">
      <w:r w:rsidRPr="00A861A8">
        <w:t>The iterative calibration process via SMA-REACT provides an accurate constitutive model</w:t>
      </w:r>
      <w:r w:rsidRPr="00A861A8">
        <w:rPr>
          <w:rStyle w:val="CommentReference"/>
        </w:rPr>
        <w:t xml:space="preserve"> </w:t>
      </w:r>
      <w:r w:rsidRPr="00A861A8">
        <w:t xml:space="preserve">and can </w:t>
      </w:r>
      <w:ins w:id="68" w:author="Mingear, Jacob Lee" w:date="2025-04-25T13:21:00Z" w16du:dateUtc="2025-04-25T19:21:00Z">
        <w:r w:rsidR="0009176D">
          <w:t xml:space="preserve">even </w:t>
        </w:r>
      </w:ins>
      <w:r w:rsidRPr="00A861A8">
        <w:t xml:space="preserve">be accomplished in less than an hour on a lightweight laptop with a low-performance processor (Intel Core m3-6Y30 </w:t>
      </w:r>
      <w:proofErr w:type="gramStart"/>
      <w:r w:rsidRPr="00A861A8">
        <w:t>CPU @</w:t>
      </w:r>
      <w:proofErr w:type="gramEnd"/>
      <w:r w:rsidRPr="00A861A8">
        <w:t xml:space="preserve"> 0.90 GHz with 4 Gb RAM). This calibration routine can be performed by general analysts, designers, or material scientists, without the need for exotic hardware or extensive programming experience.</w:t>
      </w:r>
    </w:p>
    <w:p w14:paraId="4629E6BC" w14:textId="77777777" w:rsidR="009D635D" w:rsidRDefault="009D635D" w:rsidP="009D635D">
      <w:pPr>
        <w:pStyle w:val="Heading1"/>
      </w:pPr>
      <w:r>
        <w:t xml:space="preserve">Conclusions and further </w:t>
      </w:r>
      <w:proofErr w:type="gramStart"/>
      <w:r>
        <w:t>refinements</w:t>
      </w:r>
      <w:proofErr w:type="gramEnd"/>
    </w:p>
    <w:p w14:paraId="50858FDD" w14:textId="77777777" w:rsidR="009D635D" w:rsidRPr="00A861A8" w:rsidRDefault="009D635D" w:rsidP="009D635D">
      <w:r w:rsidRPr="00A861A8">
        <w:t xml:space="preserve">SMA-REACT is an open-source, user-friendly tool for post-processing and constitutive model calibration for shape memory alloy experimental data. By framing the calibration routine as a numerical optimization problem, SMA-REACT can find robust solutions within 1.3% mean squared error between model predictions and experimental data. SMA-REACT does not require detailed knowledge of programming, optimization, or the Lagoudas constitutive model. This allows the tool to be approachable </w:t>
      </w:r>
      <w:r>
        <w:t>for</w:t>
      </w:r>
      <w:r w:rsidRPr="00A861A8">
        <w:t xml:space="preserve"> students and professionals working on shape memory alloys. By allowing the user to fine-tune calibrations, SMA-REACT eliminates a potential bottleneck between experimental characterization and system finite element modeling. </w:t>
      </w:r>
    </w:p>
    <w:p w14:paraId="0AEFD78B" w14:textId="77777777" w:rsidR="00D32F18" w:rsidRDefault="00D32F18" w:rsidP="009D635D"/>
    <w:p w14:paraId="2EECFBC2" w14:textId="3DA9F99C" w:rsidR="009D635D" w:rsidRPr="00A861A8" w:rsidRDefault="009D635D" w:rsidP="009D635D">
      <w:r w:rsidRPr="00A861A8">
        <w:t>We distribute the SMA-REACT toolset and source code under the GNU General Public License, which allows anyone to run, study, share, and modify the code. We invite any</w:t>
      </w:r>
      <w:r>
        <w:t xml:space="preserve"> enhancements to the current codebase</w:t>
      </w:r>
      <w:r w:rsidRPr="00A861A8">
        <w:t>, including, but not limited to, alternative loading modes (</w:t>
      </w:r>
      <w:r>
        <w:t>e.g.,</w:t>
      </w:r>
      <w:r w:rsidRPr="00A861A8">
        <w:t xml:space="preserve"> superelasticity or combined superelasticity/shape memory </w:t>
      </w:r>
      <w:r w:rsidRPr="00A861A8">
        <w:fldChar w:fldCharType="begin"/>
      </w:r>
      <w:r w:rsidR="007C6815">
        <w:instrText xml:space="preserve"> ADDIN ZOTERO_ITEM CSL_CITATION {"citationID":"VA2c3hdd","properties":{"formattedCitation":"[32]","plainCitation":"[32]","noteIndex":0},"citationItems":[{"id":3583,"uris":["http://zotero.org/users/4607708/items/YVZQK62M"],"itemData":{"id":3583,"type":"article-journal","abstract":"Skeletal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J."}],"issued":{"date-parts":[["2021",11]]}}}],"schema":"https://github.com/citation-style-language/schema/raw/master/csl-citation.json"} </w:instrText>
      </w:r>
      <w:r w:rsidRPr="00A861A8">
        <w:fldChar w:fldCharType="separate"/>
      </w:r>
      <w:r w:rsidR="007C6815" w:rsidRPr="007C6815">
        <w:rPr>
          <w:rFonts w:ascii="Calibri" w:hAnsi="Calibri" w:cs="Calibri"/>
        </w:rPr>
        <w:t>[32]</w:t>
      </w:r>
      <w:r w:rsidRPr="00A861A8">
        <w:fldChar w:fldCharType="end"/>
      </w:r>
      <w:r w:rsidRPr="00A861A8">
        <w:t xml:space="preserve">), alternative constitutive models </w:t>
      </w:r>
      <w:r w:rsidRPr="00A861A8">
        <w:fldChar w:fldCharType="begin"/>
      </w:r>
      <w:r w:rsidR="007C6815">
        <w:instrText xml:space="preserve"> ADDIN ZOTERO_ITEM CSL_CITATION {"citationID":"uDlWj72p","properties":{"formattedCitation":"[6], [33], [34], [35]","plainCitation":"[6], [33], [34], [35]","noteIndex":0},"citationItems":[{"id":221,"uris":["http://zotero.org/users/4607708/items/5PZ33S2Y"],"itemData":{"id":221,"type":"article-journal","container-title":"Journal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C."}],"issued":{"date-parts":[["1993"]]}}},{"id":228,"uris":["http://zotero.org/users/4607708/items/3WCLRDIL"],"itemData":{"id":228,"type":"article-journal","container-title":"Journal of Intelligent Material Systems and Structures","page":"108–114","title":"Simplifications and Comparisons of Shape Memory Alloy Constitutive Models","volume":"7","author":[{"family":"Brinson","given":"L. C."},{"family":"Huang","given":"M. S."}],"issued":{"date-parts":[["1996"]]}}},{"id":102,"uris":["http://zotero.org/users/4607708/items/G54IKXZK"],"itemData":{"id":102,"type":"article-journal","container-title":"Computer Methods in Applied Mechanics and Engineering","page":"281–312","title":"Shape-Memory Alloys: Macromodelling and Numerical Simulations of the Superelastic Behavior","volume":"146","author":[{"family":"Auricchio","given":"F."},{"family":"Taylor","given":"R. L."},{"family":"Lubliner","given":"J."}],"issued":{"date-parts":[["1997"]]}}},{"id":105,"uris":["http://zotero.org/users/4607708/items/UL2BPEDP"],"itemData":{"id":105,"type":"article-journal","container-title":"International Journal of Non-Linear Mechanics","issue":"6","page":"1101–1114","title":"A One-Dimensional Model for Superleastic Shape-Memory Alloys With Different Elastic Properties Between Austenite and Martensite","volume":"32","author":[{"family":"Auricchio","given":"F."},{"family":"Sacco","given":"E."}],"issued":{"date-parts":[["1997"]]}}}],"schema":"https://github.com/citation-style-language/schema/raw/master/csl-citation.json"} </w:instrText>
      </w:r>
      <w:r w:rsidRPr="00A861A8">
        <w:fldChar w:fldCharType="separate"/>
      </w:r>
      <w:r w:rsidR="007C6815" w:rsidRPr="007C6815">
        <w:rPr>
          <w:rFonts w:ascii="Calibri" w:hAnsi="Calibri" w:cs="Calibri"/>
        </w:rPr>
        <w:t>[6], [33], [34], [35]</w:t>
      </w:r>
      <w:r w:rsidRPr="00A861A8">
        <w:fldChar w:fldCharType="end"/>
      </w:r>
      <w:r w:rsidRPr="00A861A8">
        <w:t xml:space="preserve">, or any usability enhancements for more robust data import or export. In particular, we believe integration with other open-source tools, such as the Shape Memory Materials Database and </w:t>
      </w:r>
      <w:proofErr w:type="spellStart"/>
      <w:r w:rsidRPr="00A861A8">
        <w:t>SMAnalytics</w:t>
      </w:r>
      <w:proofErr w:type="spellEnd"/>
      <w:r w:rsidRPr="00A861A8">
        <w:t xml:space="preserve"> would be very enabling to the greater SMA community </w:t>
      </w:r>
      <w:r w:rsidRPr="00A861A8">
        <w:fldChar w:fldCharType="begin"/>
      </w:r>
      <w:r w:rsidR="006065A5">
        <w:instrText xml:space="preserve"> ADDIN ZOTERO_ITEM CSL_CITATION {"citationID":"BG9COTvm","properties":{"formattedCitation":"[13]","plainCitation":"[13]","noteIndex":0},"citationItems":[{"id":3519,"uris":["http://zotero.org/users/4607708/items/NYIMMF5V"],"itemData":{"id":3519,"type":"article-journal","abstract":"A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instrText>
      </w:r>
      <w:r w:rsidRPr="00A861A8">
        <w:fldChar w:fldCharType="separate"/>
      </w:r>
      <w:r w:rsidR="006065A5" w:rsidRPr="006065A5">
        <w:rPr>
          <w:rFonts w:ascii="Calibri" w:hAnsi="Calibri" w:cs="Calibri"/>
        </w:rPr>
        <w:t>[13]</w:t>
      </w:r>
      <w:r w:rsidRPr="00A861A8">
        <w:fldChar w:fldCharType="end"/>
      </w:r>
      <w:r w:rsidRPr="00A861A8">
        <w:t xml:space="preserve">. SMA-REACT aims to reduce the barrier between materials scientists and </w:t>
      </w:r>
      <w:proofErr w:type="gramStart"/>
      <w:r w:rsidRPr="00A861A8">
        <w:t>engineers, and</w:t>
      </w:r>
      <w:proofErr w:type="gramEnd"/>
      <w:r w:rsidRPr="00A861A8">
        <w:t xml:space="preserve"> will hopefully enable more widespread adoption of shape memory alloys in engineering applications. </w:t>
      </w:r>
    </w:p>
    <w:p w14:paraId="54831F96" w14:textId="77777777" w:rsidR="009D635D" w:rsidRDefault="009D635D" w:rsidP="009D635D">
      <w:pPr>
        <w:pStyle w:val="Heading1"/>
      </w:pPr>
      <w:r>
        <w:t>Bibliography</w:t>
      </w:r>
    </w:p>
    <w:p w14:paraId="7C980A21" w14:textId="77777777" w:rsidR="007C6815" w:rsidRPr="007C6815" w:rsidRDefault="002431B9" w:rsidP="007C6815">
      <w:pPr>
        <w:pStyle w:val="Bibliography"/>
        <w:rPr>
          <w:rFonts w:ascii="Calibri" w:hAnsi="Calibri" w:cs="Calibri"/>
        </w:rPr>
      </w:pPr>
      <w:r>
        <w:fldChar w:fldCharType="begin"/>
      </w:r>
      <w:r>
        <w:instrText xml:space="preserve"> ADDIN ZOTERO_BIBL {"uncited":[],"omitted":[],"custom":[]} CSL_BIBLIOGRAPHY </w:instrText>
      </w:r>
      <w:r>
        <w:fldChar w:fldCharType="separate"/>
      </w:r>
      <w:r w:rsidR="007C6815" w:rsidRPr="007C6815">
        <w:rPr>
          <w:rFonts w:ascii="Calibri" w:hAnsi="Calibri" w:cs="Calibri"/>
        </w:rPr>
        <w:t>[1]</w:t>
      </w:r>
      <w:r w:rsidR="007C6815" w:rsidRPr="007C6815">
        <w:rPr>
          <w:rFonts w:ascii="Calibri" w:hAnsi="Calibri" w:cs="Calibri"/>
        </w:rPr>
        <w:tab/>
        <w:t xml:space="preserve">D. C. Lagoudas, </w:t>
      </w:r>
      <w:r w:rsidR="007C6815" w:rsidRPr="007C6815">
        <w:rPr>
          <w:rFonts w:ascii="Calibri" w:hAnsi="Calibri" w:cs="Calibri"/>
          <w:i/>
          <w:iCs/>
        </w:rPr>
        <w:t>Shape Memory Alloys: Modeling and Engineering Applications</w:t>
      </w:r>
      <w:r w:rsidR="007C6815" w:rsidRPr="007C6815">
        <w:rPr>
          <w:rFonts w:ascii="Calibri" w:hAnsi="Calibri" w:cs="Calibri"/>
        </w:rPr>
        <w:t>. Springer, 2008.</w:t>
      </w:r>
    </w:p>
    <w:p w14:paraId="6FC98461" w14:textId="77777777" w:rsidR="007C6815" w:rsidRPr="007C6815" w:rsidRDefault="007C6815" w:rsidP="007C6815">
      <w:pPr>
        <w:pStyle w:val="Bibliography"/>
        <w:rPr>
          <w:rFonts w:ascii="Calibri" w:hAnsi="Calibri" w:cs="Calibri"/>
        </w:rPr>
      </w:pPr>
      <w:r w:rsidRPr="007C6815">
        <w:rPr>
          <w:rFonts w:ascii="Calibri" w:hAnsi="Calibri" w:cs="Calibri"/>
        </w:rPr>
        <w:t>[2]</w:t>
      </w:r>
      <w:r w:rsidRPr="007C6815">
        <w:rPr>
          <w:rFonts w:ascii="Calibri" w:hAnsi="Calibri" w:cs="Calibri"/>
        </w:rPr>
        <w:tab/>
        <w:t xml:space="preserve">J. M. Jani, M. Leary, A. Subic, and M. A. Gibson, “A review of shape memory alloy research, applications and opportunities,” </w:t>
      </w:r>
      <w:r w:rsidRPr="007C6815">
        <w:rPr>
          <w:rFonts w:ascii="Calibri" w:hAnsi="Calibri" w:cs="Calibri"/>
          <w:i/>
          <w:iCs/>
        </w:rPr>
        <w:t>Mater. Des.</w:t>
      </w:r>
      <w:r w:rsidRPr="007C6815">
        <w:rPr>
          <w:rFonts w:ascii="Calibri" w:hAnsi="Calibri" w:cs="Calibri"/>
        </w:rPr>
        <w:t>, vol. 56, pp. 1078–1113, 2014, doi: 10.1016/j.matdes.2013.11.084.</w:t>
      </w:r>
    </w:p>
    <w:p w14:paraId="20E868C3" w14:textId="77777777" w:rsidR="007C6815" w:rsidRPr="007C6815" w:rsidRDefault="007C6815" w:rsidP="007C6815">
      <w:pPr>
        <w:pStyle w:val="Bibliography"/>
        <w:rPr>
          <w:rFonts w:ascii="Calibri" w:hAnsi="Calibri" w:cs="Calibri"/>
        </w:rPr>
      </w:pPr>
      <w:r w:rsidRPr="007C6815">
        <w:rPr>
          <w:rFonts w:ascii="Calibri" w:hAnsi="Calibri" w:cs="Calibri"/>
        </w:rPr>
        <w:t>[3]</w:t>
      </w:r>
      <w:r w:rsidRPr="007C6815">
        <w:rPr>
          <w:rFonts w:ascii="Calibri" w:hAnsi="Calibri" w:cs="Calibri"/>
        </w:rPr>
        <w:tab/>
        <w:t xml:space="preserve">B. T. Lester, T. Baxevanis, Y. Chemisky, and D. C. Lagoudas, “Review and perspectives: shape memory alloy composite systems,” </w:t>
      </w:r>
      <w:r w:rsidRPr="007C6815">
        <w:rPr>
          <w:rFonts w:ascii="Calibri" w:hAnsi="Calibri" w:cs="Calibri"/>
          <w:i/>
          <w:iCs/>
        </w:rPr>
        <w:t>Acta Mech.</w:t>
      </w:r>
      <w:r w:rsidRPr="007C6815">
        <w:rPr>
          <w:rFonts w:ascii="Calibri" w:hAnsi="Calibri" w:cs="Calibri"/>
        </w:rPr>
        <w:t>, vol. 226, no. 12, pp. 3907–3960, Dec. 2015, doi: 10.1007/s00707-015-1433-0.</w:t>
      </w:r>
    </w:p>
    <w:p w14:paraId="0F07CD7F" w14:textId="77777777" w:rsidR="007C6815" w:rsidRPr="007C6815" w:rsidRDefault="007C6815" w:rsidP="007C6815">
      <w:pPr>
        <w:pStyle w:val="Bibliography"/>
        <w:rPr>
          <w:rFonts w:ascii="Calibri" w:hAnsi="Calibri" w:cs="Calibri"/>
        </w:rPr>
      </w:pPr>
      <w:r w:rsidRPr="007C6815">
        <w:rPr>
          <w:rFonts w:ascii="Calibri" w:hAnsi="Calibri" w:cs="Calibri"/>
        </w:rPr>
        <w:t>[4]</w:t>
      </w:r>
      <w:r w:rsidRPr="007C6815">
        <w:rPr>
          <w:rFonts w:ascii="Calibri" w:hAnsi="Calibri" w:cs="Calibri"/>
        </w:rPr>
        <w:tab/>
        <w:t xml:space="preserve">M. Elahinia, M. Nematollahi, K. S. Baghbaderani, A. Nespoli, and F. Stortiero, “Chapter 6 - Manufacturing of shape memory alloys,” in </w:t>
      </w:r>
      <w:r w:rsidRPr="007C6815">
        <w:rPr>
          <w:rFonts w:ascii="Calibri" w:hAnsi="Calibri" w:cs="Calibri"/>
          <w:i/>
          <w:iCs/>
        </w:rPr>
        <w:t>Shape Memory Alloy Engineering (Second Edition)</w:t>
      </w:r>
      <w:r w:rsidRPr="007C6815">
        <w:rPr>
          <w:rFonts w:ascii="Calibri" w:hAnsi="Calibri" w:cs="Calibri"/>
        </w:rPr>
        <w:t>, A. Concilio, V. Antonucci, F. Auricchio, L. Lecce, and E. Sacco, Eds., Boston: Butterworth-Heinemann, 2021, pp. 165–193. doi: 10.1016/B978-0-12-819264-1.00006-6.</w:t>
      </w:r>
    </w:p>
    <w:p w14:paraId="39632DA5" w14:textId="77777777" w:rsidR="007C6815" w:rsidRPr="007C6815" w:rsidRDefault="007C6815" w:rsidP="007C6815">
      <w:pPr>
        <w:pStyle w:val="Bibliography"/>
        <w:rPr>
          <w:rFonts w:ascii="Calibri" w:hAnsi="Calibri" w:cs="Calibri"/>
        </w:rPr>
      </w:pPr>
      <w:r w:rsidRPr="007C6815">
        <w:rPr>
          <w:rFonts w:ascii="Calibri" w:hAnsi="Calibri" w:cs="Calibri"/>
        </w:rPr>
        <w:t>[5]</w:t>
      </w:r>
      <w:r w:rsidRPr="007C6815">
        <w:rPr>
          <w:rFonts w:ascii="Calibri" w:hAnsi="Calibri" w:cs="Calibri"/>
        </w:rPr>
        <w:tab/>
        <w:t xml:space="preserve">D. Lagoudas, D. Hartl, Y. Chemisky, L. Machado, and P. Popov, “Constitutive Model for the Numerical Analysis of Phase Transformation in Polycrystalline Shape Memory Alloys,” </w:t>
      </w:r>
      <w:r w:rsidRPr="007C6815">
        <w:rPr>
          <w:rFonts w:ascii="Calibri" w:hAnsi="Calibri" w:cs="Calibri"/>
          <w:i/>
          <w:iCs/>
        </w:rPr>
        <w:t>Int. J. Plast.</w:t>
      </w:r>
      <w:r w:rsidRPr="007C6815">
        <w:rPr>
          <w:rFonts w:ascii="Calibri" w:hAnsi="Calibri" w:cs="Calibri"/>
        </w:rPr>
        <w:t>, vol. 32–33, pp. 155–183, 2012.</w:t>
      </w:r>
    </w:p>
    <w:p w14:paraId="2CDAE8BC" w14:textId="77777777" w:rsidR="007C6815" w:rsidRPr="007C6815" w:rsidRDefault="007C6815" w:rsidP="007C6815">
      <w:pPr>
        <w:pStyle w:val="Bibliography"/>
        <w:rPr>
          <w:rFonts w:ascii="Calibri" w:hAnsi="Calibri" w:cs="Calibri"/>
        </w:rPr>
      </w:pPr>
      <w:r w:rsidRPr="007C6815">
        <w:rPr>
          <w:rFonts w:ascii="Calibri" w:hAnsi="Calibri" w:cs="Calibri"/>
        </w:rPr>
        <w:t>[6]</w:t>
      </w:r>
      <w:r w:rsidRPr="007C6815">
        <w:rPr>
          <w:rFonts w:ascii="Calibri" w:hAnsi="Calibri" w:cs="Calibri"/>
        </w:rPr>
        <w:tab/>
        <w:t xml:space="preserve">L. C. Brinson, “One-Dimensional Constitutive Behavior of Shape Memory Alloys: Thermomechanical Derivation with Non-Constant Material Functions and Redefined Martensite Internal Variable,” </w:t>
      </w:r>
      <w:r w:rsidRPr="007C6815">
        <w:rPr>
          <w:rFonts w:ascii="Calibri" w:hAnsi="Calibri" w:cs="Calibri"/>
          <w:i/>
          <w:iCs/>
        </w:rPr>
        <w:t>J. Intell. Mater. Syst. Struct.</w:t>
      </w:r>
      <w:r w:rsidRPr="007C6815">
        <w:rPr>
          <w:rFonts w:ascii="Calibri" w:hAnsi="Calibri" w:cs="Calibri"/>
        </w:rPr>
        <w:t>, vol. 4, pp. 229–242, 1993.</w:t>
      </w:r>
    </w:p>
    <w:p w14:paraId="651F4D4F" w14:textId="77777777" w:rsidR="007C6815" w:rsidRPr="007C6815" w:rsidRDefault="007C6815" w:rsidP="007C6815">
      <w:pPr>
        <w:pStyle w:val="Bibliography"/>
        <w:rPr>
          <w:rFonts w:ascii="Calibri" w:hAnsi="Calibri" w:cs="Calibri"/>
        </w:rPr>
      </w:pPr>
      <w:r w:rsidRPr="007C6815">
        <w:rPr>
          <w:rFonts w:ascii="Calibri" w:hAnsi="Calibri" w:cs="Calibri"/>
        </w:rPr>
        <w:t>[7]</w:t>
      </w:r>
      <w:r w:rsidRPr="007C6815">
        <w:rPr>
          <w:rFonts w:ascii="Calibri" w:hAnsi="Calibri" w:cs="Calibri"/>
        </w:rPr>
        <w:tab/>
        <w:t xml:space="preserve">W. Trehern, R. Ortiz-Ayala, K. C. Atli, R. Arroyave, and I. Karaman, “Data-driven shape memory alloy discovery using Artificial Intelligence Materials Selection (AIMS) framework,” </w:t>
      </w:r>
      <w:r w:rsidRPr="007C6815">
        <w:rPr>
          <w:rFonts w:ascii="Calibri" w:hAnsi="Calibri" w:cs="Calibri"/>
          <w:i/>
          <w:iCs/>
        </w:rPr>
        <w:t>Acta Mater.</w:t>
      </w:r>
      <w:r w:rsidRPr="007C6815">
        <w:rPr>
          <w:rFonts w:ascii="Calibri" w:hAnsi="Calibri" w:cs="Calibri"/>
        </w:rPr>
        <w:t>, vol. 228, p. 117751, Apr. 2022, doi: 10.1016/j.actamat.2022.117751.</w:t>
      </w:r>
    </w:p>
    <w:p w14:paraId="7CE5C7CE" w14:textId="77777777" w:rsidR="007C6815" w:rsidRPr="007C6815" w:rsidRDefault="007C6815" w:rsidP="007C6815">
      <w:pPr>
        <w:pStyle w:val="Bibliography"/>
        <w:rPr>
          <w:rFonts w:ascii="Calibri" w:hAnsi="Calibri" w:cs="Calibri"/>
        </w:rPr>
      </w:pPr>
      <w:r w:rsidRPr="007C6815">
        <w:rPr>
          <w:rFonts w:ascii="Calibri" w:hAnsi="Calibri" w:cs="Calibri"/>
        </w:rPr>
        <w:t>[8]</w:t>
      </w:r>
      <w:r w:rsidRPr="007C6815">
        <w:rPr>
          <w:rFonts w:ascii="Calibri" w:hAnsi="Calibri" w:cs="Calibri"/>
        </w:rPr>
        <w:tab/>
        <w:t xml:space="preserve">A. Demblon, J. H. Mabe, and I. Karaman, “Compositional effects on strain-controlled actuation fatigue of NiTiHf high temperature shape memory alloys,” </w:t>
      </w:r>
      <w:r w:rsidRPr="007C6815">
        <w:rPr>
          <w:rFonts w:ascii="Calibri" w:hAnsi="Calibri" w:cs="Calibri"/>
          <w:i/>
          <w:iCs/>
        </w:rPr>
        <w:t>Scr. Mater.</w:t>
      </w:r>
      <w:r w:rsidRPr="007C6815">
        <w:rPr>
          <w:rFonts w:ascii="Calibri" w:hAnsi="Calibri" w:cs="Calibri"/>
        </w:rPr>
        <w:t>, vol. 242, p. 115904, Mar. 2024, doi: 10.1016/j.scriptamat.2023.115904.</w:t>
      </w:r>
    </w:p>
    <w:p w14:paraId="162F308F" w14:textId="77777777" w:rsidR="007C6815" w:rsidRPr="007C6815" w:rsidRDefault="007C6815" w:rsidP="007C6815">
      <w:pPr>
        <w:pStyle w:val="Bibliography"/>
        <w:rPr>
          <w:rFonts w:ascii="Calibri" w:hAnsi="Calibri" w:cs="Calibri"/>
        </w:rPr>
      </w:pPr>
      <w:r w:rsidRPr="007C6815">
        <w:rPr>
          <w:rFonts w:ascii="Calibri" w:hAnsi="Calibri" w:cs="Calibri"/>
        </w:rPr>
        <w:t>[9]</w:t>
      </w:r>
      <w:r w:rsidRPr="007C6815">
        <w:rPr>
          <w:rFonts w:ascii="Calibri" w:hAnsi="Calibri" w:cs="Calibri"/>
        </w:rPr>
        <w:tab/>
        <w:t xml:space="preserve">S. J. Honrao, O. Benafan, and J. W. Lawson, “Data-Driven Study of Shape Memory Behavior of Multi-Component Ni–Ti Alloys in Large Compositional and Processing Space,” </w:t>
      </w:r>
      <w:r w:rsidRPr="007C6815">
        <w:rPr>
          <w:rFonts w:ascii="Calibri" w:hAnsi="Calibri" w:cs="Calibri"/>
          <w:i/>
          <w:iCs/>
        </w:rPr>
        <w:t>Shape Mem. Superelasticity</w:t>
      </w:r>
      <w:r w:rsidRPr="007C6815">
        <w:rPr>
          <w:rFonts w:ascii="Calibri" w:hAnsi="Calibri" w:cs="Calibri"/>
        </w:rPr>
        <w:t>, vol. 9, no. 1, pp. 144–155, Mar. 2023, doi: 10.1007/s40830-022-00405-x.</w:t>
      </w:r>
    </w:p>
    <w:p w14:paraId="2B66A834" w14:textId="77777777" w:rsidR="007C6815" w:rsidRPr="007C6815" w:rsidRDefault="007C6815" w:rsidP="007C6815">
      <w:pPr>
        <w:pStyle w:val="Bibliography"/>
        <w:rPr>
          <w:rFonts w:ascii="Calibri" w:hAnsi="Calibri" w:cs="Calibri"/>
        </w:rPr>
      </w:pPr>
      <w:r w:rsidRPr="007C6815">
        <w:rPr>
          <w:rFonts w:ascii="Calibri" w:hAnsi="Calibri" w:cs="Calibri"/>
        </w:rPr>
        <w:lastRenderedPageBreak/>
        <w:t>[10]</w:t>
      </w:r>
      <w:r w:rsidRPr="007C6815">
        <w:rPr>
          <w:rFonts w:ascii="Calibri" w:hAnsi="Calibri" w:cs="Calibri"/>
        </w:rPr>
        <w:tab/>
        <w:t xml:space="preserve">M. C. Kuner, A. A. Karakalas, and D. C. Lagoudas, “ASMADA—A tool for automatic analysis of shape memory alloy thermal cycling data under constant stress,” </w:t>
      </w:r>
      <w:r w:rsidRPr="007C6815">
        <w:rPr>
          <w:rFonts w:ascii="Calibri" w:hAnsi="Calibri" w:cs="Calibri"/>
          <w:i/>
          <w:iCs/>
        </w:rPr>
        <w:t>Smart Mater. Struct.</w:t>
      </w:r>
      <w:r w:rsidRPr="007C6815">
        <w:rPr>
          <w:rFonts w:ascii="Calibri" w:hAnsi="Calibri" w:cs="Calibri"/>
        </w:rPr>
        <w:t>, vol. 30, no. 12, p. 125003, 2021.</w:t>
      </w:r>
    </w:p>
    <w:p w14:paraId="1C4FACF5" w14:textId="77777777" w:rsidR="007C6815" w:rsidRPr="007C6815" w:rsidRDefault="007C6815" w:rsidP="007C6815">
      <w:pPr>
        <w:pStyle w:val="Bibliography"/>
        <w:rPr>
          <w:rFonts w:ascii="Calibri" w:hAnsi="Calibri" w:cs="Calibri"/>
        </w:rPr>
      </w:pPr>
      <w:r w:rsidRPr="007C6815">
        <w:rPr>
          <w:rFonts w:ascii="Calibri" w:hAnsi="Calibri" w:cs="Calibri"/>
        </w:rPr>
        <w:t>[11]</w:t>
      </w:r>
      <w:r w:rsidRPr="007C6815">
        <w:rPr>
          <w:rFonts w:ascii="Calibri" w:hAnsi="Calibri" w:cs="Calibri"/>
        </w:rPr>
        <w:tab/>
        <w:t>ASTM, “Standard test method for mechanical uniaxial constant force thermal cycling of shape memory alloys,” ASTM International, West Conshohocken, PA, E3097-17, 2017. [Online]. Available: https://www.astm.org/e3097-17.html</w:t>
      </w:r>
    </w:p>
    <w:p w14:paraId="37AAF338" w14:textId="77777777" w:rsidR="007C6815" w:rsidRPr="007C6815" w:rsidRDefault="007C6815" w:rsidP="007C6815">
      <w:pPr>
        <w:pStyle w:val="Bibliography"/>
        <w:rPr>
          <w:rFonts w:ascii="Calibri" w:hAnsi="Calibri" w:cs="Calibri"/>
        </w:rPr>
      </w:pPr>
      <w:r w:rsidRPr="007C6815">
        <w:rPr>
          <w:rFonts w:ascii="Calibri" w:hAnsi="Calibri" w:cs="Calibri"/>
        </w:rPr>
        <w:t>[12]</w:t>
      </w:r>
      <w:r w:rsidRPr="007C6815">
        <w:rPr>
          <w:rFonts w:ascii="Calibri" w:hAnsi="Calibri" w:cs="Calibri"/>
        </w:rPr>
        <w:tab/>
        <w:t xml:space="preserve">D. E. Nicholson </w:t>
      </w:r>
      <w:r w:rsidRPr="007C6815">
        <w:rPr>
          <w:rFonts w:ascii="Calibri" w:hAnsi="Calibri" w:cs="Calibri"/>
          <w:i/>
          <w:iCs/>
        </w:rPr>
        <w:t>et al.</w:t>
      </w:r>
      <w:r w:rsidRPr="007C6815">
        <w:rPr>
          <w:rFonts w:ascii="Calibri" w:hAnsi="Calibri" w:cs="Calibri"/>
        </w:rPr>
        <w:t xml:space="preserve">, “Standardization of Shape Memory Alloys from Material to Actuator,” </w:t>
      </w:r>
      <w:r w:rsidRPr="007C6815">
        <w:rPr>
          <w:rFonts w:ascii="Calibri" w:hAnsi="Calibri" w:cs="Calibri"/>
          <w:i/>
          <w:iCs/>
        </w:rPr>
        <w:t>Shape Mem. Superelasticity</w:t>
      </w:r>
      <w:r w:rsidRPr="007C6815">
        <w:rPr>
          <w:rFonts w:ascii="Calibri" w:hAnsi="Calibri" w:cs="Calibri"/>
        </w:rPr>
        <w:t>, vol. 9, no. 2, pp. 353–363, Jun. 2023, doi: 10.1007/s40830-023-00431-3.</w:t>
      </w:r>
    </w:p>
    <w:p w14:paraId="3441785F" w14:textId="77777777" w:rsidR="007C6815" w:rsidRPr="007C6815" w:rsidRDefault="007C6815" w:rsidP="007C6815">
      <w:pPr>
        <w:pStyle w:val="Bibliography"/>
        <w:rPr>
          <w:rFonts w:ascii="Calibri" w:hAnsi="Calibri" w:cs="Calibri"/>
        </w:rPr>
      </w:pPr>
      <w:r w:rsidRPr="007C6815">
        <w:rPr>
          <w:rFonts w:ascii="Calibri" w:hAnsi="Calibri" w:cs="Calibri"/>
        </w:rPr>
        <w:t>[13]</w:t>
      </w:r>
      <w:r w:rsidRPr="007C6815">
        <w:rPr>
          <w:rFonts w:ascii="Calibri" w:hAnsi="Calibri" w:cs="Calibri"/>
        </w:rPr>
        <w:tab/>
        <w:t xml:space="preserve">O. Benafan, G. S. Bigelow, and A. W. Young, “Shape Memory Materials Database Tool—A Compendium of Functional Data for Shape Memory Materials,” </w:t>
      </w:r>
      <w:r w:rsidRPr="007C6815">
        <w:rPr>
          <w:rFonts w:ascii="Calibri" w:hAnsi="Calibri" w:cs="Calibri"/>
          <w:i/>
          <w:iCs/>
        </w:rPr>
        <w:t>Adv. Eng. Mater.</w:t>
      </w:r>
      <w:r w:rsidRPr="007C6815">
        <w:rPr>
          <w:rFonts w:ascii="Calibri" w:hAnsi="Calibri" w:cs="Calibri"/>
        </w:rPr>
        <w:t>, vol. 22, no. 7, p. 1901370, 2020, doi: 10.1002/adem.201901370.</w:t>
      </w:r>
    </w:p>
    <w:p w14:paraId="4EB3A3DC" w14:textId="77777777" w:rsidR="007C6815" w:rsidRPr="007C6815" w:rsidRDefault="007C6815" w:rsidP="007C6815">
      <w:pPr>
        <w:pStyle w:val="Bibliography"/>
        <w:rPr>
          <w:rFonts w:ascii="Calibri" w:hAnsi="Calibri" w:cs="Calibri"/>
        </w:rPr>
      </w:pPr>
      <w:r w:rsidRPr="007C6815">
        <w:rPr>
          <w:rFonts w:ascii="Calibri" w:hAnsi="Calibri" w:cs="Calibri"/>
        </w:rPr>
        <w:t>[14]</w:t>
      </w:r>
      <w:r w:rsidRPr="007C6815">
        <w:rPr>
          <w:rFonts w:ascii="Calibri" w:hAnsi="Calibri" w:cs="Calibri"/>
        </w:rPr>
        <w:tab/>
        <w:t xml:space="preserve">P. E. Caltagirone and O. Benafan, “Shape Memory Materials Analysis and Research Tool (SM2ART): Finding Data Anomalies and Trends,” </w:t>
      </w:r>
      <w:r w:rsidRPr="007C6815">
        <w:rPr>
          <w:rFonts w:ascii="Calibri" w:hAnsi="Calibri" w:cs="Calibri"/>
          <w:i/>
          <w:iCs/>
        </w:rPr>
        <w:t>Shape Mem. Superelasticity</w:t>
      </w:r>
      <w:r w:rsidRPr="007C6815">
        <w:rPr>
          <w:rFonts w:ascii="Calibri" w:hAnsi="Calibri" w:cs="Calibri"/>
        </w:rPr>
        <w:t>, Jul. 2023, doi: 10.1007/s40830-023-00457-7.</w:t>
      </w:r>
    </w:p>
    <w:p w14:paraId="5CA21679" w14:textId="77777777" w:rsidR="007C6815" w:rsidRPr="007C6815" w:rsidRDefault="007C6815" w:rsidP="007C6815">
      <w:pPr>
        <w:pStyle w:val="Bibliography"/>
        <w:rPr>
          <w:rFonts w:ascii="Calibri" w:hAnsi="Calibri" w:cs="Calibri"/>
        </w:rPr>
      </w:pPr>
      <w:r w:rsidRPr="007C6815">
        <w:rPr>
          <w:rFonts w:ascii="Calibri" w:hAnsi="Calibri" w:cs="Calibri"/>
        </w:rPr>
        <w:t>[15]</w:t>
      </w:r>
      <w:r w:rsidRPr="007C6815">
        <w:rPr>
          <w:rFonts w:ascii="Calibri" w:hAnsi="Calibri" w:cs="Calibri"/>
        </w:rPr>
        <w:tab/>
        <w:t xml:space="preserve">D. Hartl and D. C. Lagoudas, “Characterization and 3–D Modeling of Ni60Ti SMA for Actuation of a Variable Geometry Jet Engine Chevron,” in </w:t>
      </w:r>
      <w:r w:rsidRPr="007C6815">
        <w:rPr>
          <w:rFonts w:ascii="Calibri" w:hAnsi="Calibri" w:cs="Calibri"/>
          <w:i/>
          <w:iCs/>
        </w:rPr>
        <w:t>Proceedings of SPIE, Smart Structures and Materials</w:t>
      </w:r>
      <w:r w:rsidRPr="007C6815">
        <w:rPr>
          <w:rFonts w:ascii="Calibri" w:hAnsi="Calibri" w:cs="Calibri"/>
        </w:rPr>
        <w:t>, San Diego, CA, Mar. 2007, pp. 1–12.</w:t>
      </w:r>
    </w:p>
    <w:p w14:paraId="5144FAD8" w14:textId="77777777" w:rsidR="007C6815" w:rsidRPr="007C6815" w:rsidRDefault="007C6815" w:rsidP="007C6815">
      <w:pPr>
        <w:pStyle w:val="Bibliography"/>
        <w:rPr>
          <w:rFonts w:ascii="Calibri" w:hAnsi="Calibri" w:cs="Calibri"/>
        </w:rPr>
      </w:pPr>
      <w:r w:rsidRPr="007C6815">
        <w:rPr>
          <w:rFonts w:ascii="Calibri" w:hAnsi="Calibri" w:cs="Calibri"/>
        </w:rPr>
        <w:t>[16]</w:t>
      </w:r>
      <w:r w:rsidRPr="007C6815">
        <w:rPr>
          <w:rFonts w:ascii="Calibri" w:hAnsi="Calibri" w:cs="Calibri"/>
        </w:rPr>
        <w:tab/>
        <w:t xml:space="preserve">L. Xu, T. Baxevanis, and D. C. Lagoudas, “A three-dimensional constitutive model for the martensitic transformation in polycrystalline shape memory alloys under large deformation,” </w:t>
      </w:r>
      <w:r w:rsidRPr="007C6815">
        <w:rPr>
          <w:rFonts w:ascii="Calibri" w:hAnsi="Calibri" w:cs="Calibri"/>
          <w:i/>
          <w:iCs/>
        </w:rPr>
        <w:t>Smart Mater. Struct.</w:t>
      </w:r>
      <w:r w:rsidRPr="007C6815">
        <w:rPr>
          <w:rFonts w:ascii="Calibri" w:hAnsi="Calibri" w:cs="Calibri"/>
        </w:rPr>
        <w:t>, vol. 28, no. 7, p. 074004, Jun. 2019, doi: 10.1088/1361-665X/ab1acb.</w:t>
      </w:r>
    </w:p>
    <w:p w14:paraId="5E5816F8" w14:textId="77777777" w:rsidR="007C6815" w:rsidRPr="007C6815" w:rsidRDefault="007C6815" w:rsidP="007C6815">
      <w:pPr>
        <w:pStyle w:val="Bibliography"/>
        <w:rPr>
          <w:rFonts w:ascii="Calibri" w:hAnsi="Calibri" w:cs="Calibri"/>
        </w:rPr>
      </w:pPr>
      <w:r w:rsidRPr="007C6815">
        <w:rPr>
          <w:rFonts w:ascii="Calibri" w:hAnsi="Calibri" w:cs="Calibri"/>
        </w:rPr>
        <w:t>[17]</w:t>
      </w:r>
      <w:r w:rsidRPr="007C6815">
        <w:rPr>
          <w:rFonts w:ascii="Calibri" w:hAnsi="Calibri" w:cs="Calibri"/>
        </w:rPr>
        <w:tab/>
        <w:t xml:space="preserve">L. Xu, A. Solomou, T. Baxevanis, and D. Lagoudas, “Finite strain constitutive modeling for shape memory alloys considering transformation-induced plasticity and two-way shape memory effect,” </w:t>
      </w:r>
      <w:r w:rsidRPr="007C6815">
        <w:rPr>
          <w:rFonts w:ascii="Calibri" w:hAnsi="Calibri" w:cs="Calibri"/>
          <w:i/>
          <w:iCs/>
        </w:rPr>
        <w:t>Int. J. Solids Struct.</w:t>
      </w:r>
      <w:r w:rsidRPr="007C6815">
        <w:rPr>
          <w:rFonts w:ascii="Calibri" w:hAnsi="Calibri" w:cs="Calibri"/>
        </w:rPr>
        <w:t>, vol. 221, pp. 42–59, Jun. 2021, doi: 10.1016/j.ijsolstr.2020.03.009.</w:t>
      </w:r>
    </w:p>
    <w:p w14:paraId="74761483" w14:textId="77777777" w:rsidR="007C6815" w:rsidRPr="007C6815" w:rsidRDefault="007C6815" w:rsidP="007C6815">
      <w:pPr>
        <w:pStyle w:val="Bibliography"/>
        <w:rPr>
          <w:rFonts w:ascii="Calibri" w:hAnsi="Calibri" w:cs="Calibri"/>
        </w:rPr>
      </w:pPr>
      <w:r w:rsidRPr="007C6815">
        <w:rPr>
          <w:rFonts w:ascii="Calibri" w:hAnsi="Calibri" w:cs="Calibri"/>
        </w:rPr>
        <w:t>[18]</w:t>
      </w:r>
      <w:r w:rsidRPr="007C6815">
        <w:rPr>
          <w:rFonts w:ascii="Calibri" w:hAnsi="Calibri" w:cs="Calibri"/>
        </w:rPr>
        <w:tab/>
        <w:t xml:space="preserve">G. Scalet, F. Niccoli, C. Garion, P. Chiggiato, C. Maletta, and F. Auricchio, “A three-dimensional phenomenological model for shape memory alloys including two-way shape memory effect and plasticity,” </w:t>
      </w:r>
      <w:r w:rsidRPr="007C6815">
        <w:rPr>
          <w:rFonts w:ascii="Calibri" w:hAnsi="Calibri" w:cs="Calibri"/>
          <w:i/>
          <w:iCs/>
        </w:rPr>
        <w:t>Mech. Mater.</w:t>
      </w:r>
      <w:r w:rsidRPr="007C6815">
        <w:rPr>
          <w:rFonts w:ascii="Calibri" w:hAnsi="Calibri" w:cs="Calibri"/>
        </w:rPr>
        <w:t>, vol. 136, p. 103085, Sep. 2019, doi: 10.1016/j.mechmat.2019.103085.</w:t>
      </w:r>
    </w:p>
    <w:p w14:paraId="70FDDF6C" w14:textId="77777777" w:rsidR="007C6815" w:rsidRPr="007C6815" w:rsidRDefault="007C6815" w:rsidP="007C6815">
      <w:pPr>
        <w:pStyle w:val="Bibliography"/>
        <w:rPr>
          <w:rFonts w:ascii="Calibri" w:hAnsi="Calibri" w:cs="Calibri"/>
        </w:rPr>
      </w:pPr>
      <w:r w:rsidRPr="007C6815">
        <w:rPr>
          <w:rFonts w:ascii="Calibri" w:hAnsi="Calibri" w:cs="Calibri"/>
        </w:rPr>
        <w:t>[19]</w:t>
      </w:r>
      <w:r w:rsidRPr="007C6815">
        <w:rPr>
          <w:rFonts w:ascii="Calibri" w:hAnsi="Calibri" w:cs="Calibri"/>
        </w:rPr>
        <w:tab/>
        <w:t xml:space="preserve">F. Auricchio, A. Coda, A. Reali, and M. Urbano, “SMA Numerical Modeling Versus Experimental Results: Parameter Identification and Model Prediction Capabilities,” </w:t>
      </w:r>
      <w:r w:rsidRPr="007C6815">
        <w:rPr>
          <w:rFonts w:ascii="Calibri" w:hAnsi="Calibri" w:cs="Calibri"/>
          <w:i/>
          <w:iCs/>
        </w:rPr>
        <w:t>J. Mater. Eng. Perform.</w:t>
      </w:r>
      <w:r w:rsidRPr="007C6815">
        <w:rPr>
          <w:rFonts w:ascii="Calibri" w:hAnsi="Calibri" w:cs="Calibri"/>
        </w:rPr>
        <w:t>, vol. 18, no. 5, pp. 649–654, Aug. 2009, doi: 10.1007/s11665-009-9409-7.</w:t>
      </w:r>
    </w:p>
    <w:p w14:paraId="5671198F" w14:textId="77777777" w:rsidR="007C6815" w:rsidRPr="007C6815" w:rsidRDefault="007C6815" w:rsidP="007C6815">
      <w:pPr>
        <w:pStyle w:val="Bibliography"/>
        <w:rPr>
          <w:rFonts w:ascii="Calibri" w:hAnsi="Calibri" w:cs="Calibri"/>
        </w:rPr>
      </w:pPr>
      <w:r w:rsidRPr="007C6815">
        <w:rPr>
          <w:rFonts w:ascii="Calibri" w:hAnsi="Calibri" w:cs="Calibri"/>
        </w:rPr>
        <w:t>[20]</w:t>
      </w:r>
      <w:r w:rsidRPr="007C6815">
        <w:rPr>
          <w:rFonts w:ascii="Calibri" w:hAnsi="Calibri" w:cs="Calibri"/>
        </w:rPr>
        <w:tab/>
        <w:t xml:space="preserve">D. J. Hartl and D. C. Lagoudas, “Thermomechanical Characterization of Shape Memory Alloy Materials,” in </w:t>
      </w:r>
      <w:r w:rsidRPr="007C6815">
        <w:rPr>
          <w:rFonts w:ascii="Calibri" w:hAnsi="Calibri" w:cs="Calibri"/>
          <w:i/>
          <w:iCs/>
        </w:rPr>
        <w:t>Shape Memory Alloys: Modeling and Engineering Applications</w:t>
      </w:r>
      <w:r w:rsidRPr="007C6815">
        <w:rPr>
          <w:rFonts w:ascii="Calibri" w:hAnsi="Calibri" w:cs="Calibri"/>
        </w:rPr>
        <w:t>, D. C. Lagoudas, Ed., New York: Springer-Verlag, 2008.</w:t>
      </w:r>
    </w:p>
    <w:p w14:paraId="4BEE6F5F" w14:textId="77777777" w:rsidR="007C6815" w:rsidRPr="007C6815" w:rsidRDefault="007C6815" w:rsidP="007C6815">
      <w:pPr>
        <w:pStyle w:val="Bibliography"/>
        <w:rPr>
          <w:rFonts w:ascii="Calibri" w:hAnsi="Calibri" w:cs="Calibri"/>
        </w:rPr>
      </w:pPr>
      <w:r w:rsidRPr="007C6815">
        <w:rPr>
          <w:rFonts w:ascii="Calibri" w:hAnsi="Calibri" w:cs="Calibri"/>
        </w:rPr>
        <w:t>[21]</w:t>
      </w:r>
      <w:r w:rsidRPr="007C6815">
        <w:rPr>
          <w:rFonts w:ascii="Calibri" w:hAnsi="Calibri" w:cs="Calibri"/>
        </w:rPr>
        <w:tab/>
        <w:t xml:space="preserve">D. Whitten and D. Hartl, “Iterative calibration of a shape memory alloy constitutive model from 1D and 2D data using optimization methods,” in </w:t>
      </w:r>
      <w:r w:rsidRPr="007C6815">
        <w:rPr>
          <w:rFonts w:ascii="Calibri" w:hAnsi="Calibri" w:cs="Calibri"/>
          <w:i/>
          <w:iCs/>
        </w:rPr>
        <w:t>Behavior and Mechanics of Multifunctional Materials and Composites 2014</w:t>
      </w:r>
      <w:r w:rsidRPr="007C6815">
        <w:rPr>
          <w:rFonts w:ascii="Calibri" w:hAnsi="Calibri" w:cs="Calibri"/>
        </w:rPr>
        <w:t>, SPIE, 2014, pp. 21–31.</w:t>
      </w:r>
    </w:p>
    <w:p w14:paraId="153362FC" w14:textId="77777777" w:rsidR="007C6815" w:rsidRPr="007C6815" w:rsidRDefault="007C6815" w:rsidP="007C6815">
      <w:pPr>
        <w:pStyle w:val="Bibliography"/>
        <w:rPr>
          <w:rFonts w:ascii="Calibri" w:hAnsi="Calibri" w:cs="Calibri"/>
        </w:rPr>
      </w:pPr>
      <w:r w:rsidRPr="007C6815">
        <w:rPr>
          <w:rFonts w:ascii="Calibri" w:hAnsi="Calibri" w:cs="Calibri"/>
        </w:rPr>
        <w:t>[22]</w:t>
      </w:r>
      <w:r w:rsidRPr="007C6815">
        <w:rPr>
          <w:rFonts w:ascii="Calibri" w:hAnsi="Calibri" w:cs="Calibri"/>
        </w:rPr>
        <w:tab/>
      </w:r>
      <w:r w:rsidRPr="007C6815">
        <w:rPr>
          <w:rFonts w:ascii="Calibri" w:hAnsi="Calibri" w:cs="Calibri"/>
          <w:i/>
          <w:iCs/>
        </w:rPr>
        <w:t>Material Calibration - 3DExperience</w:t>
      </w:r>
      <w:r w:rsidRPr="007C6815">
        <w:rPr>
          <w:rFonts w:ascii="Calibri" w:hAnsi="Calibri" w:cs="Calibri"/>
        </w:rPr>
        <w:t>. (Oct. 08, 2024). Dassault Systemes, Woodlands Hills, CA. Accessed: Oct. 08, 2024. [Online]. Available: https://help.3ds.com/2024x/English/DSDoc/MatCalibUserMap/matcalib-c-ov.htm?contextscope=cloud&amp;id=27e963e7360f4cddb5af8a8c7ab38e45&amp;_gl=1*rhnu28*_</w:t>
      </w:r>
      <w:r w:rsidRPr="007C6815">
        <w:rPr>
          <w:rFonts w:ascii="Calibri" w:hAnsi="Calibri" w:cs="Calibri"/>
        </w:rPr>
        <w:lastRenderedPageBreak/>
        <w:t>up*MQ..*_ga*MTI1NDEzMTAyLjE3MjgzOTc0NTE.*_ga_DYJDKXYEZ4*MTcyODM5NzQ1MS4xLjAuMTcyODM5NzQ1MS4wLjAuMA..*_ga_39DKQ0LYW1*MTcyODM5NzQ1MS4xLjEuMTcyODM5NzQ1MS4wLjAuMA..</w:t>
      </w:r>
    </w:p>
    <w:p w14:paraId="6F691E5B" w14:textId="77777777" w:rsidR="007C6815" w:rsidRPr="007C6815" w:rsidRDefault="007C6815" w:rsidP="007C6815">
      <w:pPr>
        <w:pStyle w:val="Bibliography"/>
        <w:rPr>
          <w:rFonts w:ascii="Calibri" w:hAnsi="Calibri" w:cs="Calibri"/>
        </w:rPr>
      </w:pPr>
      <w:r w:rsidRPr="007C6815">
        <w:rPr>
          <w:rFonts w:ascii="Calibri" w:hAnsi="Calibri" w:cs="Calibri"/>
        </w:rPr>
        <w:t>[23]</w:t>
      </w:r>
      <w:r w:rsidRPr="007C6815">
        <w:rPr>
          <w:rFonts w:ascii="Calibri" w:hAnsi="Calibri" w:cs="Calibri"/>
        </w:rPr>
        <w:tab/>
        <w:t>Free Software Foundation, “The GNU General Public License v3.0 - GNU Project - Free Software Foundation.” Accessed: Nov. 08, 2024. [Online]. Available: https://www.gnu.org/licenses/gpl-3.0.en.html</w:t>
      </w:r>
    </w:p>
    <w:p w14:paraId="2EBE8DD5" w14:textId="77777777" w:rsidR="007C6815" w:rsidRPr="007C6815" w:rsidRDefault="007C6815" w:rsidP="007C6815">
      <w:pPr>
        <w:pStyle w:val="Bibliography"/>
        <w:rPr>
          <w:rFonts w:ascii="Calibri" w:hAnsi="Calibri" w:cs="Calibri"/>
        </w:rPr>
      </w:pPr>
      <w:r w:rsidRPr="007C6815">
        <w:rPr>
          <w:rFonts w:ascii="Calibri" w:hAnsi="Calibri" w:cs="Calibri"/>
        </w:rPr>
        <w:t>[24]</w:t>
      </w:r>
      <w:r w:rsidRPr="007C6815">
        <w:rPr>
          <w:rFonts w:ascii="Calibri" w:hAnsi="Calibri" w:cs="Calibri"/>
        </w:rPr>
        <w:tab/>
        <w:t xml:space="preserve">P. B. C. Leal and M. A. Savi, “Shape memory alloy-based mechanism for aeronautical application: Theory, optimization and experiment,” </w:t>
      </w:r>
      <w:r w:rsidRPr="007C6815">
        <w:rPr>
          <w:rFonts w:ascii="Calibri" w:hAnsi="Calibri" w:cs="Calibri"/>
          <w:i/>
          <w:iCs/>
        </w:rPr>
        <w:t>Aerosp. Sci. Technol.</w:t>
      </w:r>
      <w:r w:rsidRPr="007C6815">
        <w:rPr>
          <w:rFonts w:ascii="Calibri" w:hAnsi="Calibri" w:cs="Calibri"/>
        </w:rPr>
        <w:t>, vol. 76, pp. 155–163, May 2018, doi: 10.1016/j.ast.2018.02.010.</w:t>
      </w:r>
    </w:p>
    <w:p w14:paraId="5F53F91F" w14:textId="77777777" w:rsidR="007C6815" w:rsidRPr="007C6815" w:rsidRDefault="007C6815" w:rsidP="007C6815">
      <w:pPr>
        <w:pStyle w:val="Bibliography"/>
        <w:rPr>
          <w:rFonts w:ascii="Calibri" w:hAnsi="Calibri" w:cs="Calibri"/>
        </w:rPr>
      </w:pPr>
      <w:r w:rsidRPr="007C6815">
        <w:rPr>
          <w:rFonts w:ascii="Calibri" w:hAnsi="Calibri" w:cs="Calibri"/>
        </w:rPr>
        <w:t>[25]</w:t>
      </w:r>
      <w:r w:rsidRPr="007C6815">
        <w:rPr>
          <w:rFonts w:ascii="Calibri" w:hAnsi="Calibri" w:cs="Calibri"/>
        </w:rPr>
        <w:tab/>
        <w:t xml:space="preserve">P. Walgren </w:t>
      </w:r>
      <w:r w:rsidRPr="007C6815">
        <w:rPr>
          <w:rFonts w:ascii="Calibri" w:hAnsi="Calibri" w:cs="Calibri"/>
          <w:i/>
          <w:iCs/>
        </w:rPr>
        <w:t>et al.</w:t>
      </w:r>
      <w:r w:rsidRPr="007C6815">
        <w:rPr>
          <w:rFonts w:ascii="Calibri" w:hAnsi="Calibri" w:cs="Calibri"/>
        </w:rPr>
        <w:t xml:space="preserve">, “Development and Testing of a Shape Memory Alloy-Driven Composite Morphing Radiator,” </w:t>
      </w:r>
      <w:r w:rsidRPr="007C6815">
        <w:rPr>
          <w:rFonts w:ascii="Calibri" w:hAnsi="Calibri" w:cs="Calibri"/>
          <w:i/>
          <w:iCs/>
        </w:rPr>
        <w:t>Shape Mem. Superelasticity</w:t>
      </w:r>
      <w:r w:rsidRPr="007C6815">
        <w:rPr>
          <w:rFonts w:ascii="Calibri" w:hAnsi="Calibri" w:cs="Calibri"/>
        </w:rPr>
        <w:t>, pp. 1–10, Jan. 2018, doi: 10.1007/s40830-018-0147-2.</w:t>
      </w:r>
    </w:p>
    <w:p w14:paraId="338904D0" w14:textId="77777777" w:rsidR="007C6815" w:rsidRPr="007C6815" w:rsidRDefault="007C6815" w:rsidP="007C6815">
      <w:pPr>
        <w:pStyle w:val="Bibliography"/>
        <w:rPr>
          <w:rFonts w:ascii="Calibri" w:hAnsi="Calibri" w:cs="Calibri"/>
        </w:rPr>
      </w:pPr>
      <w:r w:rsidRPr="007C6815">
        <w:rPr>
          <w:rFonts w:ascii="Calibri" w:hAnsi="Calibri" w:cs="Calibri"/>
        </w:rPr>
        <w:t>[26]</w:t>
      </w:r>
      <w:r w:rsidRPr="007C6815">
        <w:rPr>
          <w:rFonts w:ascii="Calibri" w:hAnsi="Calibri" w:cs="Calibri"/>
        </w:rPr>
        <w:tab/>
        <w:t xml:space="preserve">P. Walgren, S. Nevin, and D. Hartl, “Design, experimental demonstration, and validation of a composite morphing space radiator,” </w:t>
      </w:r>
      <w:r w:rsidRPr="007C6815">
        <w:rPr>
          <w:rFonts w:ascii="Calibri" w:hAnsi="Calibri" w:cs="Calibri"/>
          <w:i/>
          <w:iCs/>
        </w:rPr>
        <w:t>J. Compos. Mater.</w:t>
      </w:r>
      <w:r w:rsidRPr="007C6815">
        <w:rPr>
          <w:rFonts w:ascii="Calibri" w:hAnsi="Calibri" w:cs="Calibri"/>
        </w:rPr>
        <w:t>, p. 00219983221144499, Dec. 2022, doi: 10.1177/00219983221144499.</w:t>
      </w:r>
    </w:p>
    <w:p w14:paraId="2A8A5E47" w14:textId="77777777" w:rsidR="007C6815" w:rsidRPr="007C6815" w:rsidRDefault="007C6815" w:rsidP="007C6815">
      <w:pPr>
        <w:pStyle w:val="Bibliography"/>
        <w:rPr>
          <w:rFonts w:ascii="Calibri" w:hAnsi="Calibri" w:cs="Calibri"/>
        </w:rPr>
      </w:pPr>
      <w:r w:rsidRPr="007C6815">
        <w:rPr>
          <w:rFonts w:ascii="Calibri" w:hAnsi="Calibri" w:cs="Calibri"/>
        </w:rPr>
        <w:t>[27]</w:t>
      </w:r>
      <w:r w:rsidRPr="007C6815">
        <w:rPr>
          <w:rFonts w:ascii="Calibri" w:hAnsi="Calibri" w:cs="Calibri"/>
        </w:rPr>
        <w:tab/>
        <w:t xml:space="preserve">K. Deb, A. Pratap, S. Agarwal, and T. Meyarivan, “A fast and elitist multiobjective genetic algorithm: NSGA-II,” </w:t>
      </w:r>
      <w:r w:rsidRPr="007C6815">
        <w:rPr>
          <w:rFonts w:ascii="Calibri" w:hAnsi="Calibri" w:cs="Calibri"/>
          <w:i/>
          <w:iCs/>
        </w:rPr>
        <w:t>IEEE Trans. Evol. Comput.</w:t>
      </w:r>
      <w:r w:rsidRPr="007C6815">
        <w:rPr>
          <w:rFonts w:ascii="Calibri" w:hAnsi="Calibri" w:cs="Calibri"/>
        </w:rPr>
        <w:t>, vol. 6, no. 2, pp. 182–197, 2002.</w:t>
      </w:r>
    </w:p>
    <w:p w14:paraId="194FA4E9" w14:textId="77777777" w:rsidR="007C6815" w:rsidRPr="007C6815" w:rsidRDefault="007C6815" w:rsidP="007C6815">
      <w:pPr>
        <w:pStyle w:val="Bibliography"/>
        <w:rPr>
          <w:rFonts w:ascii="Calibri" w:hAnsi="Calibri" w:cs="Calibri"/>
        </w:rPr>
      </w:pPr>
      <w:r w:rsidRPr="007C6815">
        <w:rPr>
          <w:rFonts w:ascii="Calibri" w:hAnsi="Calibri" w:cs="Calibri"/>
        </w:rPr>
        <w:t>[28]</w:t>
      </w:r>
      <w:r w:rsidRPr="007C6815">
        <w:rPr>
          <w:rFonts w:ascii="Calibri" w:hAnsi="Calibri" w:cs="Calibri"/>
        </w:rPr>
        <w:tab/>
        <w:t xml:space="preserve">F.-A. Fortin, F.-M. D. Rainville, M.-A. Gardner, M. Parizeau, and C. Gagné, “DEAP: Evolutionary Algorithms Made Easy,” </w:t>
      </w:r>
      <w:r w:rsidRPr="007C6815">
        <w:rPr>
          <w:rFonts w:ascii="Calibri" w:hAnsi="Calibri" w:cs="Calibri"/>
          <w:i/>
          <w:iCs/>
        </w:rPr>
        <w:t>J. Mach. Learn. Res.</w:t>
      </w:r>
      <w:r w:rsidRPr="007C6815">
        <w:rPr>
          <w:rFonts w:ascii="Calibri" w:hAnsi="Calibri" w:cs="Calibri"/>
        </w:rPr>
        <w:t>, vol. 13, pp. 2171–2175, Jul. 2012.</w:t>
      </w:r>
    </w:p>
    <w:p w14:paraId="1F762D54" w14:textId="77777777" w:rsidR="007C6815" w:rsidRPr="007C6815" w:rsidRDefault="007C6815" w:rsidP="007C6815">
      <w:pPr>
        <w:pStyle w:val="Bibliography"/>
        <w:rPr>
          <w:rFonts w:ascii="Calibri" w:hAnsi="Calibri" w:cs="Calibri"/>
        </w:rPr>
      </w:pPr>
      <w:r w:rsidRPr="007C6815">
        <w:rPr>
          <w:rFonts w:ascii="Calibri" w:hAnsi="Calibri" w:cs="Calibri"/>
        </w:rPr>
        <w:t>[29]</w:t>
      </w:r>
      <w:r w:rsidRPr="007C6815">
        <w:rPr>
          <w:rFonts w:ascii="Calibri" w:hAnsi="Calibri" w:cs="Calibri"/>
        </w:rPr>
        <w:tab/>
        <w:t xml:space="preserve">P. Virtanen </w:t>
      </w:r>
      <w:r w:rsidRPr="007C6815">
        <w:rPr>
          <w:rFonts w:ascii="Calibri" w:hAnsi="Calibri" w:cs="Calibri"/>
          <w:i/>
          <w:iCs/>
        </w:rPr>
        <w:t>et al.</w:t>
      </w:r>
      <w:r w:rsidRPr="007C6815">
        <w:rPr>
          <w:rFonts w:ascii="Calibri" w:hAnsi="Calibri" w:cs="Calibri"/>
        </w:rPr>
        <w:t xml:space="preserve">, “SciPy 1.0: fundamental algorithms for scientific computing in Python,” </w:t>
      </w:r>
      <w:r w:rsidRPr="007C6815">
        <w:rPr>
          <w:rFonts w:ascii="Calibri" w:hAnsi="Calibri" w:cs="Calibri"/>
          <w:i/>
          <w:iCs/>
        </w:rPr>
        <w:t>Nat. Methods</w:t>
      </w:r>
      <w:r w:rsidRPr="007C6815">
        <w:rPr>
          <w:rFonts w:ascii="Calibri" w:hAnsi="Calibri" w:cs="Calibri"/>
        </w:rPr>
        <w:t>, vol. 17, no. 3, pp. 261–272, Mar. 2020, doi: 10.1038/s41592-019-0686-2.</w:t>
      </w:r>
    </w:p>
    <w:p w14:paraId="13B5A937" w14:textId="77777777" w:rsidR="007C6815" w:rsidRPr="007C6815" w:rsidRDefault="007C6815" w:rsidP="007C6815">
      <w:pPr>
        <w:pStyle w:val="Bibliography"/>
        <w:rPr>
          <w:rFonts w:ascii="Calibri" w:hAnsi="Calibri" w:cs="Calibri"/>
        </w:rPr>
      </w:pPr>
      <w:r w:rsidRPr="007C6815">
        <w:rPr>
          <w:rFonts w:ascii="Calibri" w:hAnsi="Calibri" w:cs="Calibri"/>
        </w:rPr>
        <w:t>[30]</w:t>
      </w:r>
      <w:r w:rsidRPr="007C6815">
        <w:rPr>
          <w:rFonts w:ascii="Calibri" w:hAnsi="Calibri" w:cs="Calibri"/>
        </w:rPr>
        <w:tab/>
        <w:t xml:space="preserve">J. C. Simo and T. J. R. Hughes, “Integration Algorithms for Plasticity and Viscoplasticity,” in </w:t>
      </w:r>
      <w:r w:rsidRPr="007C6815">
        <w:rPr>
          <w:rFonts w:ascii="Calibri" w:hAnsi="Calibri" w:cs="Calibri"/>
          <w:i/>
          <w:iCs/>
        </w:rPr>
        <w:t>Computational Inelasticity</w:t>
      </w:r>
      <w:r w:rsidRPr="007C6815">
        <w:rPr>
          <w:rFonts w:ascii="Calibri" w:hAnsi="Calibri" w:cs="Calibri"/>
        </w:rPr>
        <w:t>, in Interdisciplinary Applied Mathematics. , New York, NY: Springer, 1998, pp. 113–153. doi: 10.1007/0-387-22763-6_3.</w:t>
      </w:r>
    </w:p>
    <w:p w14:paraId="3B295136" w14:textId="77777777" w:rsidR="007C6815" w:rsidRPr="007C6815" w:rsidRDefault="007C6815" w:rsidP="007C6815">
      <w:pPr>
        <w:pStyle w:val="Bibliography"/>
        <w:rPr>
          <w:rFonts w:ascii="Calibri" w:hAnsi="Calibri" w:cs="Calibri"/>
        </w:rPr>
      </w:pPr>
      <w:r w:rsidRPr="007C6815">
        <w:rPr>
          <w:rFonts w:ascii="Calibri" w:hAnsi="Calibri" w:cs="Calibri"/>
        </w:rPr>
        <w:t>[31]</w:t>
      </w:r>
      <w:r w:rsidRPr="007C6815">
        <w:rPr>
          <w:rFonts w:ascii="Calibri" w:hAnsi="Calibri" w:cs="Calibri"/>
        </w:rPr>
        <w:tab/>
        <w:t xml:space="preserve">G. S. Bigelow, A. Garg, O. Benafan, R. D. Noebe, S. A. Padula, and D. J. Gaydosh, “Development and testing of a Ni50.5Ti27.2Hf22.3 high temperature shape memory alloy,” </w:t>
      </w:r>
      <w:r w:rsidRPr="007C6815">
        <w:rPr>
          <w:rFonts w:ascii="Calibri" w:hAnsi="Calibri" w:cs="Calibri"/>
          <w:i/>
          <w:iCs/>
        </w:rPr>
        <w:t>Materialia</w:t>
      </w:r>
      <w:r w:rsidRPr="007C6815">
        <w:rPr>
          <w:rFonts w:ascii="Calibri" w:hAnsi="Calibri" w:cs="Calibri"/>
        </w:rPr>
        <w:t>, vol. 21, p. 101297, Mar. 2022, doi: 10.1016/j.mtla.2021.101297.</w:t>
      </w:r>
    </w:p>
    <w:p w14:paraId="3B1D613B" w14:textId="77777777" w:rsidR="007C6815" w:rsidRPr="007C6815" w:rsidRDefault="007C6815" w:rsidP="007C6815">
      <w:pPr>
        <w:pStyle w:val="Bibliography"/>
        <w:rPr>
          <w:rFonts w:ascii="Calibri" w:hAnsi="Calibri" w:cs="Calibri"/>
        </w:rPr>
      </w:pPr>
      <w:r w:rsidRPr="007C6815">
        <w:rPr>
          <w:rFonts w:ascii="Calibri" w:hAnsi="Calibri" w:cs="Calibri"/>
        </w:rPr>
        <w:t>[32]</w:t>
      </w:r>
      <w:r w:rsidRPr="007C6815">
        <w:rPr>
          <w:rFonts w:ascii="Calibri" w:hAnsi="Calibri" w:cs="Calibri"/>
        </w:rPr>
        <w:tab/>
        <w:t xml:space="preserve">P. B. C. Leal, M. Cabral-Seanez, V. B. Baliga, D. L. Altshuler, and D. J. Hartl, “Phase transformation-driven artificial muscle mimics the multifunctionality of avian wing muscle,” </w:t>
      </w:r>
      <w:r w:rsidRPr="007C6815">
        <w:rPr>
          <w:rFonts w:ascii="Calibri" w:hAnsi="Calibri" w:cs="Calibri"/>
          <w:i/>
          <w:iCs/>
        </w:rPr>
        <w:t>J. R. Soc. Interface</w:t>
      </w:r>
      <w:r w:rsidRPr="007C6815">
        <w:rPr>
          <w:rFonts w:ascii="Calibri" w:hAnsi="Calibri" w:cs="Calibri"/>
        </w:rPr>
        <w:t>, vol. 18, no. 184, p. 20201042, Nov. 2021, doi: 10.1098/rsif.2020.1042.</w:t>
      </w:r>
    </w:p>
    <w:p w14:paraId="7127DB63" w14:textId="77777777" w:rsidR="007C6815" w:rsidRPr="007C6815" w:rsidRDefault="007C6815" w:rsidP="007C6815">
      <w:pPr>
        <w:pStyle w:val="Bibliography"/>
        <w:rPr>
          <w:rFonts w:ascii="Calibri" w:hAnsi="Calibri" w:cs="Calibri"/>
        </w:rPr>
      </w:pPr>
      <w:r w:rsidRPr="007C6815">
        <w:rPr>
          <w:rFonts w:ascii="Calibri" w:hAnsi="Calibri" w:cs="Calibri"/>
        </w:rPr>
        <w:t>[33]</w:t>
      </w:r>
      <w:r w:rsidRPr="007C6815">
        <w:rPr>
          <w:rFonts w:ascii="Calibri" w:hAnsi="Calibri" w:cs="Calibri"/>
        </w:rPr>
        <w:tab/>
        <w:t xml:space="preserve">L. C. Brinson and M. S. Huang, “Simplifications and Comparisons of Shape Memory Alloy Constitutive Models,” </w:t>
      </w:r>
      <w:r w:rsidRPr="007C6815">
        <w:rPr>
          <w:rFonts w:ascii="Calibri" w:hAnsi="Calibri" w:cs="Calibri"/>
          <w:i/>
          <w:iCs/>
        </w:rPr>
        <w:t>J. Intell. Mater. Syst. Struct.</w:t>
      </w:r>
      <w:r w:rsidRPr="007C6815">
        <w:rPr>
          <w:rFonts w:ascii="Calibri" w:hAnsi="Calibri" w:cs="Calibri"/>
        </w:rPr>
        <w:t>, vol. 7, pp. 108–114, 1996.</w:t>
      </w:r>
    </w:p>
    <w:p w14:paraId="211865B2" w14:textId="77777777" w:rsidR="007C6815" w:rsidRPr="007C6815" w:rsidRDefault="007C6815" w:rsidP="007C6815">
      <w:pPr>
        <w:pStyle w:val="Bibliography"/>
        <w:rPr>
          <w:rFonts w:ascii="Calibri" w:hAnsi="Calibri" w:cs="Calibri"/>
        </w:rPr>
      </w:pPr>
      <w:r w:rsidRPr="007C6815">
        <w:rPr>
          <w:rFonts w:ascii="Calibri" w:hAnsi="Calibri" w:cs="Calibri"/>
        </w:rPr>
        <w:t>[34]</w:t>
      </w:r>
      <w:r w:rsidRPr="007C6815">
        <w:rPr>
          <w:rFonts w:ascii="Calibri" w:hAnsi="Calibri" w:cs="Calibri"/>
        </w:rPr>
        <w:tab/>
        <w:t xml:space="preserve">F. Auricchio, R. L. Taylor, and J. Lubliner, “Shape-Memory Alloys: Macromodelling and Numerical Simulations of the Superelastic Behavior,” </w:t>
      </w:r>
      <w:r w:rsidRPr="007C6815">
        <w:rPr>
          <w:rFonts w:ascii="Calibri" w:hAnsi="Calibri" w:cs="Calibri"/>
          <w:i/>
          <w:iCs/>
        </w:rPr>
        <w:t>Comput. Methods Appl. Mech. Eng.</w:t>
      </w:r>
      <w:r w:rsidRPr="007C6815">
        <w:rPr>
          <w:rFonts w:ascii="Calibri" w:hAnsi="Calibri" w:cs="Calibri"/>
        </w:rPr>
        <w:t>, vol. 146, pp. 281–312, 1997.</w:t>
      </w:r>
    </w:p>
    <w:p w14:paraId="4002138A" w14:textId="77777777" w:rsidR="007C6815" w:rsidRPr="007C6815" w:rsidRDefault="007C6815" w:rsidP="007C6815">
      <w:pPr>
        <w:pStyle w:val="Bibliography"/>
        <w:rPr>
          <w:rFonts w:ascii="Calibri" w:hAnsi="Calibri" w:cs="Calibri"/>
        </w:rPr>
      </w:pPr>
      <w:r w:rsidRPr="007C6815">
        <w:rPr>
          <w:rFonts w:ascii="Calibri" w:hAnsi="Calibri" w:cs="Calibri"/>
        </w:rPr>
        <w:t>[35]</w:t>
      </w:r>
      <w:r w:rsidRPr="007C6815">
        <w:rPr>
          <w:rFonts w:ascii="Calibri" w:hAnsi="Calibri" w:cs="Calibri"/>
        </w:rPr>
        <w:tab/>
        <w:t xml:space="preserve">F. Auricchio and E. Sacco, “A One-Dimensional Model for Superleastic Shape-Memory Alloys With Different Elastic Properties Between Austenite and Martensite,” </w:t>
      </w:r>
      <w:r w:rsidRPr="007C6815">
        <w:rPr>
          <w:rFonts w:ascii="Calibri" w:hAnsi="Calibri" w:cs="Calibri"/>
          <w:i/>
          <w:iCs/>
        </w:rPr>
        <w:t>Int. J. Non-Linear Mech.</w:t>
      </w:r>
      <w:r w:rsidRPr="007C6815">
        <w:rPr>
          <w:rFonts w:ascii="Calibri" w:hAnsi="Calibri" w:cs="Calibri"/>
        </w:rPr>
        <w:t>, vol. 32, no. 6, pp. 1101–1114, 1997.</w:t>
      </w:r>
    </w:p>
    <w:p w14:paraId="3AC75C29" w14:textId="6DD1B7CA" w:rsidR="009D635D" w:rsidRDefault="002431B9" w:rsidP="009D635D">
      <w:r>
        <w:fldChar w:fldCharType="end"/>
      </w:r>
    </w:p>
    <w:p w14:paraId="0D275BC1" w14:textId="6FD848C1" w:rsidR="002431B9" w:rsidRDefault="002431B9" w:rsidP="002431B9">
      <w:pPr>
        <w:pStyle w:val="Heading1"/>
      </w:pPr>
      <w:r>
        <w:lastRenderedPageBreak/>
        <w:t>Appendix: Full calibration p</w:t>
      </w:r>
      <w:r w:rsidR="009D7E47">
        <w:t>arameter</w:t>
      </w:r>
      <w:r>
        <w:t xml:space="preserve"> history</w:t>
      </w:r>
    </w:p>
    <w:p w14:paraId="39F7A839" w14:textId="60A263DA" w:rsidR="002431B9" w:rsidRPr="002431B9" w:rsidRDefault="002431B9" w:rsidP="002431B9">
      <w:pPr>
        <w:keepNext/>
        <w:spacing w:after="200"/>
        <w:rPr>
          <w:rFonts w:eastAsiaTheme="minorHAnsi" w:cstheme="minorBidi"/>
          <w:i/>
          <w:iCs/>
          <w:color w:val="44546A" w:themeColor="text2"/>
          <w:kern w:val="2"/>
          <w:sz w:val="18"/>
          <w:szCs w:val="18"/>
          <w14:ligatures w14:val="standardContextual"/>
        </w:rPr>
      </w:pPr>
      <w:r w:rsidRPr="002431B9">
        <w:rPr>
          <w:rFonts w:eastAsiaTheme="minorHAnsi" w:cstheme="minorBidi"/>
          <w:i/>
          <w:iCs/>
          <w:color w:val="44546A" w:themeColor="text2"/>
          <w:kern w:val="2"/>
          <w:sz w:val="18"/>
          <w:szCs w:val="18"/>
          <w14:ligatures w14:val="standardContextual"/>
        </w:rPr>
        <w:t xml:space="preserve">Table </w:t>
      </w:r>
      <w:r w:rsidRPr="002431B9">
        <w:rPr>
          <w:rFonts w:eastAsiaTheme="minorHAnsi" w:cstheme="minorBidi"/>
          <w:i/>
          <w:iCs/>
          <w:color w:val="44546A" w:themeColor="text2"/>
          <w:kern w:val="2"/>
          <w:sz w:val="18"/>
          <w:szCs w:val="18"/>
          <w14:ligatures w14:val="standardContextual"/>
        </w:rPr>
        <w:fldChar w:fldCharType="begin"/>
      </w:r>
      <w:r w:rsidRPr="002431B9">
        <w:rPr>
          <w:rFonts w:eastAsiaTheme="minorHAnsi" w:cstheme="minorBidi"/>
          <w:i/>
          <w:iCs/>
          <w:color w:val="44546A" w:themeColor="text2"/>
          <w:kern w:val="2"/>
          <w:sz w:val="18"/>
          <w:szCs w:val="18"/>
          <w14:ligatures w14:val="standardContextual"/>
        </w:rPr>
        <w:instrText xml:space="preserve"> SEQ Table \* ARABIC </w:instrText>
      </w:r>
      <w:r w:rsidRPr="002431B9">
        <w:rPr>
          <w:rFonts w:eastAsiaTheme="minorHAnsi" w:cstheme="minorBidi"/>
          <w:i/>
          <w:iCs/>
          <w:color w:val="44546A" w:themeColor="text2"/>
          <w:kern w:val="2"/>
          <w:sz w:val="18"/>
          <w:szCs w:val="18"/>
          <w14:ligatures w14:val="standardContextual"/>
        </w:rPr>
        <w:fldChar w:fldCharType="separate"/>
      </w:r>
      <w:r w:rsidRPr="002431B9">
        <w:rPr>
          <w:rFonts w:eastAsiaTheme="minorHAnsi" w:cstheme="minorBidi"/>
          <w:i/>
          <w:iCs/>
          <w:noProof/>
          <w:color w:val="44546A" w:themeColor="text2"/>
          <w:kern w:val="2"/>
          <w:sz w:val="18"/>
          <w:szCs w:val="18"/>
          <w14:ligatures w14:val="standardContextual"/>
        </w:rPr>
        <w:t>4</w:t>
      </w:r>
      <w:r w:rsidRPr="002431B9">
        <w:rPr>
          <w:rFonts w:eastAsiaTheme="minorHAnsi" w:cstheme="minorBidi"/>
          <w:i/>
          <w:iCs/>
          <w:color w:val="44546A" w:themeColor="text2"/>
          <w:kern w:val="2"/>
          <w:sz w:val="18"/>
          <w:szCs w:val="18"/>
          <w14:ligatures w14:val="standardContextual"/>
        </w:rPr>
        <w:fldChar w:fldCharType="end"/>
      </w:r>
      <w:r w:rsidRPr="002431B9">
        <w:rPr>
          <w:rFonts w:eastAsiaTheme="minorHAnsi" w:cstheme="minorBidi"/>
          <w:i/>
          <w:iCs/>
          <w:color w:val="44546A" w:themeColor="text2"/>
          <w:kern w:val="2"/>
          <w:sz w:val="18"/>
          <w:szCs w:val="18"/>
          <w14:ligatures w14:val="standardContextual"/>
        </w:rPr>
        <w:t>: Calibration p</w:t>
      </w:r>
      <w:r w:rsidR="009D7E47">
        <w:rPr>
          <w:rFonts w:eastAsiaTheme="minorHAnsi" w:cstheme="minorBidi"/>
          <w:i/>
          <w:iCs/>
          <w:color w:val="44546A" w:themeColor="text2"/>
          <w:kern w:val="2"/>
          <w:sz w:val="18"/>
          <w:szCs w:val="18"/>
          <w14:ligatures w14:val="standardContextual"/>
        </w:rPr>
        <w:t>arameter</w:t>
      </w:r>
      <w:r w:rsidRPr="002431B9">
        <w:rPr>
          <w:rFonts w:eastAsiaTheme="minorHAnsi" w:cstheme="minorBidi"/>
          <w:i/>
          <w:iCs/>
          <w:color w:val="44546A" w:themeColor="text2"/>
          <w:kern w:val="2"/>
          <w:sz w:val="18"/>
          <w:szCs w:val="18"/>
          <w14:ligatures w14:val="standardContextual"/>
        </w:rPr>
        <w:t xml:space="preserve"> history for the example discussed in </w:t>
      </w:r>
      <w:r w:rsidR="00606D01">
        <w:rPr>
          <w:rFonts w:eastAsiaTheme="minorHAnsi" w:cstheme="minorBidi"/>
          <w:i/>
          <w:iCs/>
          <w:color w:val="44546A" w:themeColor="text2"/>
          <w:kern w:val="2"/>
          <w:sz w:val="18"/>
          <w:szCs w:val="18"/>
          <w14:ligatures w14:val="standardContextual"/>
        </w:rPr>
        <w:t>the text</w:t>
      </w:r>
      <w:r w:rsidRPr="002431B9">
        <w:rPr>
          <w:rFonts w:eastAsiaTheme="minorHAnsi" w:cstheme="minorBidi"/>
          <w:i/>
          <w:iCs/>
          <w:color w:val="44546A" w:themeColor="text2"/>
          <w:kern w:val="2"/>
          <w:sz w:val="18"/>
          <w:szCs w:val="18"/>
          <w14:ligatures w14:val="standardContextual"/>
        </w:rPr>
        <w:t xml:space="preserve">. Values displayed with a </w:t>
      </w:r>
      <w:r w:rsidRPr="002431B9">
        <w:rPr>
          <w:rFonts w:eastAsiaTheme="minorHAnsi" w:cstheme="minorBidi"/>
          <w:i/>
          <w:iCs/>
          <w:color w:val="FF0000"/>
          <w:kern w:val="2"/>
          <w:sz w:val="18"/>
          <w:szCs w:val="18"/>
          <w14:ligatures w14:val="standardContextual"/>
        </w:rPr>
        <w:t>red</w:t>
      </w:r>
      <w:r w:rsidRPr="002431B9">
        <w:rPr>
          <w:rFonts w:eastAsiaTheme="minorHAnsi" w:cstheme="minorBidi"/>
          <w:i/>
          <w:iCs/>
          <w:color w:val="44546A" w:themeColor="text2"/>
          <w:kern w:val="2"/>
          <w:sz w:val="18"/>
          <w:szCs w:val="18"/>
          <w14:ligatures w14:val="standardContextual"/>
        </w:rPr>
        <w:t xml:space="preserve"> background converged to a bound, while those with a </w:t>
      </w:r>
      <w:r w:rsidRPr="002431B9">
        <w:rPr>
          <w:rFonts w:eastAsiaTheme="minorHAnsi" w:cstheme="minorBidi"/>
          <w:i/>
          <w:iCs/>
          <w:color w:val="0070C0"/>
          <w:kern w:val="2"/>
          <w:sz w:val="18"/>
          <w:szCs w:val="18"/>
          <w14:ligatures w14:val="standardContextual"/>
        </w:rPr>
        <w:t>blue</w:t>
      </w:r>
      <w:r w:rsidRPr="002431B9">
        <w:rPr>
          <w:rFonts w:eastAsiaTheme="minorHAnsi" w:cstheme="minorBidi"/>
          <w:i/>
          <w:iCs/>
          <w:color w:val="44546A" w:themeColor="text2"/>
          <w:kern w:val="2"/>
          <w:sz w:val="18"/>
          <w:szCs w:val="18"/>
          <w14:ligatures w14:val="standardContextual"/>
        </w:rPr>
        <w:t xml:space="preserve"> background were specified and not optimized.</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1800"/>
        <w:gridCol w:w="1800"/>
        <w:gridCol w:w="1800"/>
      </w:tblGrid>
      <w:tr w:rsidR="002431B9" w:rsidRPr="002431B9" w14:paraId="5A87FB50" w14:textId="77777777" w:rsidTr="00404127">
        <w:tc>
          <w:tcPr>
            <w:tcW w:w="3240" w:type="dxa"/>
          </w:tcPr>
          <w:p w14:paraId="6CFD5385" w14:textId="77777777" w:rsidR="002431B9" w:rsidRPr="002431B9" w:rsidRDefault="002431B9" w:rsidP="002431B9">
            <w:pPr>
              <w:rPr>
                <w:sz w:val="22"/>
                <w:szCs w:val="22"/>
              </w:rPr>
            </w:pPr>
          </w:p>
        </w:tc>
        <w:tc>
          <w:tcPr>
            <w:tcW w:w="5400" w:type="dxa"/>
            <w:gridSpan w:val="3"/>
          </w:tcPr>
          <w:p w14:paraId="4D79F3BA" w14:textId="77777777" w:rsidR="002431B9" w:rsidRPr="002431B9" w:rsidRDefault="002431B9" w:rsidP="002431B9">
            <w:pPr>
              <w:jc w:val="center"/>
              <w:rPr>
                <w:b/>
                <w:bCs/>
                <w:sz w:val="22"/>
                <w:szCs w:val="22"/>
              </w:rPr>
            </w:pPr>
            <w:r w:rsidRPr="002431B9">
              <w:rPr>
                <w:b/>
                <w:bCs/>
                <w:sz w:val="22"/>
                <w:szCs w:val="22"/>
              </w:rPr>
              <w:t>Calibration</w:t>
            </w:r>
          </w:p>
        </w:tc>
      </w:tr>
      <w:tr w:rsidR="002431B9" w:rsidRPr="002431B9" w14:paraId="42C5AC93" w14:textId="77777777" w:rsidTr="00404127">
        <w:tc>
          <w:tcPr>
            <w:tcW w:w="3240" w:type="dxa"/>
            <w:tcBorders>
              <w:bottom w:val="single" w:sz="4" w:space="0" w:color="auto"/>
              <w:right w:val="single" w:sz="4" w:space="0" w:color="auto"/>
            </w:tcBorders>
          </w:tcPr>
          <w:p w14:paraId="2DC1169D" w14:textId="77777777" w:rsidR="002431B9" w:rsidRPr="002431B9" w:rsidRDefault="002431B9" w:rsidP="002431B9">
            <w:pPr>
              <w:jc w:val="center"/>
              <w:rPr>
                <w:b/>
                <w:bCs/>
                <w:sz w:val="22"/>
                <w:szCs w:val="22"/>
              </w:rPr>
            </w:pPr>
            <w:r w:rsidRPr="002431B9">
              <w:rPr>
                <w:b/>
                <w:bCs/>
                <w:sz w:val="22"/>
                <w:szCs w:val="22"/>
              </w:rPr>
              <w:t>Property</w:t>
            </w:r>
          </w:p>
        </w:tc>
        <w:tc>
          <w:tcPr>
            <w:tcW w:w="1800" w:type="dxa"/>
            <w:tcBorders>
              <w:left w:val="single" w:sz="4" w:space="0" w:color="auto"/>
              <w:bottom w:val="single" w:sz="4" w:space="0" w:color="auto"/>
              <w:right w:val="single" w:sz="4" w:space="0" w:color="auto"/>
            </w:tcBorders>
          </w:tcPr>
          <w:p w14:paraId="638D43C0" w14:textId="77777777" w:rsidR="002431B9" w:rsidRPr="002431B9" w:rsidRDefault="002431B9" w:rsidP="002431B9">
            <w:pPr>
              <w:rPr>
                <w:b/>
                <w:bCs/>
                <w:sz w:val="22"/>
                <w:szCs w:val="22"/>
              </w:rPr>
            </w:pPr>
            <w:r w:rsidRPr="002431B9">
              <w:rPr>
                <w:b/>
                <w:bCs/>
                <w:sz w:val="22"/>
                <w:szCs w:val="22"/>
              </w:rPr>
              <w:t>1</w:t>
            </w:r>
          </w:p>
        </w:tc>
        <w:tc>
          <w:tcPr>
            <w:tcW w:w="1800" w:type="dxa"/>
            <w:tcBorders>
              <w:left w:val="single" w:sz="4" w:space="0" w:color="auto"/>
              <w:bottom w:val="single" w:sz="4" w:space="0" w:color="auto"/>
              <w:right w:val="single" w:sz="4" w:space="0" w:color="auto"/>
            </w:tcBorders>
          </w:tcPr>
          <w:p w14:paraId="3D6CF7DD" w14:textId="77777777" w:rsidR="002431B9" w:rsidRPr="002431B9" w:rsidRDefault="002431B9" w:rsidP="002431B9">
            <w:pPr>
              <w:rPr>
                <w:b/>
                <w:bCs/>
                <w:sz w:val="22"/>
                <w:szCs w:val="22"/>
              </w:rPr>
            </w:pPr>
            <w:r w:rsidRPr="002431B9">
              <w:rPr>
                <w:b/>
                <w:bCs/>
                <w:sz w:val="22"/>
                <w:szCs w:val="22"/>
              </w:rPr>
              <w:t>2</w:t>
            </w:r>
          </w:p>
        </w:tc>
        <w:tc>
          <w:tcPr>
            <w:tcW w:w="1800" w:type="dxa"/>
            <w:tcBorders>
              <w:left w:val="single" w:sz="4" w:space="0" w:color="auto"/>
              <w:bottom w:val="single" w:sz="4" w:space="0" w:color="auto"/>
            </w:tcBorders>
          </w:tcPr>
          <w:p w14:paraId="186DAE55" w14:textId="77777777" w:rsidR="002431B9" w:rsidRPr="002431B9" w:rsidRDefault="002431B9" w:rsidP="002431B9">
            <w:pPr>
              <w:rPr>
                <w:b/>
                <w:bCs/>
                <w:sz w:val="22"/>
                <w:szCs w:val="22"/>
              </w:rPr>
            </w:pPr>
            <w:r w:rsidRPr="002431B9">
              <w:rPr>
                <w:b/>
                <w:bCs/>
                <w:sz w:val="22"/>
                <w:szCs w:val="22"/>
              </w:rPr>
              <w:t>3</w:t>
            </w:r>
          </w:p>
        </w:tc>
      </w:tr>
      <w:tr w:rsidR="002431B9" w:rsidRPr="002431B9" w14:paraId="7A837C7C" w14:textId="77777777" w:rsidTr="00404127">
        <w:tc>
          <w:tcPr>
            <w:tcW w:w="3240" w:type="dxa"/>
            <w:tcBorders>
              <w:top w:val="single" w:sz="4" w:space="0" w:color="auto"/>
              <w:bottom w:val="single" w:sz="4" w:space="0" w:color="auto"/>
              <w:right w:val="single" w:sz="4" w:space="0" w:color="auto"/>
            </w:tcBorders>
            <w:vAlign w:val="center"/>
          </w:tcPr>
          <w:p w14:paraId="347A57FF" w14:textId="3ACC4B09" w:rsidR="002431B9" w:rsidRPr="009D7E47" w:rsidRDefault="000C2939" w:rsidP="002431B9">
            <w:pPr>
              <w:jc w:val="center"/>
              <w:rPr>
                <w:sz w:val="22"/>
                <w:szCs w:val="22"/>
              </w:rPr>
            </w:pPr>
            <m:oMath>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m:t>
                  </m:r>
                </m:sup>
              </m:sSup>
            </m:oMath>
            <w:r w:rsidR="002431B9" w:rsidRPr="009D7E47">
              <w:rPr>
                <w:sz w:val="22"/>
                <w:szCs w:val="22"/>
              </w:rPr>
              <w:t xml:space="preserve"> (GPa)</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548EAE3F" w14:textId="77777777" w:rsidR="002431B9" w:rsidRPr="002431B9" w:rsidRDefault="002431B9" w:rsidP="002431B9">
            <w:pPr>
              <w:rPr>
                <w:sz w:val="22"/>
                <w:szCs w:val="22"/>
              </w:rPr>
            </w:pPr>
            <w:r w:rsidRPr="002431B9">
              <w:rPr>
                <w:sz w:val="22"/>
                <w:szCs w:val="22"/>
              </w:rPr>
              <w:t>24.3</w:t>
            </w:r>
          </w:p>
        </w:tc>
        <w:tc>
          <w:tcPr>
            <w:tcW w:w="1800" w:type="dxa"/>
            <w:tcBorders>
              <w:top w:val="single" w:sz="4" w:space="0" w:color="auto"/>
              <w:left w:val="single" w:sz="4" w:space="0" w:color="auto"/>
              <w:bottom w:val="single" w:sz="4" w:space="0" w:color="auto"/>
              <w:right w:val="single" w:sz="4" w:space="0" w:color="auto"/>
            </w:tcBorders>
          </w:tcPr>
          <w:p w14:paraId="00BF9436" w14:textId="77777777" w:rsidR="002431B9" w:rsidRPr="002431B9" w:rsidRDefault="002431B9" w:rsidP="002431B9">
            <w:pPr>
              <w:rPr>
                <w:sz w:val="22"/>
                <w:szCs w:val="22"/>
              </w:rPr>
            </w:pPr>
            <w:r w:rsidRPr="002431B9">
              <w:rPr>
                <w:sz w:val="22"/>
                <w:szCs w:val="22"/>
              </w:rPr>
              <w:t>20.2</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0A58F9E" w14:textId="77777777" w:rsidR="002431B9" w:rsidRPr="002431B9" w:rsidRDefault="002431B9" w:rsidP="002431B9">
            <w:pPr>
              <w:rPr>
                <w:sz w:val="22"/>
                <w:szCs w:val="22"/>
              </w:rPr>
            </w:pPr>
            <w:r w:rsidRPr="002431B9">
              <w:rPr>
                <w:sz w:val="22"/>
                <w:szCs w:val="22"/>
              </w:rPr>
              <w:t>20.2</w:t>
            </w:r>
          </w:p>
        </w:tc>
      </w:tr>
      <w:tr w:rsidR="00404127" w:rsidRPr="002431B9" w14:paraId="5EB7CA54" w14:textId="77777777" w:rsidTr="00404127">
        <w:tc>
          <w:tcPr>
            <w:tcW w:w="3240" w:type="dxa"/>
            <w:tcBorders>
              <w:top w:val="single" w:sz="4" w:space="0" w:color="auto"/>
              <w:bottom w:val="single" w:sz="4" w:space="0" w:color="auto"/>
              <w:right w:val="single" w:sz="4" w:space="0" w:color="auto"/>
            </w:tcBorders>
            <w:vAlign w:val="center"/>
          </w:tcPr>
          <w:p w14:paraId="214B8F6B" w14:textId="325E5165" w:rsidR="002431B9" w:rsidRPr="009D7E47" w:rsidRDefault="000C2939" w:rsidP="002431B9">
            <w:pPr>
              <w:jc w:val="center"/>
              <w:rPr>
                <w:sz w:val="22"/>
                <w:szCs w:val="22"/>
              </w:rPr>
            </w:pPr>
            <m:oMath>
              <m:sSup>
                <m:sSupPr>
                  <m:ctrlPr>
                    <w:rPr>
                      <w:rFonts w:ascii="Cambria Math" w:eastAsia="Calibri" w:hAnsi="Cambria Math"/>
                      <w:i/>
                      <w:sz w:val="22"/>
                      <w:szCs w:val="22"/>
                    </w:rPr>
                  </m:ctrlPr>
                </m:sSupPr>
                <m:e>
                  <m:r>
                    <w:rPr>
                      <w:rFonts w:ascii="Cambria Math" w:eastAsia="Calibri" w:hAnsi="Cambria Math"/>
                      <w:sz w:val="22"/>
                      <w:szCs w:val="22"/>
                    </w:rPr>
                    <m:t>E</m:t>
                  </m:r>
                </m:e>
                <m:sup>
                  <m:r>
                    <w:rPr>
                      <w:rFonts w:ascii="Cambria Math" w:eastAsia="Calibri" w:hAnsi="Cambria Math"/>
                      <w:sz w:val="22"/>
                      <w:szCs w:val="22"/>
                    </w:rPr>
                    <m:t>A</m:t>
                  </m:r>
                </m:sup>
              </m:sSup>
            </m:oMath>
            <w:r w:rsidR="002431B9" w:rsidRPr="009D7E47">
              <w:rPr>
                <w:sz w:val="22"/>
                <w:szCs w:val="22"/>
              </w:rPr>
              <w:t xml:space="preserve"> (GPa)</w:t>
            </w:r>
          </w:p>
        </w:tc>
        <w:tc>
          <w:tcPr>
            <w:tcW w:w="1800" w:type="dxa"/>
            <w:tcBorders>
              <w:top w:val="single" w:sz="4" w:space="0" w:color="auto"/>
              <w:left w:val="single" w:sz="4" w:space="0" w:color="auto"/>
              <w:bottom w:val="single" w:sz="4" w:space="0" w:color="auto"/>
              <w:right w:val="single" w:sz="4" w:space="0" w:color="auto"/>
            </w:tcBorders>
          </w:tcPr>
          <w:p w14:paraId="6AC9C4C6" w14:textId="77777777" w:rsidR="002431B9" w:rsidRPr="002431B9" w:rsidRDefault="002431B9" w:rsidP="002431B9">
            <w:pPr>
              <w:rPr>
                <w:sz w:val="22"/>
                <w:szCs w:val="22"/>
              </w:rPr>
            </w:pPr>
            <w:r w:rsidRPr="002431B9">
              <w:rPr>
                <w:sz w:val="22"/>
                <w:szCs w:val="22"/>
              </w:rPr>
              <w:t>56.1</w:t>
            </w:r>
          </w:p>
        </w:tc>
        <w:tc>
          <w:tcPr>
            <w:tcW w:w="1800" w:type="dxa"/>
            <w:tcBorders>
              <w:top w:val="single" w:sz="4" w:space="0" w:color="auto"/>
              <w:left w:val="single" w:sz="4" w:space="0" w:color="auto"/>
              <w:bottom w:val="single" w:sz="4" w:space="0" w:color="auto"/>
              <w:right w:val="single" w:sz="4" w:space="0" w:color="auto"/>
            </w:tcBorders>
          </w:tcPr>
          <w:p w14:paraId="598ED604" w14:textId="77777777" w:rsidR="002431B9" w:rsidRPr="002431B9" w:rsidRDefault="002431B9" w:rsidP="002431B9">
            <w:pPr>
              <w:rPr>
                <w:sz w:val="22"/>
                <w:szCs w:val="22"/>
              </w:rPr>
            </w:pPr>
            <w:r w:rsidRPr="002431B9">
              <w:rPr>
                <w:sz w:val="22"/>
                <w:szCs w:val="22"/>
              </w:rPr>
              <w:t>59.1</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7B53B7B" w14:textId="77777777" w:rsidR="002431B9" w:rsidRPr="002431B9" w:rsidRDefault="002431B9" w:rsidP="002431B9">
            <w:pPr>
              <w:rPr>
                <w:sz w:val="22"/>
                <w:szCs w:val="22"/>
              </w:rPr>
            </w:pPr>
            <w:r w:rsidRPr="002431B9">
              <w:rPr>
                <w:sz w:val="22"/>
                <w:szCs w:val="22"/>
              </w:rPr>
              <w:t>59.1</w:t>
            </w:r>
          </w:p>
        </w:tc>
      </w:tr>
      <w:tr w:rsidR="002431B9" w:rsidRPr="002431B9" w14:paraId="378EE91E" w14:textId="77777777" w:rsidTr="00404127">
        <w:tc>
          <w:tcPr>
            <w:tcW w:w="3240" w:type="dxa"/>
            <w:tcBorders>
              <w:top w:val="single" w:sz="4" w:space="0" w:color="auto"/>
              <w:bottom w:val="single" w:sz="4" w:space="0" w:color="auto"/>
              <w:right w:val="single" w:sz="4" w:space="0" w:color="auto"/>
            </w:tcBorders>
            <w:vAlign w:val="center"/>
          </w:tcPr>
          <w:p w14:paraId="4BD9E0E4" w14:textId="66B77435" w:rsidR="002431B9" w:rsidRPr="009D7E47" w:rsidRDefault="009D7E47" w:rsidP="002431B9">
            <w:pPr>
              <w:jc w:val="center"/>
              <w:rPr>
                <w:sz w:val="22"/>
                <w:szCs w:val="22"/>
              </w:rPr>
            </w:pPr>
            <m:oMath>
              <m:r>
                <w:rPr>
                  <w:rFonts w:ascii="Cambria Math" w:eastAsia="Calibri" w:hAnsi="Cambria Math"/>
                  <w:sz w:val="22"/>
                  <w:szCs w:val="22"/>
                </w:rPr>
                <m:t>α</m:t>
              </m:r>
            </m:oMath>
            <w:r w:rsidR="002431B9" w:rsidRPr="009D7E47">
              <w:rPr>
                <w:sz w:val="22"/>
                <w:szCs w:val="22"/>
              </w:rPr>
              <w:t xml:space="preserve"> (1/</w:t>
            </w:r>
            <m:oMath>
              <m:r>
                <w:rPr>
                  <w:rFonts w:ascii="Cambria Math" w:hAnsi="Cambria Math"/>
                  <w:sz w:val="22"/>
                  <w:szCs w:val="22"/>
                </w:rPr>
                <m:t>°</m:t>
              </m:r>
              <m:r>
                <m:rPr>
                  <m:sty m:val="p"/>
                </m:rPr>
                <w:rPr>
                  <w:rFonts w:ascii="Cambria Math" w:hAnsi="Cambria Math"/>
                  <w:sz w:val="22"/>
                  <w:szCs w:val="22"/>
                </w:rPr>
                <m:t>C</m:t>
              </m:r>
            </m:oMath>
            <w:r w:rsidR="002431B9" w:rsidRPr="009D7E47">
              <w:rPr>
                <w:iCs/>
                <w:sz w:val="22"/>
                <w:szCs w:val="22"/>
              </w:rPr>
              <w:t>)</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009565A5" w14:textId="77777777" w:rsidR="002431B9" w:rsidRPr="002431B9" w:rsidRDefault="002431B9" w:rsidP="002431B9">
            <w:pPr>
              <w:rPr>
                <w:sz w:val="22"/>
                <w:szCs w:val="22"/>
              </w:rPr>
            </w:pPr>
            <w:r w:rsidRPr="002431B9">
              <w:rPr>
                <w:sz w:val="22"/>
                <w:szCs w:val="22"/>
              </w:rPr>
              <w:t>1.00E-6</w:t>
            </w:r>
          </w:p>
        </w:tc>
        <w:tc>
          <w:tcPr>
            <w:tcW w:w="1800" w:type="dxa"/>
            <w:tcBorders>
              <w:top w:val="single" w:sz="4" w:space="0" w:color="auto"/>
              <w:left w:val="single" w:sz="4" w:space="0" w:color="auto"/>
              <w:bottom w:val="single" w:sz="4" w:space="0" w:color="auto"/>
              <w:right w:val="single" w:sz="4" w:space="0" w:color="auto"/>
            </w:tcBorders>
          </w:tcPr>
          <w:p w14:paraId="7E69241C" w14:textId="77777777" w:rsidR="002431B9" w:rsidRPr="002431B9" w:rsidRDefault="002431B9" w:rsidP="002431B9">
            <w:pPr>
              <w:rPr>
                <w:sz w:val="22"/>
                <w:szCs w:val="22"/>
              </w:rPr>
            </w:pPr>
            <w:r w:rsidRPr="002431B9">
              <w:rPr>
                <w:sz w:val="22"/>
                <w:szCs w:val="22"/>
              </w:rPr>
              <w:t>1.07E-6</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229B36B8" w14:textId="77777777" w:rsidR="002431B9" w:rsidRPr="002431B9" w:rsidRDefault="002431B9" w:rsidP="002431B9">
            <w:pPr>
              <w:rPr>
                <w:sz w:val="22"/>
                <w:szCs w:val="22"/>
              </w:rPr>
            </w:pPr>
            <w:r w:rsidRPr="002431B9">
              <w:rPr>
                <w:sz w:val="22"/>
                <w:szCs w:val="22"/>
              </w:rPr>
              <w:t>1.07</w:t>
            </w:r>
          </w:p>
        </w:tc>
      </w:tr>
      <w:tr w:rsidR="002431B9" w:rsidRPr="002431B9" w14:paraId="5958F303" w14:textId="77777777" w:rsidTr="00404127">
        <w:tc>
          <w:tcPr>
            <w:tcW w:w="3240" w:type="dxa"/>
            <w:tcBorders>
              <w:top w:val="single" w:sz="4" w:space="0" w:color="auto"/>
              <w:bottom w:val="single" w:sz="4" w:space="0" w:color="auto"/>
              <w:right w:val="single" w:sz="4" w:space="0" w:color="auto"/>
            </w:tcBorders>
            <w:vAlign w:val="center"/>
          </w:tcPr>
          <w:p w14:paraId="0091E730" w14:textId="59EFB478" w:rsidR="002431B9" w:rsidRPr="009D7E47" w:rsidRDefault="000C2939" w:rsidP="002431B9">
            <w:pPr>
              <w:jc w:val="center"/>
              <w:rPr>
                <w:rFonts w:ascii="Calibri" w:eastAsia="Calibri" w:hAnsi="Calibri"/>
                <w:sz w:val="22"/>
                <w:szCs w:val="22"/>
              </w:rPr>
            </w:pPr>
            <m:oMath>
              <m:sSub>
                <m:sSubPr>
                  <m:ctrlPr>
                    <w:rPr>
                      <w:rFonts w:ascii="Cambria Math" w:eastAsia="Calibri" w:hAnsi="Cambria Math"/>
                      <w:i/>
                      <w:sz w:val="22"/>
                      <w:szCs w:val="22"/>
                    </w:rPr>
                  </m:ctrlPr>
                </m:sSubPr>
                <m:e>
                  <m:r>
                    <w:rPr>
                      <w:rFonts w:ascii="Cambria Math" w:eastAsia="Calibri" w:hAnsi="Cambria Math"/>
                      <w:sz w:val="22"/>
                      <w:szCs w:val="22"/>
                    </w:rPr>
                    <m:t>M</m:t>
                  </m:r>
                </m:e>
                <m:sub>
                  <m:r>
                    <w:rPr>
                      <w:rFonts w:ascii="Cambria Math" w:eastAsia="Calibri" w:hAnsi="Cambria Math"/>
                      <w:sz w:val="22"/>
                      <w:szCs w:val="22"/>
                    </w:rPr>
                    <m:t>s</m:t>
                  </m:r>
                </m:sub>
              </m:sSub>
            </m:oMath>
            <w:r w:rsidR="002431B9" w:rsidRPr="009D7E47">
              <w:rPr>
                <w:rFonts w:ascii="Calibri" w:eastAsia="Calibri" w:hAnsi="Calibri"/>
                <w:sz w:val="22"/>
                <w:szCs w:val="22"/>
              </w:rPr>
              <w:t xml:space="preserve"> (</w:t>
            </w:r>
            <m:oMath>
              <m:r>
                <w:rPr>
                  <w:rFonts w:ascii="Cambria Math" w:hAnsi="Cambria Math"/>
                  <w:sz w:val="22"/>
                  <w:szCs w:val="22"/>
                </w:rPr>
                <m:t>°</m:t>
              </m:r>
              <m:r>
                <m:rPr>
                  <m:sty m:val="p"/>
                </m:rPr>
                <w:rPr>
                  <w:rFonts w:ascii="Cambria Math" w:hAnsi="Cambria Math"/>
                  <w:sz w:val="22"/>
                  <w:szCs w:val="22"/>
                </w:rPr>
                <m:t>C</m:t>
              </m:r>
            </m:oMath>
            <w:r w:rsidR="002431B9" w:rsidRPr="009D7E47">
              <w:rPr>
                <w:rFonts w:ascii="Calibri" w:eastAsia="Calibri" w:hAnsi="Calibri"/>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785ED442" w14:textId="77777777" w:rsidR="002431B9" w:rsidRPr="002431B9" w:rsidRDefault="002431B9" w:rsidP="002431B9">
            <w:pPr>
              <w:rPr>
                <w:sz w:val="22"/>
                <w:szCs w:val="22"/>
              </w:rPr>
            </w:pPr>
            <w:r w:rsidRPr="002431B9">
              <w:rPr>
                <w:sz w:val="22"/>
                <w:szCs w:val="22"/>
              </w:rPr>
              <w:t>188</w:t>
            </w:r>
          </w:p>
        </w:tc>
        <w:tc>
          <w:tcPr>
            <w:tcW w:w="1800" w:type="dxa"/>
            <w:tcBorders>
              <w:top w:val="single" w:sz="4" w:space="0" w:color="auto"/>
              <w:left w:val="single" w:sz="4" w:space="0" w:color="auto"/>
              <w:bottom w:val="single" w:sz="4" w:space="0" w:color="auto"/>
              <w:right w:val="single" w:sz="4" w:space="0" w:color="auto"/>
            </w:tcBorders>
          </w:tcPr>
          <w:p w14:paraId="6901CE2E" w14:textId="77777777" w:rsidR="002431B9" w:rsidRPr="002431B9" w:rsidRDefault="002431B9" w:rsidP="002431B9">
            <w:pPr>
              <w:rPr>
                <w:sz w:val="22"/>
                <w:szCs w:val="22"/>
              </w:rPr>
            </w:pPr>
            <w:r w:rsidRPr="002431B9">
              <w:rPr>
                <w:sz w:val="22"/>
                <w:szCs w:val="22"/>
              </w:rPr>
              <w:t>185</w:t>
            </w:r>
          </w:p>
        </w:tc>
        <w:tc>
          <w:tcPr>
            <w:tcW w:w="1800" w:type="dxa"/>
            <w:tcBorders>
              <w:top w:val="single" w:sz="4" w:space="0" w:color="auto"/>
              <w:left w:val="single" w:sz="4" w:space="0" w:color="auto"/>
              <w:bottom w:val="single" w:sz="4" w:space="0" w:color="auto"/>
            </w:tcBorders>
          </w:tcPr>
          <w:p w14:paraId="054F96CD" w14:textId="77777777" w:rsidR="002431B9" w:rsidRPr="002431B9" w:rsidRDefault="002431B9" w:rsidP="002431B9">
            <w:pPr>
              <w:rPr>
                <w:sz w:val="22"/>
                <w:szCs w:val="22"/>
              </w:rPr>
            </w:pPr>
            <w:r w:rsidRPr="002431B9">
              <w:rPr>
                <w:sz w:val="22"/>
                <w:szCs w:val="22"/>
              </w:rPr>
              <w:t>183</w:t>
            </w:r>
          </w:p>
        </w:tc>
      </w:tr>
      <w:tr w:rsidR="002431B9" w:rsidRPr="002431B9" w14:paraId="4EFA9EA6" w14:textId="77777777" w:rsidTr="00404127">
        <w:tc>
          <w:tcPr>
            <w:tcW w:w="3240" w:type="dxa"/>
            <w:tcBorders>
              <w:top w:val="single" w:sz="4" w:space="0" w:color="auto"/>
              <w:bottom w:val="single" w:sz="4" w:space="0" w:color="auto"/>
              <w:right w:val="single" w:sz="4" w:space="0" w:color="auto"/>
            </w:tcBorders>
            <w:vAlign w:val="center"/>
          </w:tcPr>
          <w:p w14:paraId="446FB14D" w14:textId="1EF5AFAD" w:rsidR="002431B9" w:rsidRPr="009D7E47" w:rsidRDefault="000C2939" w:rsidP="002431B9">
            <w:pPr>
              <w:jc w:val="center"/>
              <w:rPr>
                <w:rFonts w:ascii="Calibri" w:eastAsia="Calibri" w:hAnsi="Calibri"/>
                <w:sz w:val="22"/>
                <w:szCs w:val="22"/>
              </w:rPr>
            </w:pPr>
            <m:oMath>
              <m:sSub>
                <m:sSubPr>
                  <m:ctrlPr>
                    <w:rPr>
                      <w:rFonts w:ascii="Cambria Math" w:eastAsia="Calibri" w:hAnsi="Cambria Math"/>
                      <w:i/>
                      <w:sz w:val="22"/>
                      <w:szCs w:val="22"/>
                    </w:rPr>
                  </m:ctrlPr>
                </m:sSubPr>
                <m:e>
                  <m:sSub>
                    <m:sSubPr>
                      <m:ctrlPr>
                        <w:rPr>
                          <w:rFonts w:ascii="Cambria Math" w:eastAsia="Calibri" w:hAnsi="Cambria Math"/>
                          <w:i/>
                          <w:sz w:val="22"/>
                          <w:szCs w:val="22"/>
                        </w:rPr>
                      </m:ctrlPr>
                    </m:sSubPr>
                    <m:e>
                      <m:r>
                        <w:rPr>
                          <w:rFonts w:ascii="Cambria Math" w:eastAsia="Calibri" w:hAnsi="Cambria Math"/>
                          <w:sz w:val="22"/>
                          <w:szCs w:val="22"/>
                        </w:rPr>
                        <m:t>M</m:t>
                      </m:r>
                    </m:e>
                    <m:sub>
                      <m:r>
                        <w:rPr>
                          <w:rFonts w:ascii="Cambria Math" w:eastAsia="Calibri" w:hAnsi="Cambria Math"/>
                          <w:sz w:val="22"/>
                          <w:szCs w:val="22"/>
                        </w:rPr>
                        <m:t>s</m:t>
                      </m:r>
                    </m:sub>
                  </m:sSub>
                  <m:r>
                    <w:rPr>
                      <w:rFonts w:ascii="Cambria Math" w:eastAsia="Calibri" w:hAnsi="Cambria Math"/>
                      <w:sz w:val="22"/>
                      <w:szCs w:val="22"/>
                    </w:rPr>
                    <m:t>-</m:t>
                  </m:r>
                  <m:r>
                    <w:rPr>
                      <w:rFonts w:ascii="Cambria Math" w:eastAsia="Calibri" w:hAnsi="Cambria Math"/>
                      <w:sz w:val="22"/>
                      <w:szCs w:val="22"/>
                    </w:rPr>
                    <m:t>M</m:t>
                  </m:r>
                </m:e>
                <m:sub>
                  <m:r>
                    <w:rPr>
                      <w:rFonts w:ascii="Cambria Math" w:eastAsia="Calibri" w:hAnsi="Cambria Math"/>
                      <w:sz w:val="22"/>
                      <w:szCs w:val="22"/>
                    </w:rPr>
                    <m:t>f</m:t>
                  </m:r>
                </m:sub>
              </m:sSub>
            </m:oMath>
            <w:r w:rsidR="002431B9" w:rsidRPr="009D7E47">
              <w:rPr>
                <w:rFonts w:ascii="Calibri" w:eastAsia="Calibri" w:hAnsi="Calibri"/>
                <w:sz w:val="22"/>
                <w:szCs w:val="22"/>
              </w:rPr>
              <w:t xml:space="preserve"> (</w:t>
            </w:r>
            <m:oMath>
              <m:r>
                <w:rPr>
                  <w:rFonts w:ascii="Cambria Math" w:hAnsi="Cambria Math"/>
                  <w:sz w:val="22"/>
                  <w:szCs w:val="22"/>
                </w:rPr>
                <m:t>°</m:t>
              </m:r>
              <m:r>
                <m:rPr>
                  <m:sty m:val="p"/>
                </m:rPr>
                <w:rPr>
                  <w:rFonts w:ascii="Cambria Math" w:hAnsi="Cambria Math"/>
                  <w:sz w:val="22"/>
                  <w:szCs w:val="22"/>
                </w:rPr>
                <m:t>C</m:t>
              </m:r>
            </m:oMath>
            <w:r w:rsidR="002431B9" w:rsidRPr="009D7E47">
              <w:rPr>
                <w:rFonts w:ascii="Calibri" w:eastAsia="Calibri" w:hAnsi="Calibri"/>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0BF1B071" w14:textId="77777777" w:rsidR="002431B9" w:rsidRPr="002431B9" w:rsidRDefault="002431B9" w:rsidP="002431B9">
            <w:pPr>
              <w:rPr>
                <w:sz w:val="22"/>
                <w:szCs w:val="22"/>
              </w:rPr>
            </w:pPr>
            <w:r w:rsidRPr="002431B9">
              <w:rPr>
                <w:sz w:val="22"/>
                <w:szCs w:val="22"/>
              </w:rPr>
              <w:t>24.2</w:t>
            </w:r>
          </w:p>
        </w:tc>
        <w:tc>
          <w:tcPr>
            <w:tcW w:w="1800" w:type="dxa"/>
            <w:tcBorders>
              <w:top w:val="single" w:sz="4" w:space="0" w:color="auto"/>
              <w:left w:val="single" w:sz="4" w:space="0" w:color="auto"/>
              <w:bottom w:val="single" w:sz="4" w:space="0" w:color="auto"/>
              <w:right w:val="single" w:sz="4" w:space="0" w:color="auto"/>
            </w:tcBorders>
          </w:tcPr>
          <w:p w14:paraId="520A8DE1" w14:textId="77777777" w:rsidR="002431B9" w:rsidRPr="002431B9" w:rsidRDefault="002431B9" w:rsidP="002431B9">
            <w:pPr>
              <w:rPr>
                <w:sz w:val="22"/>
                <w:szCs w:val="22"/>
              </w:rPr>
            </w:pPr>
            <w:r w:rsidRPr="002431B9">
              <w:rPr>
                <w:sz w:val="22"/>
                <w:szCs w:val="22"/>
              </w:rPr>
              <w:t>25.0</w:t>
            </w:r>
          </w:p>
        </w:tc>
        <w:tc>
          <w:tcPr>
            <w:tcW w:w="1800" w:type="dxa"/>
            <w:tcBorders>
              <w:top w:val="single" w:sz="4" w:space="0" w:color="auto"/>
              <w:left w:val="single" w:sz="4" w:space="0" w:color="auto"/>
              <w:bottom w:val="single" w:sz="4" w:space="0" w:color="auto"/>
            </w:tcBorders>
          </w:tcPr>
          <w:p w14:paraId="79F1DEBB" w14:textId="77777777" w:rsidR="002431B9" w:rsidRPr="002431B9" w:rsidRDefault="002431B9" w:rsidP="002431B9">
            <w:pPr>
              <w:rPr>
                <w:sz w:val="22"/>
                <w:szCs w:val="22"/>
              </w:rPr>
            </w:pPr>
            <w:r w:rsidRPr="002431B9">
              <w:rPr>
                <w:sz w:val="22"/>
                <w:szCs w:val="22"/>
              </w:rPr>
              <w:t>23.5</w:t>
            </w:r>
          </w:p>
        </w:tc>
      </w:tr>
      <w:tr w:rsidR="002431B9" w:rsidRPr="002431B9" w14:paraId="6FEA8544" w14:textId="77777777" w:rsidTr="00404127">
        <w:tc>
          <w:tcPr>
            <w:tcW w:w="3240" w:type="dxa"/>
            <w:tcBorders>
              <w:top w:val="single" w:sz="4" w:space="0" w:color="auto"/>
              <w:bottom w:val="single" w:sz="4" w:space="0" w:color="auto"/>
              <w:right w:val="single" w:sz="4" w:space="0" w:color="auto"/>
            </w:tcBorders>
            <w:vAlign w:val="center"/>
          </w:tcPr>
          <w:p w14:paraId="7FA523BD" w14:textId="3F12A3B3" w:rsidR="002431B9" w:rsidRPr="009D7E47" w:rsidRDefault="000C2939" w:rsidP="002431B9">
            <w:pPr>
              <w:jc w:val="center"/>
              <w:rPr>
                <w:rFonts w:ascii="Calibri" w:eastAsia="Calibri" w:hAnsi="Calibri"/>
                <w:sz w:val="22"/>
                <w:szCs w:val="22"/>
              </w:rPr>
            </w:pPr>
            <m:oMath>
              <m:sSub>
                <m:sSubPr>
                  <m:ctrlPr>
                    <w:rPr>
                      <w:rFonts w:ascii="Cambria Math" w:eastAsia="Calibri" w:hAnsi="Cambria Math"/>
                      <w:i/>
                      <w:sz w:val="22"/>
                      <w:szCs w:val="22"/>
                    </w:rPr>
                  </m:ctrlPr>
                </m:sSubPr>
                <m:e>
                  <m:r>
                    <w:rPr>
                      <w:rFonts w:ascii="Cambria Math" w:eastAsia="Calibri" w:hAnsi="Cambria Math"/>
                      <w:sz w:val="22"/>
                      <w:szCs w:val="22"/>
                    </w:rPr>
                    <m:t>A</m:t>
                  </m:r>
                </m:e>
                <m:sub>
                  <m:r>
                    <w:rPr>
                      <w:rFonts w:ascii="Cambria Math" w:eastAsia="Calibri" w:hAnsi="Cambria Math"/>
                      <w:sz w:val="22"/>
                      <w:szCs w:val="22"/>
                    </w:rPr>
                    <m:t>s</m:t>
                  </m:r>
                </m:sub>
              </m:sSub>
            </m:oMath>
            <w:r w:rsidR="002431B9" w:rsidRPr="009D7E47">
              <w:rPr>
                <w:rFonts w:ascii="Calibri" w:eastAsia="Calibri" w:hAnsi="Calibri"/>
                <w:sz w:val="22"/>
                <w:szCs w:val="22"/>
              </w:rPr>
              <w:t xml:space="preserve"> (</w:t>
            </w:r>
            <m:oMath>
              <m:r>
                <w:rPr>
                  <w:rFonts w:ascii="Cambria Math" w:hAnsi="Cambria Math"/>
                  <w:sz w:val="22"/>
                  <w:szCs w:val="22"/>
                </w:rPr>
                <m:t>°</m:t>
              </m:r>
              <m:r>
                <m:rPr>
                  <m:sty m:val="p"/>
                </m:rPr>
                <w:rPr>
                  <w:rFonts w:ascii="Cambria Math" w:hAnsi="Cambria Math"/>
                  <w:sz w:val="22"/>
                  <w:szCs w:val="22"/>
                </w:rPr>
                <m:t>C</m:t>
              </m:r>
            </m:oMath>
            <w:r w:rsidR="002431B9" w:rsidRPr="009D7E47">
              <w:rPr>
                <w:rFonts w:ascii="Calibri" w:eastAsia="Calibri" w:hAnsi="Calibri"/>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7D58F6E7" w14:textId="77777777" w:rsidR="002431B9" w:rsidRPr="002431B9" w:rsidRDefault="002431B9" w:rsidP="002431B9">
            <w:pPr>
              <w:rPr>
                <w:sz w:val="22"/>
                <w:szCs w:val="22"/>
              </w:rPr>
            </w:pPr>
            <w:r w:rsidRPr="002431B9">
              <w:rPr>
                <w:sz w:val="22"/>
                <w:szCs w:val="22"/>
              </w:rPr>
              <w:t>199</w:t>
            </w:r>
          </w:p>
        </w:tc>
        <w:tc>
          <w:tcPr>
            <w:tcW w:w="1800" w:type="dxa"/>
            <w:tcBorders>
              <w:top w:val="single" w:sz="4" w:space="0" w:color="auto"/>
              <w:left w:val="single" w:sz="4" w:space="0" w:color="auto"/>
              <w:bottom w:val="single" w:sz="4" w:space="0" w:color="auto"/>
              <w:right w:val="single" w:sz="4" w:space="0" w:color="auto"/>
            </w:tcBorders>
          </w:tcPr>
          <w:p w14:paraId="5904F5D3" w14:textId="77777777" w:rsidR="002431B9" w:rsidRPr="002431B9" w:rsidRDefault="002431B9" w:rsidP="002431B9">
            <w:pPr>
              <w:rPr>
                <w:sz w:val="22"/>
                <w:szCs w:val="22"/>
              </w:rPr>
            </w:pPr>
            <w:r w:rsidRPr="002431B9">
              <w:rPr>
                <w:sz w:val="22"/>
                <w:szCs w:val="22"/>
              </w:rPr>
              <w:t>197</w:t>
            </w:r>
          </w:p>
        </w:tc>
        <w:tc>
          <w:tcPr>
            <w:tcW w:w="1800" w:type="dxa"/>
            <w:tcBorders>
              <w:top w:val="single" w:sz="4" w:space="0" w:color="auto"/>
              <w:left w:val="single" w:sz="4" w:space="0" w:color="auto"/>
              <w:bottom w:val="single" w:sz="4" w:space="0" w:color="auto"/>
            </w:tcBorders>
          </w:tcPr>
          <w:p w14:paraId="2E578DE0" w14:textId="77777777" w:rsidR="002431B9" w:rsidRPr="002431B9" w:rsidRDefault="002431B9" w:rsidP="002431B9">
            <w:pPr>
              <w:rPr>
                <w:sz w:val="22"/>
                <w:szCs w:val="22"/>
              </w:rPr>
            </w:pPr>
            <w:r w:rsidRPr="002431B9">
              <w:rPr>
                <w:sz w:val="22"/>
                <w:szCs w:val="22"/>
              </w:rPr>
              <w:t>190</w:t>
            </w:r>
          </w:p>
        </w:tc>
      </w:tr>
      <w:tr w:rsidR="002431B9" w:rsidRPr="002431B9" w14:paraId="14E2BFD8" w14:textId="77777777" w:rsidTr="00404127">
        <w:tc>
          <w:tcPr>
            <w:tcW w:w="3240" w:type="dxa"/>
            <w:tcBorders>
              <w:top w:val="single" w:sz="4" w:space="0" w:color="auto"/>
              <w:bottom w:val="single" w:sz="4" w:space="0" w:color="auto"/>
              <w:right w:val="single" w:sz="4" w:space="0" w:color="auto"/>
            </w:tcBorders>
            <w:vAlign w:val="center"/>
          </w:tcPr>
          <w:p w14:paraId="13077911" w14:textId="7B487871" w:rsidR="002431B9" w:rsidRPr="009D7E47" w:rsidRDefault="000C2939" w:rsidP="002431B9">
            <w:pPr>
              <w:jc w:val="center"/>
              <w:rPr>
                <w:rFonts w:ascii="Calibri" w:eastAsia="Calibri" w:hAnsi="Calibri"/>
                <w:sz w:val="22"/>
                <w:szCs w:val="22"/>
              </w:rPr>
            </w:pPr>
            <m:oMath>
              <m:sSub>
                <m:sSubPr>
                  <m:ctrlPr>
                    <w:rPr>
                      <w:rFonts w:ascii="Cambria Math" w:eastAsia="Calibri" w:hAnsi="Cambria Math"/>
                      <w:i/>
                      <w:sz w:val="22"/>
                      <w:szCs w:val="22"/>
                    </w:rPr>
                  </m:ctrlPr>
                </m:sSubPr>
                <m:e>
                  <m:r>
                    <w:rPr>
                      <w:rFonts w:ascii="Cambria Math" w:eastAsia="Calibri" w:hAnsi="Cambria Math"/>
                      <w:sz w:val="22"/>
                      <w:szCs w:val="22"/>
                    </w:rPr>
                    <m:t>A</m:t>
                  </m:r>
                </m:e>
                <m:sub>
                  <m:r>
                    <w:rPr>
                      <w:rFonts w:ascii="Cambria Math" w:eastAsia="Calibri" w:hAnsi="Cambria Math"/>
                      <w:sz w:val="22"/>
                      <w:szCs w:val="22"/>
                    </w:rPr>
                    <m:t>f</m:t>
                  </m:r>
                </m:sub>
              </m:sSub>
              <m:r>
                <w:rPr>
                  <w:rFonts w:ascii="Cambria Math" w:eastAsia="Calibri" w:hAnsi="Cambria Math"/>
                  <w:sz w:val="22"/>
                  <w:szCs w:val="22"/>
                </w:rPr>
                <m:t>-</m:t>
              </m:r>
              <m:sSub>
                <m:sSubPr>
                  <m:ctrlPr>
                    <w:rPr>
                      <w:rFonts w:ascii="Cambria Math" w:eastAsia="Calibri" w:hAnsi="Cambria Math"/>
                      <w:i/>
                      <w:sz w:val="22"/>
                      <w:szCs w:val="22"/>
                    </w:rPr>
                  </m:ctrlPr>
                </m:sSubPr>
                <m:e>
                  <m:r>
                    <w:rPr>
                      <w:rFonts w:ascii="Cambria Math" w:eastAsia="Calibri" w:hAnsi="Cambria Math"/>
                      <w:sz w:val="22"/>
                      <w:szCs w:val="22"/>
                    </w:rPr>
                    <m:t>A</m:t>
                  </m:r>
                </m:e>
                <m:sub>
                  <m:r>
                    <w:rPr>
                      <w:rFonts w:ascii="Cambria Math" w:eastAsia="Calibri" w:hAnsi="Cambria Math"/>
                      <w:sz w:val="22"/>
                      <w:szCs w:val="22"/>
                    </w:rPr>
                    <m:t>s</m:t>
                  </m:r>
                </m:sub>
              </m:sSub>
            </m:oMath>
            <w:r w:rsidR="002431B9" w:rsidRPr="009D7E47">
              <w:rPr>
                <w:rFonts w:ascii="Calibri" w:eastAsia="Calibri" w:hAnsi="Calibri"/>
                <w:sz w:val="22"/>
                <w:szCs w:val="22"/>
              </w:rPr>
              <w:t xml:space="preserve"> (</w:t>
            </w:r>
            <m:oMath>
              <m:r>
                <w:rPr>
                  <w:rFonts w:ascii="Cambria Math" w:hAnsi="Cambria Math"/>
                  <w:sz w:val="22"/>
                  <w:szCs w:val="22"/>
                </w:rPr>
                <m:t>°</m:t>
              </m:r>
              <m:r>
                <m:rPr>
                  <m:sty m:val="p"/>
                </m:rPr>
                <w:rPr>
                  <w:rFonts w:ascii="Cambria Math" w:hAnsi="Cambria Math"/>
                  <w:sz w:val="22"/>
                  <w:szCs w:val="22"/>
                </w:rPr>
                <m:t>C</m:t>
              </m:r>
            </m:oMath>
            <w:r w:rsidR="002431B9" w:rsidRPr="009D7E47">
              <w:rPr>
                <w:rFonts w:ascii="Calibri" w:eastAsia="Calibri" w:hAnsi="Calibri"/>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20BC424A" w14:textId="77777777" w:rsidR="002431B9" w:rsidRPr="002431B9" w:rsidRDefault="002431B9" w:rsidP="002431B9">
            <w:pPr>
              <w:rPr>
                <w:sz w:val="22"/>
                <w:szCs w:val="22"/>
              </w:rPr>
            </w:pPr>
            <w:r w:rsidRPr="002431B9">
              <w:rPr>
                <w:sz w:val="22"/>
                <w:szCs w:val="22"/>
              </w:rPr>
              <w:t>18.3</w:t>
            </w:r>
          </w:p>
        </w:tc>
        <w:tc>
          <w:tcPr>
            <w:tcW w:w="1800" w:type="dxa"/>
            <w:tcBorders>
              <w:top w:val="single" w:sz="4" w:space="0" w:color="auto"/>
              <w:left w:val="single" w:sz="4" w:space="0" w:color="auto"/>
              <w:bottom w:val="single" w:sz="4" w:space="0" w:color="auto"/>
              <w:right w:val="single" w:sz="4" w:space="0" w:color="auto"/>
            </w:tcBorders>
          </w:tcPr>
          <w:p w14:paraId="7147E4CD" w14:textId="77777777" w:rsidR="002431B9" w:rsidRPr="002431B9" w:rsidRDefault="002431B9" w:rsidP="002431B9">
            <w:pPr>
              <w:rPr>
                <w:sz w:val="22"/>
                <w:szCs w:val="22"/>
              </w:rPr>
            </w:pPr>
            <w:r w:rsidRPr="002431B9">
              <w:rPr>
                <w:sz w:val="22"/>
                <w:szCs w:val="22"/>
              </w:rPr>
              <w:t>20.5</w:t>
            </w:r>
          </w:p>
        </w:tc>
        <w:tc>
          <w:tcPr>
            <w:tcW w:w="1800" w:type="dxa"/>
            <w:tcBorders>
              <w:top w:val="single" w:sz="4" w:space="0" w:color="auto"/>
              <w:left w:val="single" w:sz="4" w:space="0" w:color="auto"/>
              <w:bottom w:val="single" w:sz="4" w:space="0" w:color="auto"/>
            </w:tcBorders>
          </w:tcPr>
          <w:p w14:paraId="6E217718" w14:textId="77777777" w:rsidR="002431B9" w:rsidRPr="002431B9" w:rsidRDefault="002431B9" w:rsidP="002431B9">
            <w:pPr>
              <w:rPr>
                <w:sz w:val="22"/>
                <w:szCs w:val="22"/>
              </w:rPr>
            </w:pPr>
            <w:r w:rsidRPr="002431B9">
              <w:rPr>
                <w:sz w:val="22"/>
                <w:szCs w:val="22"/>
              </w:rPr>
              <w:t>30.4</w:t>
            </w:r>
          </w:p>
        </w:tc>
      </w:tr>
      <w:tr w:rsidR="002431B9" w:rsidRPr="002431B9" w14:paraId="78F922CD" w14:textId="77777777" w:rsidTr="00404127">
        <w:tc>
          <w:tcPr>
            <w:tcW w:w="3240" w:type="dxa"/>
            <w:tcBorders>
              <w:top w:val="single" w:sz="4" w:space="0" w:color="auto"/>
              <w:bottom w:val="single" w:sz="4" w:space="0" w:color="auto"/>
              <w:right w:val="single" w:sz="4" w:space="0" w:color="auto"/>
            </w:tcBorders>
            <w:vAlign w:val="center"/>
          </w:tcPr>
          <w:p w14:paraId="59E67924" w14:textId="321F9A47" w:rsidR="002431B9" w:rsidRPr="009D7E47" w:rsidRDefault="000C2939" w:rsidP="002431B9">
            <w:pPr>
              <w:jc w:val="center"/>
              <w:rPr>
                <w:rFonts w:ascii="Calibri" w:eastAsia="Calibri" w:hAnsi="Calibri"/>
                <w:sz w:val="22"/>
                <w:szCs w:val="22"/>
              </w:rPr>
            </w:pPr>
            <m:oMath>
              <m:sSup>
                <m:sSupPr>
                  <m:ctrlPr>
                    <w:rPr>
                      <w:rFonts w:ascii="Cambria Math" w:eastAsia="Calibri" w:hAnsi="Cambria Math"/>
                      <w:i/>
                      <w:sz w:val="22"/>
                      <w:szCs w:val="22"/>
                    </w:rPr>
                  </m:ctrlPr>
                </m:sSupPr>
                <m:e>
                  <m:r>
                    <w:rPr>
                      <w:rFonts w:ascii="Cambria Math" w:eastAsia="Calibri" w:hAnsi="Cambria Math"/>
                      <w:sz w:val="22"/>
                      <w:szCs w:val="22"/>
                    </w:rPr>
                    <m:t>C</m:t>
                  </m:r>
                </m:e>
                <m:sup>
                  <m:r>
                    <w:rPr>
                      <w:rFonts w:ascii="Cambria Math" w:eastAsia="Calibri" w:hAnsi="Cambria Math"/>
                      <w:sz w:val="22"/>
                      <w:szCs w:val="22"/>
                    </w:rPr>
                    <m:t>M</m:t>
                  </m:r>
                </m:sup>
              </m:sSup>
            </m:oMath>
            <w:r w:rsidR="002431B9" w:rsidRPr="009D7E47">
              <w:rPr>
                <w:rFonts w:ascii="Calibri" w:eastAsia="Calibri" w:hAnsi="Calibri"/>
                <w:sz w:val="22"/>
                <w:szCs w:val="22"/>
              </w:rPr>
              <w:t xml:space="preserve"> (MPa/</w:t>
            </w:r>
            <m:oMath>
              <m:r>
                <w:rPr>
                  <w:rFonts w:ascii="Cambria Math" w:hAnsi="Cambria Math"/>
                  <w:sz w:val="22"/>
                  <w:szCs w:val="22"/>
                </w:rPr>
                <m:t>°</m:t>
              </m:r>
              <m:r>
                <m:rPr>
                  <m:sty m:val="p"/>
                </m:rPr>
                <w:rPr>
                  <w:rFonts w:ascii="Cambria Math" w:hAnsi="Cambria Math"/>
                  <w:sz w:val="22"/>
                  <w:szCs w:val="22"/>
                </w:rPr>
                <m:t>C</m:t>
              </m:r>
            </m:oMath>
            <w:r w:rsidR="002431B9" w:rsidRPr="009D7E47">
              <w:rPr>
                <w:rFonts w:ascii="Calibri" w:eastAsia="Calibri" w:hAnsi="Calibri"/>
                <w:iCs/>
                <w:sz w:val="22"/>
                <w:szCs w:val="22"/>
              </w:rPr>
              <w:t>)</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79C23257" w14:textId="77777777" w:rsidR="002431B9" w:rsidRPr="002431B9" w:rsidRDefault="002431B9" w:rsidP="002431B9">
            <w:pPr>
              <w:rPr>
                <w:sz w:val="22"/>
                <w:szCs w:val="22"/>
              </w:rPr>
            </w:pPr>
            <w:r w:rsidRPr="002431B9">
              <w:rPr>
                <w:sz w:val="22"/>
                <w:szCs w:val="22"/>
              </w:rPr>
              <w:t>15.5</w:t>
            </w:r>
          </w:p>
        </w:tc>
        <w:tc>
          <w:tcPr>
            <w:tcW w:w="1800" w:type="dxa"/>
            <w:tcBorders>
              <w:top w:val="single" w:sz="4" w:space="0" w:color="auto"/>
              <w:left w:val="single" w:sz="4" w:space="0" w:color="auto"/>
              <w:bottom w:val="single" w:sz="4" w:space="0" w:color="auto"/>
              <w:right w:val="single" w:sz="4" w:space="0" w:color="auto"/>
            </w:tcBorders>
          </w:tcPr>
          <w:p w14:paraId="2A1232C3" w14:textId="77777777" w:rsidR="002431B9" w:rsidRPr="002431B9" w:rsidRDefault="002431B9" w:rsidP="002431B9">
            <w:pPr>
              <w:rPr>
                <w:sz w:val="22"/>
                <w:szCs w:val="22"/>
              </w:rPr>
            </w:pPr>
            <w:r w:rsidRPr="002431B9">
              <w:rPr>
                <w:sz w:val="22"/>
                <w:szCs w:val="22"/>
              </w:rPr>
              <w:t>12.4</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17321FC2" w14:textId="77777777" w:rsidR="002431B9" w:rsidRPr="002431B9" w:rsidRDefault="002431B9" w:rsidP="002431B9">
            <w:pPr>
              <w:rPr>
                <w:sz w:val="22"/>
                <w:szCs w:val="22"/>
              </w:rPr>
            </w:pPr>
            <w:r w:rsidRPr="002431B9">
              <w:rPr>
                <w:sz w:val="22"/>
                <w:szCs w:val="22"/>
              </w:rPr>
              <w:t>12.4</w:t>
            </w:r>
          </w:p>
        </w:tc>
      </w:tr>
      <w:tr w:rsidR="002431B9" w:rsidRPr="002431B9" w14:paraId="5D70E9D2" w14:textId="77777777" w:rsidTr="00404127">
        <w:tc>
          <w:tcPr>
            <w:tcW w:w="3240" w:type="dxa"/>
            <w:tcBorders>
              <w:top w:val="single" w:sz="4" w:space="0" w:color="auto"/>
              <w:bottom w:val="single" w:sz="4" w:space="0" w:color="auto"/>
              <w:right w:val="single" w:sz="4" w:space="0" w:color="auto"/>
            </w:tcBorders>
            <w:vAlign w:val="center"/>
          </w:tcPr>
          <w:p w14:paraId="08B8FDB3" w14:textId="774909FC" w:rsidR="002431B9" w:rsidRPr="009D7E47" w:rsidRDefault="000C2939" w:rsidP="002431B9">
            <w:pPr>
              <w:jc w:val="center"/>
              <w:rPr>
                <w:rFonts w:ascii="Calibri" w:eastAsia="Calibri" w:hAnsi="Calibri"/>
                <w:sz w:val="22"/>
                <w:szCs w:val="22"/>
              </w:rPr>
            </w:pPr>
            <m:oMath>
              <m:sSup>
                <m:sSupPr>
                  <m:ctrlPr>
                    <w:rPr>
                      <w:rFonts w:ascii="Cambria Math" w:eastAsia="Calibri" w:hAnsi="Cambria Math"/>
                      <w:i/>
                      <w:sz w:val="22"/>
                      <w:szCs w:val="22"/>
                    </w:rPr>
                  </m:ctrlPr>
                </m:sSupPr>
                <m:e>
                  <m:r>
                    <w:rPr>
                      <w:rFonts w:ascii="Cambria Math" w:eastAsia="Calibri" w:hAnsi="Cambria Math"/>
                      <w:sz w:val="22"/>
                      <w:szCs w:val="22"/>
                    </w:rPr>
                    <m:t>C</m:t>
                  </m:r>
                </m:e>
                <m:sup>
                  <m:r>
                    <w:rPr>
                      <w:rFonts w:ascii="Cambria Math" w:eastAsia="Calibri" w:hAnsi="Cambria Math"/>
                      <w:sz w:val="22"/>
                      <w:szCs w:val="22"/>
                    </w:rPr>
                    <m:t>A</m:t>
                  </m:r>
                </m:sup>
              </m:sSup>
            </m:oMath>
            <w:r w:rsidR="002431B9" w:rsidRPr="009D7E47">
              <w:rPr>
                <w:rFonts w:ascii="Calibri" w:eastAsia="Calibri" w:hAnsi="Calibri"/>
                <w:sz w:val="22"/>
                <w:szCs w:val="22"/>
              </w:rPr>
              <w:t xml:space="preserve"> (MPa/</w:t>
            </w:r>
            <m:oMath>
              <m:r>
                <w:rPr>
                  <w:rFonts w:ascii="Cambria Math" w:hAnsi="Cambria Math"/>
                  <w:sz w:val="22"/>
                  <w:szCs w:val="22"/>
                </w:rPr>
                <m:t>°</m:t>
              </m:r>
              <m:r>
                <m:rPr>
                  <m:sty m:val="p"/>
                </m:rPr>
                <w:rPr>
                  <w:rFonts w:ascii="Cambria Math" w:hAnsi="Cambria Math"/>
                  <w:sz w:val="22"/>
                  <w:szCs w:val="22"/>
                </w:rPr>
                <m:t>C</m:t>
              </m:r>
            </m:oMath>
            <w:r w:rsidR="002431B9" w:rsidRPr="009D7E47">
              <w:rPr>
                <w:rFonts w:ascii="Calibri" w:eastAsia="Calibri" w:hAnsi="Calibri"/>
                <w:iCs/>
                <w:sz w:val="22"/>
                <w:szCs w:val="22"/>
              </w:rPr>
              <w:t>)</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3BE96CCE" w14:textId="77777777" w:rsidR="002431B9" w:rsidRPr="002431B9" w:rsidRDefault="002431B9" w:rsidP="002431B9">
            <w:pPr>
              <w:rPr>
                <w:sz w:val="22"/>
                <w:szCs w:val="22"/>
              </w:rPr>
            </w:pPr>
            <w:r w:rsidRPr="002431B9">
              <w:rPr>
                <w:sz w:val="22"/>
                <w:szCs w:val="22"/>
              </w:rPr>
              <w:t>15.3</w:t>
            </w:r>
          </w:p>
        </w:tc>
        <w:tc>
          <w:tcPr>
            <w:tcW w:w="1800" w:type="dxa"/>
            <w:tcBorders>
              <w:top w:val="single" w:sz="4" w:space="0" w:color="auto"/>
              <w:left w:val="single" w:sz="4" w:space="0" w:color="auto"/>
              <w:bottom w:val="single" w:sz="4" w:space="0" w:color="auto"/>
              <w:right w:val="single" w:sz="4" w:space="0" w:color="auto"/>
            </w:tcBorders>
          </w:tcPr>
          <w:p w14:paraId="04FFFE32" w14:textId="77777777" w:rsidR="002431B9" w:rsidRPr="002431B9" w:rsidRDefault="002431B9" w:rsidP="002431B9">
            <w:pPr>
              <w:rPr>
                <w:sz w:val="22"/>
                <w:szCs w:val="22"/>
              </w:rPr>
            </w:pPr>
            <w:r w:rsidRPr="002431B9">
              <w:rPr>
                <w:sz w:val="22"/>
                <w:szCs w:val="22"/>
              </w:rPr>
              <w:t>14.3</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6BC77218" w14:textId="77777777" w:rsidR="002431B9" w:rsidRPr="002431B9" w:rsidRDefault="002431B9" w:rsidP="002431B9">
            <w:pPr>
              <w:rPr>
                <w:sz w:val="22"/>
                <w:szCs w:val="22"/>
              </w:rPr>
            </w:pPr>
            <w:r w:rsidRPr="002431B9">
              <w:rPr>
                <w:sz w:val="22"/>
                <w:szCs w:val="22"/>
              </w:rPr>
              <w:t>14.3</w:t>
            </w:r>
          </w:p>
        </w:tc>
      </w:tr>
      <w:tr w:rsidR="002431B9" w:rsidRPr="002431B9" w14:paraId="07B76BD6" w14:textId="77777777" w:rsidTr="00404127">
        <w:tc>
          <w:tcPr>
            <w:tcW w:w="3240" w:type="dxa"/>
            <w:tcBorders>
              <w:top w:val="single" w:sz="4" w:space="0" w:color="auto"/>
              <w:bottom w:val="single" w:sz="4" w:space="0" w:color="auto"/>
              <w:right w:val="single" w:sz="4" w:space="0" w:color="auto"/>
            </w:tcBorders>
            <w:vAlign w:val="center"/>
          </w:tcPr>
          <w:p w14:paraId="4FC6F4BB" w14:textId="5D638681" w:rsidR="002431B9" w:rsidRPr="009D7E47" w:rsidRDefault="000C2939" w:rsidP="002431B9">
            <w:pPr>
              <w:jc w:val="center"/>
              <w:rPr>
                <w:rFonts w:ascii="Calibri" w:eastAsia="Calibri" w:hAnsi="Calibri"/>
                <w:sz w:val="22"/>
                <w:szCs w:val="22"/>
              </w:rPr>
            </w:pPr>
            <m:oMath>
              <m:sSub>
                <m:sSubPr>
                  <m:ctrlPr>
                    <w:rPr>
                      <w:rFonts w:ascii="Cambria Math" w:eastAsia="Calibri" w:hAnsi="Cambria Math"/>
                      <w:i/>
                      <w:sz w:val="22"/>
                      <w:szCs w:val="22"/>
                    </w:rPr>
                  </m:ctrlPr>
                </m:sSubPr>
                <m:e>
                  <m:r>
                    <w:rPr>
                      <w:rFonts w:ascii="Cambria Math" w:eastAsia="Calibri" w:hAnsi="Cambria Math"/>
                      <w:sz w:val="22"/>
                      <w:szCs w:val="22"/>
                    </w:rPr>
                    <m:t>H</m:t>
                  </m:r>
                </m:e>
                <m:sub>
                  <m:r>
                    <w:rPr>
                      <w:rFonts w:ascii="Cambria Math" w:eastAsia="Calibri" w:hAnsi="Cambria Math"/>
                      <w:sz w:val="22"/>
                      <w:szCs w:val="22"/>
                    </w:rPr>
                    <m:t>min</m:t>
                  </m:r>
                </m:sub>
              </m:sSub>
            </m:oMath>
            <w:r w:rsidR="002431B9" w:rsidRPr="009D7E47">
              <w:rPr>
                <w:rFonts w:ascii="Calibri" w:eastAsia="Calibri" w:hAnsi="Calibri"/>
                <w:sz w:val="22"/>
                <w:szCs w:val="22"/>
              </w:rPr>
              <w:t xml:space="preserve"> (mm/mm)</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EA782CD"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B51B649"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28CAD0C2" w14:textId="77777777" w:rsidR="002431B9" w:rsidRPr="002431B9" w:rsidRDefault="002431B9" w:rsidP="002431B9">
            <w:pPr>
              <w:rPr>
                <w:sz w:val="22"/>
                <w:szCs w:val="22"/>
              </w:rPr>
            </w:pPr>
            <w:r w:rsidRPr="002431B9">
              <w:rPr>
                <w:sz w:val="22"/>
                <w:szCs w:val="22"/>
              </w:rPr>
              <w:t>0</w:t>
            </w:r>
          </w:p>
        </w:tc>
      </w:tr>
      <w:tr w:rsidR="00404127" w:rsidRPr="002431B9" w14:paraId="19B20894" w14:textId="77777777" w:rsidTr="00404127">
        <w:tc>
          <w:tcPr>
            <w:tcW w:w="3240" w:type="dxa"/>
            <w:tcBorders>
              <w:top w:val="single" w:sz="4" w:space="0" w:color="auto"/>
              <w:bottom w:val="single" w:sz="4" w:space="0" w:color="auto"/>
              <w:right w:val="single" w:sz="4" w:space="0" w:color="auto"/>
            </w:tcBorders>
            <w:vAlign w:val="center"/>
          </w:tcPr>
          <w:p w14:paraId="22B09D8D" w14:textId="51298615" w:rsidR="002431B9" w:rsidRPr="009D7E47" w:rsidRDefault="000C2939" w:rsidP="002431B9">
            <w:pPr>
              <w:jc w:val="center"/>
              <w:rPr>
                <w:rFonts w:ascii="Calibri" w:eastAsia="Calibri" w:hAnsi="Calibri"/>
                <w:sz w:val="22"/>
                <w:szCs w:val="22"/>
              </w:rPr>
            </w:pPr>
            <m:oMath>
              <m:sSub>
                <m:sSubPr>
                  <m:ctrlPr>
                    <w:rPr>
                      <w:rFonts w:ascii="Cambria Math" w:eastAsia="Calibri" w:hAnsi="Cambria Math"/>
                      <w:i/>
                      <w:sz w:val="22"/>
                      <w:szCs w:val="22"/>
                    </w:rPr>
                  </m:ctrlPr>
                </m:sSubPr>
                <m:e>
                  <m:r>
                    <w:rPr>
                      <w:rFonts w:ascii="Cambria Math" w:eastAsia="Calibri" w:hAnsi="Cambria Math"/>
                      <w:sz w:val="22"/>
                      <w:szCs w:val="22"/>
                    </w:rPr>
                    <m:t>H</m:t>
                  </m:r>
                </m:e>
                <m:sub>
                  <m:r>
                    <w:rPr>
                      <w:rFonts w:ascii="Cambria Math" w:eastAsia="Calibri" w:hAnsi="Cambria Math"/>
                      <w:sz w:val="22"/>
                      <w:szCs w:val="22"/>
                    </w:rPr>
                    <m:t>max</m:t>
                  </m:r>
                </m:sub>
              </m:sSub>
              <m:r>
                <w:rPr>
                  <w:rFonts w:ascii="Cambria Math" w:eastAsia="Calibri" w:hAnsi="Cambria Math"/>
                  <w:sz w:val="22"/>
                  <w:szCs w:val="22"/>
                </w:rPr>
                <m:t>-</m:t>
              </m:r>
              <m:sSub>
                <m:sSubPr>
                  <m:ctrlPr>
                    <w:rPr>
                      <w:rFonts w:ascii="Cambria Math" w:eastAsia="Calibri" w:hAnsi="Cambria Math"/>
                      <w:i/>
                      <w:sz w:val="22"/>
                      <w:szCs w:val="22"/>
                    </w:rPr>
                  </m:ctrlPr>
                </m:sSubPr>
                <m:e>
                  <m:r>
                    <w:rPr>
                      <w:rFonts w:ascii="Cambria Math" w:eastAsia="Calibri" w:hAnsi="Cambria Math"/>
                      <w:sz w:val="22"/>
                      <w:szCs w:val="22"/>
                    </w:rPr>
                    <m:t>H</m:t>
                  </m:r>
                </m:e>
                <m:sub>
                  <m:r>
                    <w:rPr>
                      <w:rFonts w:ascii="Cambria Math" w:eastAsia="Calibri" w:hAnsi="Cambria Math"/>
                      <w:sz w:val="22"/>
                      <w:szCs w:val="22"/>
                    </w:rPr>
                    <m:t>min</m:t>
                  </m:r>
                </m:sub>
              </m:sSub>
            </m:oMath>
            <w:r w:rsidR="002431B9" w:rsidRPr="009D7E47">
              <w:rPr>
                <w:rFonts w:ascii="Calibri" w:eastAsia="Calibri" w:hAnsi="Calibri"/>
                <w:sz w:val="22"/>
                <w:szCs w:val="22"/>
              </w:rPr>
              <w:t xml:space="preserve"> (mm/mm)</w:t>
            </w:r>
          </w:p>
        </w:tc>
        <w:tc>
          <w:tcPr>
            <w:tcW w:w="1800" w:type="dxa"/>
            <w:tcBorders>
              <w:top w:val="single" w:sz="4" w:space="0" w:color="auto"/>
              <w:left w:val="single" w:sz="4" w:space="0" w:color="auto"/>
              <w:bottom w:val="single" w:sz="4" w:space="0" w:color="auto"/>
              <w:right w:val="single" w:sz="4" w:space="0" w:color="auto"/>
            </w:tcBorders>
          </w:tcPr>
          <w:p w14:paraId="6C98F586" w14:textId="77777777" w:rsidR="002431B9" w:rsidRPr="002431B9" w:rsidRDefault="002431B9" w:rsidP="002431B9">
            <w:pPr>
              <w:rPr>
                <w:sz w:val="22"/>
                <w:szCs w:val="22"/>
              </w:rPr>
            </w:pPr>
            <w:r w:rsidRPr="002431B9">
              <w:rPr>
                <w:sz w:val="22"/>
                <w:szCs w:val="22"/>
              </w:rPr>
              <w:t>1.94E-2</w:t>
            </w:r>
          </w:p>
        </w:tc>
        <w:tc>
          <w:tcPr>
            <w:tcW w:w="1800" w:type="dxa"/>
            <w:tcBorders>
              <w:top w:val="single" w:sz="4" w:space="0" w:color="auto"/>
              <w:left w:val="single" w:sz="4" w:space="0" w:color="auto"/>
              <w:bottom w:val="single" w:sz="4" w:space="0" w:color="auto"/>
              <w:right w:val="single" w:sz="4" w:space="0" w:color="auto"/>
            </w:tcBorders>
          </w:tcPr>
          <w:p w14:paraId="43100493" w14:textId="77777777" w:rsidR="002431B9" w:rsidRPr="002431B9" w:rsidRDefault="002431B9" w:rsidP="002431B9">
            <w:pPr>
              <w:rPr>
                <w:sz w:val="22"/>
                <w:szCs w:val="22"/>
              </w:rPr>
            </w:pPr>
            <w:r w:rsidRPr="002431B9">
              <w:rPr>
                <w:sz w:val="22"/>
                <w:szCs w:val="22"/>
              </w:rPr>
              <w:t>1.65E-2</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88C4EA6" w14:textId="77777777" w:rsidR="002431B9" w:rsidRPr="002431B9" w:rsidRDefault="002431B9" w:rsidP="002431B9">
            <w:pPr>
              <w:rPr>
                <w:sz w:val="22"/>
                <w:szCs w:val="22"/>
              </w:rPr>
            </w:pPr>
            <w:r w:rsidRPr="002431B9">
              <w:rPr>
                <w:sz w:val="22"/>
                <w:szCs w:val="22"/>
              </w:rPr>
              <w:t>1.65E-2</w:t>
            </w:r>
          </w:p>
        </w:tc>
      </w:tr>
      <w:tr w:rsidR="002431B9" w:rsidRPr="002431B9" w14:paraId="38DDADB5" w14:textId="77777777" w:rsidTr="00404127">
        <w:tc>
          <w:tcPr>
            <w:tcW w:w="3240" w:type="dxa"/>
            <w:tcBorders>
              <w:top w:val="single" w:sz="4" w:space="0" w:color="auto"/>
              <w:bottom w:val="single" w:sz="4" w:space="0" w:color="auto"/>
              <w:right w:val="single" w:sz="4" w:space="0" w:color="auto"/>
            </w:tcBorders>
            <w:vAlign w:val="center"/>
          </w:tcPr>
          <w:p w14:paraId="5DFFDA2C" w14:textId="22395BC7" w:rsidR="002431B9" w:rsidRPr="009D7E47" w:rsidRDefault="000C2939" w:rsidP="002431B9">
            <w:pPr>
              <w:jc w:val="center"/>
              <w:rPr>
                <w:rFonts w:ascii="Calibri" w:eastAsia="Calibri" w:hAnsi="Calibri"/>
                <w:sz w:val="22"/>
                <w:szCs w:val="22"/>
              </w:rPr>
            </w:pPr>
            <m:oMath>
              <m:sSub>
                <m:sSubPr>
                  <m:ctrlPr>
                    <w:rPr>
                      <w:rFonts w:ascii="Cambria Math" w:eastAsia="Calibri" w:hAnsi="Cambria Math"/>
                      <w:i/>
                      <w:sz w:val="22"/>
                      <w:szCs w:val="22"/>
                      <w:vertAlign w:val="subscript"/>
                    </w:rPr>
                  </m:ctrlPr>
                </m:sSubPr>
                <m:e>
                  <m:r>
                    <w:rPr>
                      <w:rFonts w:ascii="Cambria Math" w:eastAsia="Calibri" w:hAnsi="Cambria Math"/>
                      <w:sz w:val="22"/>
                      <w:szCs w:val="22"/>
                      <w:vertAlign w:val="subscript"/>
                    </w:rPr>
                    <m:t>σ</m:t>
                  </m:r>
                </m:e>
                <m:sub>
                  <m:r>
                    <w:rPr>
                      <w:rFonts w:ascii="Cambria Math" w:eastAsia="Calibri" w:hAnsi="Cambria Math"/>
                      <w:sz w:val="22"/>
                      <w:szCs w:val="22"/>
                      <w:vertAlign w:val="subscript"/>
                    </w:rPr>
                    <m:t>crit</m:t>
                  </m:r>
                </m:sub>
              </m:sSub>
            </m:oMath>
            <w:r w:rsidR="002431B9" w:rsidRPr="009D7E47">
              <w:rPr>
                <w:rFonts w:ascii="Calibri" w:eastAsia="Calibri" w:hAnsi="Calibri"/>
                <w:sz w:val="22"/>
                <w:szCs w:val="22"/>
              </w:rPr>
              <w:t>(mm/mm)</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B61C3F8"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0A7CFD8"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30DD67A3" w14:textId="77777777" w:rsidR="002431B9" w:rsidRPr="002431B9" w:rsidRDefault="002431B9" w:rsidP="002431B9">
            <w:pPr>
              <w:rPr>
                <w:sz w:val="22"/>
                <w:szCs w:val="22"/>
              </w:rPr>
            </w:pPr>
            <w:r w:rsidRPr="002431B9">
              <w:rPr>
                <w:sz w:val="22"/>
                <w:szCs w:val="22"/>
              </w:rPr>
              <w:t>0</w:t>
            </w:r>
          </w:p>
        </w:tc>
      </w:tr>
      <w:tr w:rsidR="002431B9" w:rsidRPr="002431B9" w14:paraId="7DB4EB63" w14:textId="77777777" w:rsidTr="00404127">
        <w:tc>
          <w:tcPr>
            <w:tcW w:w="3240" w:type="dxa"/>
            <w:tcBorders>
              <w:top w:val="single" w:sz="4" w:space="0" w:color="auto"/>
              <w:bottom w:val="single" w:sz="4" w:space="0" w:color="auto"/>
              <w:right w:val="single" w:sz="4" w:space="0" w:color="auto"/>
            </w:tcBorders>
            <w:vAlign w:val="center"/>
          </w:tcPr>
          <w:p w14:paraId="2B5DDC43" w14:textId="16A2152F" w:rsidR="002431B9" w:rsidRPr="009D7E47" w:rsidRDefault="009D7E47" w:rsidP="002431B9">
            <w:pPr>
              <w:jc w:val="center"/>
              <w:rPr>
                <w:rFonts w:ascii="Calibri" w:eastAsia="Calibri" w:hAnsi="Calibri"/>
                <w:sz w:val="22"/>
                <w:szCs w:val="22"/>
              </w:rPr>
            </w:pPr>
            <m:oMath>
              <m:r>
                <w:rPr>
                  <w:rFonts w:ascii="Cambria Math" w:eastAsia="Calibri" w:hAnsi="Cambria Math"/>
                  <w:sz w:val="22"/>
                  <w:szCs w:val="22"/>
                  <w:vertAlign w:val="subscript"/>
                </w:rPr>
                <m:t xml:space="preserve">k </m:t>
              </m:r>
            </m:oMath>
            <w:r w:rsidR="002431B9" w:rsidRPr="009D7E47">
              <w:rPr>
                <w:sz w:val="22"/>
                <w:szCs w:val="22"/>
              </w:rPr>
              <w:t>(1/MPa)</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4AD7B235" w14:textId="77777777" w:rsidR="002431B9" w:rsidRPr="002431B9" w:rsidRDefault="002431B9" w:rsidP="002431B9">
            <w:pPr>
              <w:rPr>
                <w:sz w:val="22"/>
                <w:szCs w:val="22"/>
              </w:rPr>
            </w:pPr>
            <w:r w:rsidRPr="002431B9">
              <w:rPr>
                <w:sz w:val="22"/>
                <w:szCs w:val="22"/>
              </w:rPr>
              <w:t>1.00E-2</w:t>
            </w:r>
          </w:p>
        </w:tc>
        <w:tc>
          <w:tcPr>
            <w:tcW w:w="1800" w:type="dxa"/>
            <w:tcBorders>
              <w:top w:val="single" w:sz="4" w:space="0" w:color="auto"/>
              <w:left w:val="single" w:sz="4" w:space="0" w:color="auto"/>
              <w:bottom w:val="single" w:sz="4" w:space="0" w:color="auto"/>
              <w:right w:val="single" w:sz="4" w:space="0" w:color="auto"/>
            </w:tcBorders>
          </w:tcPr>
          <w:p w14:paraId="4FDC7A1D" w14:textId="77777777" w:rsidR="002431B9" w:rsidRPr="002431B9" w:rsidRDefault="002431B9" w:rsidP="002431B9">
            <w:pPr>
              <w:rPr>
                <w:sz w:val="22"/>
                <w:szCs w:val="22"/>
              </w:rPr>
            </w:pPr>
            <w:r w:rsidRPr="002431B9">
              <w:rPr>
                <w:sz w:val="22"/>
                <w:szCs w:val="22"/>
              </w:rPr>
              <w:t>1.14E-2</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84582B9" w14:textId="77777777" w:rsidR="002431B9" w:rsidRPr="002431B9" w:rsidRDefault="002431B9" w:rsidP="002431B9">
            <w:pPr>
              <w:rPr>
                <w:sz w:val="22"/>
                <w:szCs w:val="22"/>
              </w:rPr>
            </w:pPr>
            <w:r w:rsidRPr="002431B9">
              <w:rPr>
                <w:sz w:val="22"/>
                <w:szCs w:val="22"/>
              </w:rPr>
              <w:t>1.14E-2</w:t>
            </w:r>
          </w:p>
        </w:tc>
      </w:tr>
      <w:tr w:rsidR="00404127" w:rsidRPr="002431B9" w14:paraId="7B8EC26C" w14:textId="77777777" w:rsidTr="00404127">
        <w:tc>
          <w:tcPr>
            <w:tcW w:w="3240" w:type="dxa"/>
            <w:tcBorders>
              <w:top w:val="single" w:sz="4" w:space="0" w:color="auto"/>
              <w:bottom w:val="single" w:sz="4" w:space="0" w:color="auto"/>
              <w:right w:val="single" w:sz="4" w:space="0" w:color="auto"/>
            </w:tcBorders>
            <w:vAlign w:val="center"/>
          </w:tcPr>
          <w:p w14:paraId="20B742A8" w14:textId="43FF98F3" w:rsidR="002431B9" w:rsidRPr="009D7E47" w:rsidRDefault="000C2939" w:rsidP="002431B9">
            <w:pPr>
              <w:jc w:val="center"/>
              <w:rPr>
                <w:rFonts w:ascii="Calibri" w:eastAsia="Calibri" w:hAnsi="Calibri"/>
                <w:sz w:val="22"/>
                <w:szCs w:val="22"/>
              </w:rPr>
            </w:pPr>
            <m:oMath>
              <m:sSub>
                <m:sSubPr>
                  <m:ctrlPr>
                    <w:rPr>
                      <w:rFonts w:ascii="Cambria Math" w:eastAsia="Calibri" w:hAnsi="Cambria Math"/>
                      <w:i/>
                      <w:sz w:val="22"/>
                      <w:szCs w:val="22"/>
                      <w:vertAlign w:val="subscript"/>
                    </w:rPr>
                  </m:ctrlPr>
                </m:sSubPr>
                <m:e>
                  <m:r>
                    <w:rPr>
                      <w:rFonts w:ascii="Cambria Math" w:eastAsia="Calibri" w:hAnsi="Cambria Math"/>
                      <w:sz w:val="22"/>
                      <w:szCs w:val="22"/>
                      <w:vertAlign w:val="subscript"/>
                    </w:rPr>
                    <m:t>n</m:t>
                  </m:r>
                </m:e>
                <m:sub>
                  <m:r>
                    <w:rPr>
                      <w:rFonts w:ascii="Cambria Math" w:eastAsia="Calibri" w:hAnsi="Cambria Math"/>
                      <w:sz w:val="22"/>
                      <w:szCs w:val="22"/>
                      <w:vertAlign w:val="subscript"/>
                    </w:rPr>
                    <m:t>1</m:t>
                  </m:r>
                </m:sub>
              </m:sSub>
            </m:oMath>
            <w:r w:rsidR="002431B9" w:rsidRPr="009D7E47">
              <w:rPr>
                <w:rFonts w:ascii="Calibri" w:eastAsia="Calibri" w:hAnsi="Calibri"/>
                <w:sz w:val="22"/>
                <w:szCs w:val="22"/>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184ED17"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3885ED3"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tcBorders>
          </w:tcPr>
          <w:p w14:paraId="31AAABD4" w14:textId="77777777" w:rsidR="002431B9" w:rsidRPr="002431B9" w:rsidRDefault="002431B9" w:rsidP="002431B9">
            <w:pPr>
              <w:rPr>
                <w:sz w:val="22"/>
                <w:szCs w:val="22"/>
              </w:rPr>
            </w:pPr>
            <w:r w:rsidRPr="002431B9">
              <w:rPr>
                <w:sz w:val="22"/>
                <w:szCs w:val="22"/>
              </w:rPr>
              <w:t>0.877</w:t>
            </w:r>
          </w:p>
        </w:tc>
      </w:tr>
      <w:tr w:rsidR="00404127" w:rsidRPr="002431B9" w14:paraId="7D788DFC" w14:textId="77777777" w:rsidTr="00404127">
        <w:tc>
          <w:tcPr>
            <w:tcW w:w="3240" w:type="dxa"/>
            <w:tcBorders>
              <w:top w:val="single" w:sz="4" w:space="0" w:color="auto"/>
              <w:bottom w:val="single" w:sz="4" w:space="0" w:color="auto"/>
              <w:right w:val="single" w:sz="4" w:space="0" w:color="auto"/>
            </w:tcBorders>
            <w:vAlign w:val="center"/>
          </w:tcPr>
          <w:p w14:paraId="2EC5A458" w14:textId="5D8B099F" w:rsidR="002431B9" w:rsidRPr="009D7E47" w:rsidRDefault="000C2939" w:rsidP="002431B9">
            <w:pPr>
              <w:jc w:val="center"/>
              <w:rPr>
                <w:rFonts w:ascii="Calibri" w:eastAsia="Calibri" w:hAnsi="Calibri"/>
                <w:sz w:val="22"/>
                <w:szCs w:val="22"/>
              </w:rPr>
            </w:pPr>
            <m:oMath>
              <m:sSub>
                <m:sSubPr>
                  <m:ctrlPr>
                    <w:rPr>
                      <w:rFonts w:ascii="Cambria Math" w:eastAsia="Calibri" w:hAnsi="Cambria Math"/>
                      <w:i/>
                      <w:sz w:val="22"/>
                      <w:szCs w:val="22"/>
                      <w:vertAlign w:val="subscript"/>
                    </w:rPr>
                  </m:ctrlPr>
                </m:sSubPr>
                <m:e>
                  <m:r>
                    <w:rPr>
                      <w:rFonts w:ascii="Cambria Math" w:eastAsia="Calibri" w:hAnsi="Cambria Math"/>
                      <w:sz w:val="22"/>
                      <w:szCs w:val="22"/>
                      <w:vertAlign w:val="subscript"/>
                    </w:rPr>
                    <m:t>n</m:t>
                  </m:r>
                </m:e>
                <m:sub>
                  <m:r>
                    <w:rPr>
                      <w:rFonts w:ascii="Cambria Math" w:eastAsia="Calibri" w:hAnsi="Cambria Math"/>
                      <w:sz w:val="22"/>
                      <w:szCs w:val="22"/>
                      <w:vertAlign w:val="subscript"/>
                    </w:rPr>
                    <m:t>2</m:t>
                  </m:r>
                </m:sub>
              </m:sSub>
            </m:oMath>
            <w:r w:rsidR="002431B9" w:rsidRPr="009D7E47">
              <w:rPr>
                <w:rFonts w:ascii="Calibri" w:eastAsia="Calibri" w:hAnsi="Calibri"/>
                <w:sz w:val="22"/>
                <w:szCs w:val="22"/>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F3E883A"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CFD051E"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tcBorders>
          </w:tcPr>
          <w:p w14:paraId="21BA270B" w14:textId="77777777" w:rsidR="002431B9" w:rsidRPr="002431B9" w:rsidRDefault="002431B9" w:rsidP="002431B9">
            <w:pPr>
              <w:rPr>
                <w:sz w:val="22"/>
                <w:szCs w:val="22"/>
              </w:rPr>
            </w:pPr>
            <w:r w:rsidRPr="002431B9">
              <w:rPr>
                <w:sz w:val="22"/>
                <w:szCs w:val="22"/>
              </w:rPr>
              <w:t>0.412</w:t>
            </w:r>
          </w:p>
        </w:tc>
      </w:tr>
      <w:tr w:rsidR="00404127" w:rsidRPr="002431B9" w14:paraId="387CF66C" w14:textId="77777777" w:rsidTr="00404127">
        <w:tc>
          <w:tcPr>
            <w:tcW w:w="3240" w:type="dxa"/>
            <w:tcBorders>
              <w:top w:val="single" w:sz="4" w:space="0" w:color="auto"/>
              <w:bottom w:val="single" w:sz="4" w:space="0" w:color="auto"/>
              <w:right w:val="single" w:sz="4" w:space="0" w:color="auto"/>
            </w:tcBorders>
            <w:vAlign w:val="center"/>
          </w:tcPr>
          <w:p w14:paraId="14EBF735" w14:textId="2142B542" w:rsidR="002431B9" w:rsidRPr="009D7E47" w:rsidRDefault="000C2939" w:rsidP="002431B9">
            <w:pPr>
              <w:jc w:val="center"/>
              <w:rPr>
                <w:rFonts w:ascii="Calibri" w:eastAsia="Calibri" w:hAnsi="Calibri"/>
                <w:sz w:val="22"/>
                <w:szCs w:val="22"/>
                <w:vertAlign w:val="subscript"/>
              </w:rPr>
            </w:pPr>
            <m:oMath>
              <m:sSub>
                <m:sSubPr>
                  <m:ctrlPr>
                    <w:rPr>
                      <w:rFonts w:ascii="Cambria Math" w:eastAsia="Calibri" w:hAnsi="Cambria Math"/>
                      <w:i/>
                      <w:sz w:val="22"/>
                      <w:szCs w:val="22"/>
                      <w:vertAlign w:val="subscript"/>
                    </w:rPr>
                  </m:ctrlPr>
                </m:sSubPr>
                <m:e>
                  <m:r>
                    <w:rPr>
                      <w:rFonts w:ascii="Cambria Math" w:eastAsia="Calibri" w:hAnsi="Cambria Math"/>
                      <w:sz w:val="22"/>
                      <w:szCs w:val="22"/>
                      <w:vertAlign w:val="subscript"/>
                    </w:rPr>
                    <m:t>n</m:t>
                  </m:r>
                </m:e>
                <m:sub>
                  <m:r>
                    <w:rPr>
                      <w:rFonts w:ascii="Cambria Math" w:eastAsia="Calibri" w:hAnsi="Cambria Math"/>
                      <w:sz w:val="22"/>
                      <w:szCs w:val="22"/>
                      <w:vertAlign w:val="subscript"/>
                    </w:rPr>
                    <m:t>3</m:t>
                  </m:r>
                </m:sub>
              </m:sSub>
            </m:oMath>
            <w:r w:rsidR="002431B9" w:rsidRPr="009D7E47">
              <w:rPr>
                <w:rFonts w:ascii="Calibri" w:eastAsia="Calibri" w:hAnsi="Calibri"/>
                <w:sz w:val="22"/>
                <w:szCs w:val="22"/>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B776D11"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FA00395"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tcBorders>
          </w:tcPr>
          <w:p w14:paraId="68B6663C" w14:textId="77777777" w:rsidR="002431B9" w:rsidRPr="002431B9" w:rsidRDefault="002431B9" w:rsidP="002431B9">
            <w:pPr>
              <w:rPr>
                <w:sz w:val="22"/>
                <w:szCs w:val="22"/>
              </w:rPr>
            </w:pPr>
            <w:r w:rsidRPr="002431B9">
              <w:rPr>
                <w:sz w:val="22"/>
                <w:szCs w:val="22"/>
              </w:rPr>
              <w:t>0.505</w:t>
            </w:r>
          </w:p>
        </w:tc>
      </w:tr>
      <w:tr w:rsidR="00404127" w:rsidRPr="002431B9" w14:paraId="32E4CBF3" w14:textId="77777777" w:rsidTr="00404127">
        <w:tc>
          <w:tcPr>
            <w:tcW w:w="3240" w:type="dxa"/>
            <w:tcBorders>
              <w:top w:val="single" w:sz="4" w:space="0" w:color="auto"/>
              <w:right w:val="single" w:sz="4" w:space="0" w:color="auto"/>
            </w:tcBorders>
            <w:vAlign w:val="center"/>
          </w:tcPr>
          <w:p w14:paraId="2D0652EB" w14:textId="7D4B8F60" w:rsidR="002431B9" w:rsidRPr="009D7E47" w:rsidRDefault="000C2939" w:rsidP="002431B9">
            <w:pPr>
              <w:jc w:val="center"/>
              <w:rPr>
                <w:rFonts w:ascii="Calibri" w:eastAsia="Calibri" w:hAnsi="Calibri"/>
                <w:sz w:val="22"/>
                <w:szCs w:val="22"/>
                <w:vertAlign w:val="subscript"/>
              </w:rPr>
            </w:pPr>
            <m:oMath>
              <m:sSub>
                <m:sSubPr>
                  <m:ctrlPr>
                    <w:rPr>
                      <w:rFonts w:ascii="Cambria Math" w:eastAsia="Calibri" w:hAnsi="Cambria Math"/>
                      <w:i/>
                      <w:sz w:val="22"/>
                      <w:szCs w:val="22"/>
                      <w:vertAlign w:val="subscript"/>
                    </w:rPr>
                  </m:ctrlPr>
                </m:sSubPr>
                <m:e>
                  <m:r>
                    <w:rPr>
                      <w:rFonts w:ascii="Cambria Math" w:eastAsia="Calibri" w:hAnsi="Cambria Math"/>
                      <w:sz w:val="22"/>
                      <w:szCs w:val="22"/>
                      <w:vertAlign w:val="subscript"/>
                    </w:rPr>
                    <m:t>n</m:t>
                  </m:r>
                </m:e>
                <m:sub>
                  <m:r>
                    <w:rPr>
                      <w:rFonts w:ascii="Cambria Math" w:eastAsia="Calibri" w:hAnsi="Cambria Math"/>
                      <w:sz w:val="22"/>
                      <w:szCs w:val="22"/>
                      <w:vertAlign w:val="subscript"/>
                    </w:rPr>
                    <m:t>4</m:t>
                  </m:r>
                </m:sub>
              </m:sSub>
            </m:oMath>
            <w:r w:rsidR="002431B9" w:rsidRPr="009D7E47">
              <w:rPr>
                <w:rFonts w:ascii="Calibri" w:eastAsia="Calibri" w:hAnsi="Calibri"/>
                <w:sz w:val="22"/>
                <w:szCs w:val="22"/>
              </w:rPr>
              <w:t xml:space="preserve"> (-)</w:t>
            </w:r>
          </w:p>
        </w:tc>
        <w:tc>
          <w:tcPr>
            <w:tcW w:w="1800" w:type="dxa"/>
            <w:tcBorders>
              <w:top w:val="single" w:sz="4" w:space="0" w:color="auto"/>
              <w:left w:val="single" w:sz="4" w:space="0" w:color="auto"/>
              <w:right w:val="single" w:sz="4" w:space="0" w:color="auto"/>
            </w:tcBorders>
            <w:shd w:val="clear" w:color="auto" w:fill="DEEAF6" w:themeFill="accent5" w:themeFillTint="33"/>
          </w:tcPr>
          <w:p w14:paraId="66A7D85C"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right w:val="single" w:sz="4" w:space="0" w:color="auto"/>
            </w:tcBorders>
            <w:shd w:val="clear" w:color="auto" w:fill="DEEAF6" w:themeFill="accent5" w:themeFillTint="33"/>
          </w:tcPr>
          <w:p w14:paraId="50243D34"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tcBorders>
          </w:tcPr>
          <w:p w14:paraId="194CD06E" w14:textId="77777777" w:rsidR="002431B9" w:rsidRPr="002431B9" w:rsidRDefault="002431B9" w:rsidP="002431B9">
            <w:pPr>
              <w:rPr>
                <w:sz w:val="22"/>
                <w:szCs w:val="22"/>
              </w:rPr>
            </w:pPr>
            <w:r w:rsidRPr="002431B9">
              <w:rPr>
                <w:sz w:val="22"/>
                <w:szCs w:val="22"/>
              </w:rPr>
              <w:t>0.288</w:t>
            </w:r>
          </w:p>
        </w:tc>
      </w:tr>
    </w:tbl>
    <w:p w14:paraId="0E7107C4" w14:textId="77777777" w:rsidR="002431B9" w:rsidRPr="002431B9" w:rsidRDefault="002431B9" w:rsidP="002431B9">
      <w:pPr>
        <w:spacing w:after="160" w:line="259" w:lineRule="auto"/>
        <w:rPr>
          <w:rFonts w:eastAsiaTheme="minorHAnsi" w:cstheme="minorBidi"/>
          <w:kern w:val="2"/>
          <w:sz w:val="22"/>
          <w:szCs w:val="22"/>
          <w14:ligatures w14:val="standardContextual"/>
        </w:rPr>
      </w:pPr>
    </w:p>
    <w:p w14:paraId="21439F8E" w14:textId="34A7720C" w:rsidR="002431B9" w:rsidRPr="002431B9" w:rsidRDefault="009D7E47" w:rsidP="002431B9">
      <w:r>
        <w:t xml:space="preserve">Table 4 shows the full material parameter history; a subset of these parameters </w:t>
      </w:r>
      <w:proofErr w:type="gramStart"/>
      <w:r>
        <w:t>are</w:t>
      </w:r>
      <w:proofErr w:type="gramEnd"/>
      <w:r>
        <w:t xml:space="preserve"> depicted graphically in Figure 5. In this table, parameters displayed with a blue background were specified for the optimization, while those with a red background converged to an optimization bound. The final optimized solution displayed in Figure 6 corresponds to the material parameters of calibration three. This table demonstrates the importance of iterative calibration after estimating key parameters; both stress-influence coefficients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t xml:space="preserve"> and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t>) required much lower bounds than originally estimated.</w:t>
      </w:r>
    </w:p>
    <w:sectPr w:rsidR="002431B9" w:rsidRPr="002431B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5" w:author="Walgren, Patrick" w:date="2024-08-29T14:04:00Z" w:initials="PW">
    <w:p w14:paraId="545647F8" w14:textId="77777777" w:rsidR="009D635D" w:rsidRDefault="009D635D" w:rsidP="009D635D">
      <w:pPr>
        <w:pStyle w:val="CommentText"/>
      </w:pPr>
      <w:r>
        <w:rPr>
          <w:rStyle w:val="CommentReference"/>
        </w:rPr>
        <w:annotationRef/>
      </w:r>
      <w:r>
        <w:t>Might need to add user-specified parameters (calibration stress, what else?)</w:t>
      </w:r>
    </w:p>
  </w:comment>
  <w:comment w:id="56" w:author="Mingear, Jacob Lee" w:date="2025-04-25T13:07:00Z" w:initials="JM">
    <w:p w14:paraId="486D94BE" w14:textId="77777777" w:rsidR="00126213" w:rsidRDefault="00126213" w:rsidP="00126213">
      <w:pPr>
        <w:pStyle w:val="CommentText"/>
      </w:pPr>
      <w:r>
        <w:rPr>
          <w:rStyle w:val="CommentReference"/>
        </w:rPr>
        <w:annotationRef/>
      </w:r>
      <w:r>
        <w:t>Sorry idk</w:t>
      </w:r>
    </w:p>
  </w:comment>
  <w:comment w:id="59" w:author="Walgren, Patrick" w:date="2024-11-05T09:25:00Z" w:initials="PW">
    <w:p w14:paraId="70D09E88" w14:textId="0ABF0906" w:rsidR="009D635D" w:rsidRDefault="009D635D" w:rsidP="009D635D">
      <w:pPr>
        <w:pStyle w:val="CommentText"/>
        <w:numPr>
          <w:ilvl w:val="0"/>
          <w:numId w:val="2"/>
        </w:numPr>
      </w:pPr>
      <w:r>
        <w:rPr>
          <w:rStyle w:val="CommentReference"/>
        </w:rPr>
        <w:annotationRef/>
      </w:r>
      <w:r>
        <w:t xml:space="preserve"> Make C^A/C^M slopes bigger</w:t>
      </w:r>
    </w:p>
    <w:p w14:paraId="0E5ECA62" w14:textId="77777777" w:rsidR="009D635D" w:rsidRDefault="009D635D" w:rsidP="009D635D">
      <w:pPr>
        <w:pStyle w:val="CommentText"/>
        <w:numPr>
          <w:ilvl w:val="0"/>
          <w:numId w:val="2"/>
        </w:numPr>
      </w:pPr>
      <w:r>
        <w:t xml:space="preserve"> Change color of phase diagram</w:t>
      </w:r>
    </w:p>
    <w:p w14:paraId="6586D88F" w14:textId="77777777" w:rsidR="009D635D" w:rsidRDefault="009D635D" w:rsidP="009D635D">
      <w:pPr>
        <w:pStyle w:val="CommentText"/>
        <w:numPr>
          <w:ilvl w:val="0"/>
          <w:numId w:val="2"/>
        </w:numPr>
      </w:pPr>
      <w:r>
        <w:t>Only plot 3 or 4 cycles (higher stress)</w:t>
      </w:r>
    </w:p>
    <w:p w14:paraId="012EC051" w14:textId="77777777" w:rsidR="009D635D" w:rsidRDefault="009D635D" w:rsidP="009D635D">
      <w:pPr>
        <w:pStyle w:val="CommentText"/>
        <w:numPr>
          <w:ilvl w:val="0"/>
          <w:numId w:val="2"/>
        </w:numPr>
      </w:pPr>
      <w:r>
        <w:t xml:space="preserve"> Increase distance between transformation temperatures</w:t>
      </w:r>
    </w:p>
    <w:p w14:paraId="79949925" w14:textId="77777777" w:rsidR="009D635D" w:rsidRDefault="009D635D" w:rsidP="009D635D">
      <w:pPr>
        <w:pStyle w:val="CommentText"/>
        <w:numPr>
          <w:ilvl w:val="0"/>
          <w:numId w:val="2"/>
        </w:numPr>
      </w:pPr>
      <w:r>
        <w:t xml:space="preserve"> At “at T&gt;A_f” for point 3.</w:t>
      </w:r>
    </w:p>
  </w:comment>
  <w:comment w:id="60" w:author="Walgren, Patrick" w:date="2024-11-12T09:46:00Z" w:initials="PW">
    <w:p w14:paraId="7F5FB959" w14:textId="16569953" w:rsidR="00B26616" w:rsidRDefault="00B26616">
      <w:pPr>
        <w:pStyle w:val="CommentText"/>
      </w:pPr>
      <w:r>
        <w:rPr>
          <w:rStyle w:val="CommentReference"/>
        </w:rPr>
        <w:annotationRef/>
      </w:r>
    </w:p>
  </w:comment>
  <w:comment w:id="61" w:author="Mingear, Jacob Lee" w:date="2025-04-25T13:12:00Z" w:initials="JM">
    <w:p w14:paraId="24A2F8E7" w14:textId="77777777" w:rsidR="006C7588" w:rsidRDefault="006C7588" w:rsidP="006C7588">
      <w:pPr>
        <w:pStyle w:val="CommentText"/>
      </w:pPr>
      <w:r>
        <w:rPr>
          <w:rStyle w:val="CommentReference"/>
        </w:rPr>
        <w:annotationRef/>
      </w:r>
      <w:r>
        <w:t>For this figure depending on the SMSJ format, we can make it more vertical if two column</w:t>
      </w:r>
    </w:p>
  </w:comment>
  <w:comment w:id="62" w:author="Mingear, Jacob Lee" w:date="2025-04-25T13:14:00Z" w:initials="JM">
    <w:p w14:paraId="3EEC47DC" w14:textId="77777777" w:rsidR="000C2939" w:rsidRDefault="006C7588" w:rsidP="000C2939">
      <w:pPr>
        <w:pStyle w:val="CommentText"/>
      </w:pPr>
      <w:r>
        <w:rPr>
          <w:rStyle w:val="CommentReference"/>
        </w:rPr>
        <w:annotationRef/>
      </w:r>
      <w:r w:rsidR="000C2939">
        <w:t xml:space="preserve">The E for sci notation here looks too similar to elastic modulus </w:t>
      </w:r>
    </w:p>
  </w:comment>
  <w:comment w:id="63" w:author="Mingear, Jacob Lee" w:date="2024-10-07T17:05:00Z" w:initials="JM">
    <w:p w14:paraId="29248844" w14:textId="189AC598" w:rsidR="009D635D" w:rsidRDefault="009D635D" w:rsidP="009D635D">
      <w:pPr>
        <w:pStyle w:val="CommentText"/>
      </w:pPr>
      <w:r>
        <w:rPr>
          <w:rStyle w:val="CommentReference"/>
        </w:rPr>
        <w:annotationRef/>
      </w:r>
      <w:r>
        <w:t>Maybe a zoom-in somewhere?</w:t>
      </w:r>
    </w:p>
  </w:comment>
  <w:comment w:id="64" w:author="Walgren, Patrick" w:date="2024-10-08T14:41:00Z" w:initials="PW">
    <w:p w14:paraId="798C5AA3" w14:textId="77777777" w:rsidR="009D635D" w:rsidRDefault="009D635D" w:rsidP="009D635D">
      <w:pPr>
        <w:pStyle w:val="CommentText"/>
      </w:pPr>
      <w:r>
        <w:rPr>
          <w:rStyle w:val="CommentReference"/>
        </w:rPr>
        <w:annotationRef/>
      </w:r>
      <w:r>
        <w:t>Lots of work lol</w:t>
      </w:r>
    </w:p>
  </w:comment>
  <w:comment w:id="65" w:author="Walgren, Patrick" w:date="2024-10-08T14:42:00Z" w:initials="PW">
    <w:p w14:paraId="187E196D" w14:textId="77777777" w:rsidR="009D635D" w:rsidRDefault="009D635D" w:rsidP="009D635D">
      <w:pPr>
        <w:pStyle w:val="CommentText"/>
      </w:pPr>
      <w:r>
        <w:rPr>
          <w:rStyle w:val="CommentReference"/>
        </w:rPr>
        <w:annotationRef/>
      </w:r>
      <w:r>
        <w:t xml:space="preserve">I could be convinced to label the curves and maybe a few points on the curves with a) b) c) etc. </w:t>
      </w:r>
    </w:p>
  </w:comment>
  <w:comment w:id="66" w:author="Walgren, Patrick" w:date="2024-11-05T09:34:00Z" w:initials="PW">
    <w:p w14:paraId="38A227F7" w14:textId="77777777" w:rsidR="009D635D" w:rsidRDefault="009D635D" w:rsidP="009D635D">
      <w:pPr>
        <w:pStyle w:val="CommentText"/>
      </w:pPr>
      <w:r>
        <w:rPr>
          <w:rStyle w:val="CommentReference"/>
        </w:rPr>
        <w:annotationRef/>
      </w:r>
      <w:r>
        <w:t>Add a legend as well.</w:t>
      </w:r>
    </w:p>
  </w:comment>
  <w:comment w:id="67" w:author="Mingear, Jacob Lee" w:date="2025-04-25T13:20:00Z" w:initials="JM">
    <w:p w14:paraId="7504E86D" w14:textId="77777777" w:rsidR="0009176D" w:rsidRDefault="0009176D" w:rsidP="0009176D">
      <w:pPr>
        <w:pStyle w:val="CommentText"/>
      </w:pPr>
      <w:r>
        <w:rPr>
          <w:rStyle w:val="CommentReference"/>
        </w:rPr>
        <w:annotationRef/>
      </w:r>
      <w:r>
        <w:t>I guess this comment is resolved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45647F8" w15:done="0"/>
  <w15:commentEx w15:paraId="486D94BE" w15:paraIdParent="545647F8" w15:done="0"/>
  <w15:commentEx w15:paraId="79949925" w15:done="1"/>
  <w15:commentEx w15:paraId="7F5FB959" w15:paraIdParent="79949925" w15:done="1"/>
  <w15:commentEx w15:paraId="24A2F8E7" w15:done="0"/>
  <w15:commentEx w15:paraId="3EEC47DC" w15:done="0"/>
  <w15:commentEx w15:paraId="29248844" w15:done="0"/>
  <w15:commentEx w15:paraId="798C5AA3" w15:paraIdParent="29248844" w15:done="0"/>
  <w15:commentEx w15:paraId="187E196D" w15:paraIdParent="29248844" w15:done="0"/>
  <w15:commentEx w15:paraId="38A227F7" w15:paraIdParent="29248844" w15:done="0"/>
  <w15:commentEx w15:paraId="7504E86D" w15:paraIdParent="292488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8494126" w16cex:dateUtc="2024-08-29T20:04:00Z"/>
  <w16cex:commentExtensible w16cex:durableId="338E994F" w16cex:dateUtc="2025-04-25T19:07:00Z"/>
  <w16cex:commentExtensible w16cex:durableId="43D397F5" w16cex:dateUtc="2024-11-12T16:46:00Z"/>
  <w16cex:commentExtensible w16cex:durableId="27824B5C" w16cex:dateUtc="2025-04-25T19:12:00Z"/>
  <w16cex:commentExtensible w16cex:durableId="65FEEB72" w16cex:dateUtc="2025-04-25T19:14:00Z"/>
  <w16cex:commentExtensible w16cex:durableId="53909A89" w16cex:dateUtc="2024-10-07T23:05:00Z"/>
  <w16cex:commentExtensible w16cex:durableId="0F9BB3FE" w16cex:dateUtc="2024-10-08T20:41:00Z"/>
  <w16cex:commentExtensible w16cex:durableId="2E3E36A8" w16cex:dateUtc="2024-10-08T20:42:00Z"/>
  <w16cex:commentExtensible w16cex:durableId="04D2B952" w16cex:dateUtc="2024-11-05T16:34:00Z"/>
  <w16cex:commentExtensible w16cex:durableId="13164B3C" w16cex:dateUtc="2025-04-25T19: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45647F8" w16cid:durableId="28494126"/>
  <w16cid:commentId w16cid:paraId="486D94BE" w16cid:durableId="338E994F"/>
  <w16cid:commentId w16cid:paraId="79949925" w16cid:durableId="7459C410"/>
  <w16cid:commentId w16cid:paraId="7F5FB959" w16cid:durableId="43D397F5"/>
  <w16cid:commentId w16cid:paraId="24A2F8E7" w16cid:durableId="27824B5C"/>
  <w16cid:commentId w16cid:paraId="3EEC47DC" w16cid:durableId="65FEEB72"/>
  <w16cid:commentId w16cid:paraId="29248844" w16cid:durableId="53909A89"/>
  <w16cid:commentId w16cid:paraId="798C5AA3" w16cid:durableId="0F9BB3FE"/>
  <w16cid:commentId w16cid:paraId="187E196D" w16cid:durableId="2E3E36A8"/>
  <w16cid:commentId w16cid:paraId="38A227F7" w16cid:durableId="04D2B952"/>
  <w16cid:commentId w16cid:paraId="7504E86D" w16cid:durableId="13164B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DC4DA6" w14:textId="77777777" w:rsidR="0079532D" w:rsidRDefault="0079532D" w:rsidP="009D635D">
      <w:r>
        <w:separator/>
      </w:r>
    </w:p>
  </w:endnote>
  <w:endnote w:type="continuationSeparator" w:id="0">
    <w:p w14:paraId="3B4BBA19" w14:textId="77777777" w:rsidR="0079532D" w:rsidRDefault="0079532D" w:rsidP="009D63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AFBAEE" w14:textId="77777777" w:rsidR="0079532D" w:rsidRDefault="0079532D" w:rsidP="009D635D">
      <w:r>
        <w:separator/>
      </w:r>
    </w:p>
  </w:footnote>
  <w:footnote w:type="continuationSeparator" w:id="0">
    <w:p w14:paraId="43A75BA8" w14:textId="77777777" w:rsidR="0079532D" w:rsidRDefault="0079532D" w:rsidP="009D635D">
      <w:r>
        <w:continuationSeparator/>
      </w:r>
    </w:p>
  </w:footnote>
  <w:footnote w:id="1">
    <w:p w14:paraId="003049E1" w14:textId="77777777" w:rsidR="009D635D" w:rsidRDefault="009D635D" w:rsidP="009D635D">
      <w:pPr>
        <w:pStyle w:val="FootnoteText"/>
      </w:pPr>
      <w:r>
        <w:rPr>
          <w:rStyle w:val="FootnoteReference"/>
        </w:rPr>
        <w:footnoteRef/>
      </w:r>
      <w:r>
        <w:t xml:space="preserve"> The calibration stress is </w:t>
      </w:r>
      <w:r w:rsidRPr="00B33422">
        <w:rPr>
          <w:i/>
          <w:iCs/>
        </w:rPr>
        <w:t>a priori</w:t>
      </w:r>
      <w:r>
        <w:t xml:space="preserve"> defined by the designer. Common practice dictates selecting a value close to the material design working stress.</w:t>
      </w:r>
    </w:p>
  </w:footnote>
  <w:footnote w:id="2">
    <w:p w14:paraId="578EE353" w14:textId="77777777" w:rsidR="009D635D" w:rsidRDefault="009D635D" w:rsidP="009D635D">
      <w:pPr>
        <w:pStyle w:val="FootnoteText"/>
      </w:pPr>
      <w:r>
        <w:rPr>
          <w:rStyle w:val="FootnoteReference"/>
        </w:rPr>
        <w:footnoteRef/>
      </w:r>
      <w:r>
        <w:t xml:space="preserve"> The minimum transformation strain and critical stress at which transformation strain are commonly set to zero for preliminary calibrations and only optimized if modeling two-way shape memory behavior is essential.</w:t>
      </w:r>
    </w:p>
  </w:footnote>
  <w:footnote w:id="3">
    <w:p w14:paraId="1FB3D5E6" w14:textId="77777777" w:rsidR="009D635D" w:rsidRDefault="009D635D" w:rsidP="009D635D">
      <w:pPr>
        <w:pStyle w:val="FootnoteText"/>
      </w:pPr>
      <w:r>
        <w:rPr>
          <w:rStyle w:val="FootnoteReference"/>
        </w:rPr>
        <w:footnoteRef/>
      </w:r>
      <w:r>
        <w:t xml:space="preserve"> We recommend setting smooth hardening coefficients to one for preliminary calibrations.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4DF0DA3"/>
    <w:multiLevelType w:val="hybridMultilevel"/>
    <w:tmpl w:val="65062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56A2A80"/>
    <w:multiLevelType w:val="hybridMultilevel"/>
    <w:tmpl w:val="610EC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2827913">
    <w:abstractNumId w:val="1"/>
  </w:num>
  <w:num w:numId="2" w16cid:durableId="92202697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ingear, Jacob Lee">
    <w15:presenceInfo w15:providerId="AD" w15:userId="S::362490@win.lanl.gov::6d72d889-daeb-477e-95b9-50a268df7791"/>
  </w15:person>
  <w15:person w15:author="Walgren, Patrick">
    <w15:presenceInfo w15:providerId="AD" w15:userId="S::pwalgren58@tamu.edu::497b613b-8eb1-49c3-9ca4-7bb0fedfe0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C3E"/>
    <w:rsid w:val="000554A4"/>
    <w:rsid w:val="00064215"/>
    <w:rsid w:val="0009176D"/>
    <w:rsid w:val="00093637"/>
    <w:rsid w:val="000C2939"/>
    <w:rsid w:val="000E1F7C"/>
    <w:rsid w:val="0010726A"/>
    <w:rsid w:val="00126213"/>
    <w:rsid w:val="00130C53"/>
    <w:rsid w:val="001465F3"/>
    <w:rsid w:val="00176A0D"/>
    <w:rsid w:val="001A2D07"/>
    <w:rsid w:val="002031B0"/>
    <w:rsid w:val="002217BD"/>
    <w:rsid w:val="002431B9"/>
    <w:rsid w:val="00263E60"/>
    <w:rsid w:val="00276451"/>
    <w:rsid w:val="002A4FC3"/>
    <w:rsid w:val="002C4656"/>
    <w:rsid w:val="00320AF7"/>
    <w:rsid w:val="00365402"/>
    <w:rsid w:val="00380A06"/>
    <w:rsid w:val="00384E17"/>
    <w:rsid w:val="003C17DF"/>
    <w:rsid w:val="003C2EDB"/>
    <w:rsid w:val="003E24ED"/>
    <w:rsid w:val="00404127"/>
    <w:rsid w:val="00446715"/>
    <w:rsid w:val="00520233"/>
    <w:rsid w:val="005677AA"/>
    <w:rsid w:val="006065A5"/>
    <w:rsid w:val="00606D01"/>
    <w:rsid w:val="00620B67"/>
    <w:rsid w:val="006378E5"/>
    <w:rsid w:val="00646638"/>
    <w:rsid w:val="006A0D5A"/>
    <w:rsid w:val="006A1E6C"/>
    <w:rsid w:val="006B25F0"/>
    <w:rsid w:val="006C7588"/>
    <w:rsid w:val="006E7C49"/>
    <w:rsid w:val="00706537"/>
    <w:rsid w:val="00734044"/>
    <w:rsid w:val="00762753"/>
    <w:rsid w:val="00785F28"/>
    <w:rsid w:val="0079532D"/>
    <w:rsid w:val="007C6815"/>
    <w:rsid w:val="00813878"/>
    <w:rsid w:val="00844164"/>
    <w:rsid w:val="008659B7"/>
    <w:rsid w:val="00886339"/>
    <w:rsid w:val="00890AC6"/>
    <w:rsid w:val="008950A6"/>
    <w:rsid w:val="00933A99"/>
    <w:rsid w:val="00967A8F"/>
    <w:rsid w:val="00975ABA"/>
    <w:rsid w:val="009C1C3E"/>
    <w:rsid w:val="009D52EF"/>
    <w:rsid w:val="009D635D"/>
    <w:rsid w:val="009D7E47"/>
    <w:rsid w:val="00A0677F"/>
    <w:rsid w:val="00A4013A"/>
    <w:rsid w:val="00A75BAD"/>
    <w:rsid w:val="00AB748D"/>
    <w:rsid w:val="00AD4875"/>
    <w:rsid w:val="00AD629C"/>
    <w:rsid w:val="00B20EE9"/>
    <w:rsid w:val="00B26616"/>
    <w:rsid w:val="00B406F8"/>
    <w:rsid w:val="00BC4D3B"/>
    <w:rsid w:val="00BF28B1"/>
    <w:rsid w:val="00BF6477"/>
    <w:rsid w:val="00C1205E"/>
    <w:rsid w:val="00C519A8"/>
    <w:rsid w:val="00CD0D49"/>
    <w:rsid w:val="00CE5384"/>
    <w:rsid w:val="00D32F18"/>
    <w:rsid w:val="00D678A6"/>
    <w:rsid w:val="00D71CAF"/>
    <w:rsid w:val="00D827F0"/>
    <w:rsid w:val="00DE5B27"/>
    <w:rsid w:val="00DF4A28"/>
    <w:rsid w:val="00DF6881"/>
    <w:rsid w:val="00E14680"/>
    <w:rsid w:val="00E23ECD"/>
    <w:rsid w:val="00E37C36"/>
    <w:rsid w:val="00E408F4"/>
    <w:rsid w:val="00EC0E98"/>
    <w:rsid w:val="00FA0BFA"/>
    <w:rsid w:val="00FA7831"/>
    <w:rsid w:val="00FA7D02"/>
    <w:rsid w:val="00FC47BB"/>
    <w:rsid w:val="00FD22F3"/>
    <w:rsid w:val="00FD5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B72B"/>
  <w15:chartTrackingRefBased/>
  <w15:docId w15:val="{9E228639-A186-4BD1-8720-8B73D907F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05E"/>
    <w:rPr>
      <w:sz w:val="24"/>
      <w:szCs w:val="24"/>
    </w:rPr>
  </w:style>
  <w:style w:type="paragraph" w:styleId="Heading1">
    <w:name w:val="heading 1"/>
    <w:basedOn w:val="Normal"/>
    <w:next w:val="Normal"/>
    <w:link w:val="Heading1Char"/>
    <w:uiPriority w:val="9"/>
    <w:qFormat/>
    <w:rsid w:val="00C1205E"/>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rsid w:val="00C1205E"/>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semiHidden/>
    <w:unhideWhenUsed/>
    <w:qFormat/>
    <w:rsid w:val="00C1205E"/>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C1205E"/>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C1205E"/>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C1205E"/>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C1205E"/>
    <w:pPr>
      <w:spacing w:before="240" w:after="60"/>
      <w:outlineLvl w:val="6"/>
    </w:pPr>
  </w:style>
  <w:style w:type="paragraph" w:styleId="Heading8">
    <w:name w:val="heading 8"/>
    <w:basedOn w:val="Normal"/>
    <w:next w:val="Normal"/>
    <w:link w:val="Heading8Char"/>
    <w:uiPriority w:val="9"/>
    <w:semiHidden/>
    <w:unhideWhenUsed/>
    <w:qFormat/>
    <w:rsid w:val="00C1205E"/>
    <w:pPr>
      <w:spacing w:before="240" w:after="60"/>
      <w:outlineLvl w:val="7"/>
    </w:pPr>
    <w:rPr>
      <w:i/>
      <w:iCs/>
    </w:rPr>
  </w:style>
  <w:style w:type="paragraph" w:styleId="Heading9">
    <w:name w:val="heading 9"/>
    <w:basedOn w:val="Normal"/>
    <w:next w:val="Normal"/>
    <w:link w:val="Heading9Char"/>
    <w:uiPriority w:val="9"/>
    <w:semiHidden/>
    <w:unhideWhenUsed/>
    <w:qFormat/>
    <w:rsid w:val="00C1205E"/>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05E"/>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semiHidden/>
    <w:rsid w:val="00C1205E"/>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semiHidden/>
    <w:rsid w:val="00C1205E"/>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C1205E"/>
    <w:rPr>
      <w:b/>
      <w:bCs/>
      <w:sz w:val="28"/>
      <w:szCs w:val="28"/>
    </w:rPr>
  </w:style>
  <w:style w:type="character" w:customStyle="1" w:styleId="Heading5Char">
    <w:name w:val="Heading 5 Char"/>
    <w:basedOn w:val="DefaultParagraphFont"/>
    <w:link w:val="Heading5"/>
    <w:uiPriority w:val="9"/>
    <w:semiHidden/>
    <w:rsid w:val="00C1205E"/>
    <w:rPr>
      <w:b/>
      <w:bCs/>
      <w:i/>
      <w:iCs/>
      <w:sz w:val="26"/>
      <w:szCs w:val="26"/>
    </w:rPr>
  </w:style>
  <w:style w:type="character" w:customStyle="1" w:styleId="Heading6Char">
    <w:name w:val="Heading 6 Char"/>
    <w:basedOn w:val="DefaultParagraphFont"/>
    <w:link w:val="Heading6"/>
    <w:uiPriority w:val="9"/>
    <w:semiHidden/>
    <w:rsid w:val="00C1205E"/>
    <w:rPr>
      <w:b/>
      <w:bCs/>
    </w:rPr>
  </w:style>
  <w:style w:type="character" w:customStyle="1" w:styleId="Heading7Char">
    <w:name w:val="Heading 7 Char"/>
    <w:basedOn w:val="DefaultParagraphFont"/>
    <w:link w:val="Heading7"/>
    <w:uiPriority w:val="9"/>
    <w:semiHidden/>
    <w:rsid w:val="00C1205E"/>
    <w:rPr>
      <w:sz w:val="24"/>
      <w:szCs w:val="24"/>
    </w:rPr>
  </w:style>
  <w:style w:type="character" w:customStyle="1" w:styleId="Heading8Char">
    <w:name w:val="Heading 8 Char"/>
    <w:basedOn w:val="DefaultParagraphFont"/>
    <w:link w:val="Heading8"/>
    <w:uiPriority w:val="9"/>
    <w:semiHidden/>
    <w:rsid w:val="00C1205E"/>
    <w:rPr>
      <w:i/>
      <w:iCs/>
      <w:sz w:val="24"/>
      <w:szCs w:val="24"/>
    </w:rPr>
  </w:style>
  <w:style w:type="character" w:customStyle="1" w:styleId="Heading9Char">
    <w:name w:val="Heading 9 Char"/>
    <w:basedOn w:val="DefaultParagraphFont"/>
    <w:link w:val="Heading9"/>
    <w:uiPriority w:val="9"/>
    <w:semiHidden/>
    <w:rsid w:val="00C1205E"/>
    <w:rPr>
      <w:rFonts w:asciiTheme="majorHAnsi" w:eastAsiaTheme="majorEastAsia" w:hAnsiTheme="majorHAnsi"/>
    </w:rPr>
  </w:style>
  <w:style w:type="paragraph" w:styleId="Title">
    <w:name w:val="Title"/>
    <w:basedOn w:val="Normal"/>
    <w:next w:val="Normal"/>
    <w:link w:val="TitleChar"/>
    <w:uiPriority w:val="10"/>
    <w:qFormat/>
    <w:rsid w:val="00C1205E"/>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C1205E"/>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C1205E"/>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C1205E"/>
    <w:rPr>
      <w:rFonts w:asciiTheme="majorHAnsi" w:eastAsiaTheme="majorEastAsia" w:hAnsiTheme="majorHAnsi"/>
      <w:sz w:val="24"/>
      <w:szCs w:val="24"/>
    </w:rPr>
  </w:style>
  <w:style w:type="character" w:styleId="Strong">
    <w:name w:val="Strong"/>
    <w:basedOn w:val="DefaultParagraphFont"/>
    <w:uiPriority w:val="22"/>
    <w:qFormat/>
    <w:rsid w:val="00C1205E"/>
    <w:rPr>
      <w:b/>
      <w:bCs/>
    </w:rPr>
  </w:style>
  <w:style w:type="character" w:styleId="Emphasis">
    <w:name w:val="Emphasis"/>
    <w:basedOn w:val="DefaultParagraphFont"/>
    <w:uiPriority w:val="20"/>
    <w:qFormat/>
    <w:rsid w:val="00C1205E"/>
    <w:rPr>
      <w:rFonts w:asciiTheme="minorHAnsi" w:hAnsiTheme="minorHAnsi"/>
      <w:b/>
      <w:i/>
      <w:iCs/>
    </w:rPr>
  </w:style>
  <w:style w:type="paragraph" w:styleId="NoSpacing">
    <w:name w:val="No Spacing"/>
    <w:basedOn w:val="Normal"/>
    <w:uiPriority w:val="1"/>
    <w:qFormat/>
    <w:rsid w:val="00C1205E"/>
    <w:rPr>
      <w:szCs w:val="32"/>
    </w:rPr>
  </w:style>
  <w:style w:type="paragraph" w:styleId="ListParagraph">
    <w:name w:val="List Paragraph"/>
    <w:basedOn w:val="Normal"/>
    <w:uiPriority w:val="34"/>
    <w:qFormat/>
    <w:rsid w:val="00C1205E"/>
    <w:pPr>
      <w:ind w:left="720"/>
      <w:contextualSpacing/>
    </w:pPr>
  </w:style>
  <w:style w:type="paragraph" w:styleId="Quote">
    <w:name w:val="Quote"/>
    <w:basedOn w:val="Normal"/>
    <w:next w:val="Normal"/>
    <w:link w:val="QuoteChar"/>
    <w:uiPriority w:val="29"/>
    <w:qFormat/>
    <w:rsid w:val="00C1205E"/>
    <w:rPr>
      <w:i/>
    </w:rPr>
  </w:style>
  <w:style w:type="character" w:customStyle="1" w:styleId="QuoteChar">
    <w:name w:val="Quote Char"/>
    <w:basedOn w:val="DefaultParagraphFont"/>
    <w:link w:val="Quote"/>
    <w:uiPriority w:val="29"/>
    <w:rsid w:val="00C1205E"/>
    <w:rPr>
      <w:i/>
      <w:sz w:val="24"/>
      <w:szCs w:val="24"/>
    </w:rPr>
  </w:style>
  <w:style w:type="paragraph" w:styleId="IntenseQuote">
    <w:name w:val="Intense Quote"/>
    <w:basedOn w:val="Normal"/>
    <w:next w:val="Normal"/>
    <w:link w:val="IntenseQuoteChar"/>
    <w:uiPriority w:val="30"/>
    <w:qFormat/>
    <w:rsid w:val="00C1205E"/>
    <w:pPr>
      <w:ind w:left="720" w:right="720"/>
    </w:pPr>
    <w:rPr>
      <w:b/>
      <w:i/>
      <w:szCs w:val="22"/>
    </w:rPr>
  </w:style>
  <w:style w:type="character" w:customStyle="1" w:styleId="IntenseQuoteChar">
    <w:name w:val="Intense Quote Char"/>
    <w:basedOn w:val="DefaultParagraphFont"/>
    <w:link w:val="IntenseQuote"/>
    <w:uiPriority w:val="30"/>
    <w:rsid w:val="00C1205E"/>
    <w:rPr>
      <w:b/>
      <w:i/>
      <w:sz w:val="24"/>
    </w:rPr>
  </w:style>
  <w:style w:type="character" w:styleId="SubtleEmphasis">
    <w:name w:val="Subtle Emphasis"/>
    <w:uiPriority w:val="19"/>
    <w:qFormat/>
    <w:rsid w:val="00C1205E"/>
    <w:rPr>
      <w:i/>
      <w:color w:val="5A5A5A" w:themeColor="text1" w:themeTint="A5"/>
    </w:rPr>
  </w:style>
  <w:style w:type="character" w:styleId="IntenseEmphasis">
    <w:name w:val="Intense Emphasis"/>
    <w:basedOn w:val="DefaultParagraphFont"/>
    <w:uiPriority w:val="21"/>
    <w:qFormat/>
    <w:rsid w:val="00C1205E"/>
    <w:rPr>
      <w:b/>
      <w:i/>
      <w:sz w:val="24"/>
      <w:szCs w:val="24"/>
      <w:u w:val="single"/>
    </w:rPr>
  </w:style>
  <w:style w:type="character" w:styleId="SubtleReference">
    <w:name w:val="Subtle Reference"/>
    <w:basedOn w:val="DefaultParagraphFont"/>
    <w:uiPriority w:val="31"/>
    <w:qFormat/>
    <w:rsid w:val="00C1205E"/>
    <w:rPr>
      <w:sz w:val="24"/>
      <w:szCs w:val="24"/>
      <w:u w:val="single"/>
    </w:rPr>
  </w:style>
  <w:style w:type="character" w:styleId="IntenseReference">
    <w:name w:val="Intense Reference"/>
    <w:basedOn w:val="DefaultParagraphFont"/>
    <w:uiPriority w:val="32"/>
    <w:qFormat/>
    <w:rsid w:val="00C1205E"/>
    <w:rPr>
      <w:b/>
      <w:sz w:val="24"/>
      <w:u w:val="single"/>
    </w:rPr>
  </w:style>
  <w:style w:type="character" w:styleId="BookTitle">
    <w:name w:val="Book Title"/>
    <w:basedOn w:val="DefaultParagraphFont"/>
    <w:uiPriority w:val="33"/>
    <w:qFormat/>
    <w:rsid w:val="00C1205E"/>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C1205E"/>
    <w:pPr>
      <w:outlineLvl w:val="9"/>
    </w:pPr>
  </w:style>
  <w:style w:type="character" w:styleId="CommentReference">
    <w:name w:val="annotation reference"/>
    <w:basedOn w:val="DefaultParagraphFont"/>
    <w:uiPriority w:val="99"/>
    <w:semiHidden/>
    <w:unhideWhenUsed/>
    <w:rsid w:val="009D635D"/>
    <w:rPr>
      <w:sz w:val="16"/>
      <w:szCs w:val="16"/>
    </w:rPr>
  </w:style>
  <w:style w:type="paragraph" w:styleId="CommentText">
    <w:name w:val="annotation text"/>
    <w:basedOn w:val="Normal"/>
    <w:link w:val="CommentTextChar"/>
    <w:uiPriority w:val="99"/>
    <w:unhideWhenUsed/>
    <w:rsid w:val="009D635D"/>
    <w:pPr>
      <w:spacing w:after="160"/>
    </w:pPr>
    <w:rPr>
      <w:rFonts w:eastAsia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rsid w:val="009D635D"/>
    <w:rPr>
      <w:rFonts w:eastAsiaTheme="minorHAnsi" w:cstheme="minorBidi"/>
      <w:kern w:val="2"/>
      <w:sz w:val="20"/>
      <w:szCs w:val="20"/>
      <w14:ligatures w14:val="standardContextual"/>
    </w:rPr>
  </w:style>
  <w:style w:type="paragraph" w:styleId="Caption">
    <w:name w:val="caption"/>
    <w:basedOn w:val="Normal"/>
    <w:next w:val="Normal"/>
    <w:uiPriority w:val="35"/>
    <w:unhideWhenUsed/>
    <w:qFormat/>
    <w:rsid w:val="009D635D"/>
    <w:pPr>
      <w:spacing w:after="200"/>
    </w:pPr>
    <w:rPr>
      <w:rFonts w:eastAsiaTheme="minorHAnsi" w:cstheme="minorBidi"/>
      <w:i/>
      <w:iCs/>
      <w:color w:val="44546A" w:themeColor="text2"/>
      <w:kern w:val="2"/>
      <w:sz w:val="18"/>
      <w:szCs w:val="18"/>
      <w14:ligatures w14:val="standardContextual"/>
    </w:rPr>
  </w:style>
  <w:style w:type="character" w:customStyle="1" w:styleId="ui-provider">
    <w:name w:val="ui-provider"/>
    <w:basedOn w:val="DefaultParagraphFont"/>
    <w:rsid w:val="009D635D"/>
  </w:style>
  <w:style w:type="table" w:styleId="TableGrid">
    <w:name w:val="Table Grid"/>
    <w:basedOn w:val="TableNormal"/>
    <w:uiPriority w:val="39"/>
    <w:rsid w:val="009D635D"/>
    <w:rPr>
      <w:rFonts w:eastAsiaTheme="minorHAnsi" w:cstheme="minorBidi"/>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D635D"/>
    <w:rPr>
      <w:rFonts w:eastAsiaTheme="minorHAnsi" w:cstheme="minorBidi"/>
      <w:kern w:val="2"/>
      <w:sz w:val="20"/>
      <w:szCs w:val="20"/>
      <w14:ligatures w14:val="standardContextual"/>
    </w:rPr>
  </w:style>
  <w:style w:type="character" w:customStyle="1" w:styleId="FootnoteTextChar">
    <w:name w:val="Footnote Text Char"/>
    <w:basedOn w:val="DefaultParagraphFont"/>
    <w:link w:val="FootnoteText"/>
    <w:uiPriority w:val="99"/>
    <w:semiHidden/>
    <w:rsid w:val="009D635D"/>
    <w:rPr>
      <w:rFonts w:eastAsiaTheme="minorHAnsi" w:cstheme="minorBidi"/>
      <w:kern w:val="2"/>
      <w:sz w:val="20"/>
      <w:szCs w:val="20"/>
      <w14:ligatures w14:val="standardContextual"/>
    </w:rPr>
  </w:style>
  <w:style w:type="character" w:styleId="FootnoteReference">
    <w:name w:val="footnote reference"/>
    <w:basedOn w:val="DefaultParagraphFont"/>
    <w:uiPriority w:val="99"/>
    <w:semiHidden/>
    <w:unhideWhenUsed/>
    <w:rsid w:val="009D635D"/>
    <w:rPr>
      <w:vertAlign w:val="superscript"/>
    </w:rPr>
  </w:style>
  <w:style w:type="paragraph" w:styleId="Bibliography">
    <w:name w:val="Bibliography"/>
    <w:basedOn w:val="Normal"/>
    <w:next w:val="Normal"/>
    <w:uiPriority w:val="37"/>
    <w:unhideWhenUsed/>
    <w:rsid w:val="002431B9"/>
    <w:pPr>
      <w:tabs>
        <w:tab w:val="left" w:pos="504"/>
      </w:tabs>
      <w:ind w:left="504" w:hanging="504"/>
    </w:pPr>
  </w:style>
  <w:style w:type="character" w:styleId="PlaceholderText">
    <w:name w:val="Placeholder Text"/>
    <w:basedOn w:val="DefaultParagraphFont"/>
    <w:uiPriority w:val="99"/>
    <w:semiHidden/>
    <w:rsid w:val="00DE5B27"/>
    <w:rPr>
      <w:color w:val="666666"/>
    </w:rPr>
  </w:style>
  <w:style w:type="paragraph" w:styleId="CommentSubject">
    <w:name w:val="annotation subject"/>
    <w:basedOn w:val="CommentText"/>
    <w:next w:val="CommentText"/>
    <w:link w:val="CommentSubjectChar"/>
    <w:uiPriority w:val="99"/>
    <w:semiHidden/>
    <w:unhideWhenUsed/>
    <w:rsid w:val="00B26616"/>
    <w:pPr>
      <w:spacing w:after="0"/>
    </w:pPr>
    <w:rPr>
      <w:rFonts w:eastAsiaTheme="minorEastAsia" w:cs="Times New Roman"/>
      <w:b/>
      <w:bCs/>
      <w:kern w:val="0"/>
      <w14:ligatures w14:val="none"/>
    </w:rPr>
  </w:style>
  <w:style w:type="character" w:customStyle="1" w:styleId="CommentSubjectChar">
    <w:name w:val="Comment Subject Char"/>
    <w:basedOn w:val="CommentTextChar"/>
    <w:link w:val="CommentSubject"/>
    <w:uiPriority w:val="99"/>
    <w:semiHidden/>
    <w:rsid w:val="00B26616"/>
    <w:rPr>
      <w:rFonts w:eastAsiaTheme="minorHAnsi" w:cstheme="minorBidi"/>
      <w:b/>
      <w:bCs/>
      <w:kern w:val="2"/>
      <w:sz w:val="20"/>
      <w:szCs w:val="20"/>
      <w14:ligatures w14:val="standardContextual"/>
    </w:rPr>
  </w:style>
  <w:style w:type="paragraph" w:styleId="Revision">
    <w:name w:val="Revision"/>
    <w:hidden/>
    <w:uiPriority w:val="99"/>
    <w:semiHidden/>
    <w:rsid w:val="003E24E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7011D-14DA-4862-92BF-82164E5B7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15</Pages>
  <Words>15372</Words>
  <Characters>87621</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Walgren, Patrick</dc:creator>
  <cp:keywords/>
  <dc:description/>
  <cp:lastModifiedBy>Mingear, Jacob Lee</cp:lastModifiedBy>
  <cp:revision>8</cp:revision>
  <dcterms:created xsi:type="dcterms:W3CDTF">2025-04-25T16:37:00Z</dcterms:created>
  <dcterms:modified xsi:type="dcterms:W3CDTF">2025-04-25T19:26:00Z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id="ev3Ks0K9"/&gt;&lt;style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
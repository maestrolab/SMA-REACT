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84130C" w14:textId="54C6E64A" w:rsidR="00FD5EBF" w:rsidRDefault="007A7F3B">
      <w:pPr>
        <w:rPr>
          <w:b/>
          <w:bCs/>
        </w:rPr>
      </w:pPr>
      <w:r>
        <w:rPr>
          <w:b/>
          <w:bCs/>
        </w:rPr>
        <w:t>Abstract</w:t>
      </w:r>
    </w:p>
    <w:p w14:paraId="1BDB7839" w14:textId="77777777" w:rsidR="007A7F3B" w:rsidRDefault="007A7F3B">
      <w:r w:rsidRPr="007A7F3B">
        <w:t>Our tool provides an intuitive workflow that imports and processes raw unfiltered shape memory alloy mechanical (tensile/compression), thermal (DSC), or thermomechanical (tensile/compression with environmental chamber) data to produce customizable figures and systematically derived material data. This toolset can extract data from multiple inputs such as tensile test data and external thermocouples and automatically synchronize them onto the same time series. With raw force and displacement data, the SMA REACT can calculate strains and stresses based on various sample geometries. Coupling temperature, stress, and strain data, this tool can apply customizable filters and remove systematic errors within the dataset, periodically prompting the user for filter approval. The program then produces various figures to help visualize the complex shape memory alloy material behavior.</w:t>
      </w:r>
    </w:p>
    <w:p w14:paraId="4D9FD369" w14:textId="77777777" w:rsidR="007A7F3B" w:rsidRDefault="007A7F3B">
      <w:r>
        <w:rPr>
          <w:b/>
          <w:bCs/>
        </w:rPr>
        <w:t>Introduction</w:t>
      </w:r>
    </w:p>
    <w:p w14:paraId="077E3F89" w14:textId="1E591458" w:rsidR="007A7F3B" w:rsidRPr="007A7F3B" w:rsidDel="006F0557" w:rsidRDefault="007A7F3B" w:rsidP="00460286">
      <w:pPr>
        <w:rPr>
          <w:del w:id="0" w:author="Mingear, Jacob Lee" w:date="2024-06-19T08:50:00Z" w16du:dateUtc="2024-06-19T14:50:00Z"/>
          <w:color w:val="FF0000"/>
        </w:rPr>
      </w:pPr>
      <w:r w:rsidRPr="007075E1">
        <w:rPr>
          <w:highlight w:val="yellow"/>
        </w:rPr>
        <w:t>The fundamental understanding and industrial application of shape memory alloys (SMAs) continues to grow.</w:t>
      </w:r>
      <w:r w:rsidR="00F8273D">
        <w:t xml:space="preserve"> </w:t>
      </w:r>
      <w:ins w:id="1" w:author="Mingear, Jacob Lee" w:date="2024-06-19T08:46:00Z" w16du:dateUtc="2024-06-19T14:46:00Z">
        <w:del w:id="2" w:author="Walgren, Patrick" w:date="2024-08-15T10:38:00Z" w16du:dateUtc="2024-08-15T16:38:00Z">
          <w:r w:rsidR="00160BC2" w:rsidDel="00B102AA">
            <w:delText xml:space="preserve">The </w:delText>
          </w:r>
        </w:del>
      </w:ins>
      <w:ins w:id="3" w:author="Mingear, Jacob Lee" w:date="2024-06-19T08:47:00Z" w16du:dateUtc="2024-06-19T14:47:00Z">
        <w:del w:id="4" w:author="Walgren, Patrick" w:date="2024-08-15T10:38:00Z" w16du:dateUtc="2024-08-15T16:38:00Z">
          <w:r w:rsidR="00160BC2" w:rsidDel="00B102AA">
            <w:delText>form</w:delText>
          </w:r>
        </w:del>
      </w:ins>
      <w:ins w:id="5" w:author="Mingear, Jacob Lee" w:date="2024-06-19T08:46:00Z" w16du:dateUtc="2024-06-19T14:46:00Z">
        <w:del w:id="6" w:author="Walgren, Patrick" w:date="2024-08-15T10:38:00Z" w16du:dateUtc="2024-08-15T16:38:00Z">
          <w:r w:rsidR="00160BC2" w:rsidDel="00B102AA">
            <w:delText xml:space="preserve"> of</w:delText>
          </w:r>
        </w:del>
      </w:ins>
      <w:ins w:id="7" w:author="Walgren, Patrick" w:date="2024-08-15T10:38:00Z" w16du:dateUtc="2024-08-15T16:38:00Z">
        <w:r w:rsidR="00B102AA">
          <w:t>In particular,</w:t>
        </w:r>
      </w:ins>
      <w:ins w:id="8" w:author="Mingear, Jacob Lee" w:date="2024-06-19T08:46:00Z" w16du:dateUtc="2024-06-19T14:46:00Z">
        <w:r w:rsidR="00160BC2">
          <w:t xml:space="preserve"> </w:t>
        </w:r>
      </w:ins>
      <w:ins w:id="9" w:author="Mingear, Jacob Lee" w:date="2024-06-19T08:33:00Z" w16du:dateUtc="2024-06-19T14:33:00Z">
        <w:r w:rsidR="00460286" w:rsidRPr="00460286">
          <w:t>SMA</w:t>
        </w:r>
      </w:ins>
      <w:ins w:id="10" w:author="Mingear, Jacob Lee" w:date="2024-06-19T08:47:00Z" w16du:dateUtc="2024-06-19T14:47:00Z">
        <w:r w:rsidR="00160BC2">
          <w:t xml:space="preserve"> actuators</w:t>
        </w:r>
      </w:ins>
      <w:ins w:id="11" w:author="Mingear, Jacob Lee" w:date="2024-06-19T08:33:00Z" w16du:dateUtc="2024-06-19T14:33:00Z">
        <w:r w:rsidR="00460286" w:rsidRPr="00460286">
          <w:t xml:space="preserve"> have gained the attention of engineers by virtue of their</w:t>
        </w:r>
      </w:ins>
      <w:ins w:id="12" w:author="Mingear, Jacob Lee" w:date="2024-06-19T08:47:00Z" w16du:dateUtc="2024-06-19T14:47:00Z">
        <w:r w:rsidR="00160BC2">
          <w:t xml:space="preserve"> </w:t>
        </w:r>
      </w:ins>
      <w:ins w:id="13" w:author="Mingear, Jacob Lee" w:date="2024-06-19T08:33:00Z" w16du:dateUtc="2024-06-19T14:33:00Z">
        <w:r w:rsidR="00460286" w:rsidRPr="00460286">
          <w:t>high actuation energy density</w:t>
        </w:r>
      </w:ins>
      <w:ins w:id="14" w:author="Walgren, Patrick" w:date="2024-08-15T10:38:00Z" w16du:dateUtc="2024-08-15T16:38:00Z">
        <w:r w:rsidR="00B102AA">
          <w:t xml:space="preserve"> and have found uses</w:t>
        </w:r>
      </w:ins>
      <w:ins w:id="15" w:author="Walgren, Patrick" w:date="2024-08-15T11:26:00Z" w16du:dateUtc="2024-08-15T17:26:00Z">
        <w:r w:rsidR="00EB7AC3">
          <w:t xml:space="preserve"> </w:t>
        </w:r>
      </w:ins>
      <w:ins w:id="16" w:author="Walgren, Patrick" w:date="2024-08-15T11:27:00Z" w16du:dateUtc="2024-08-15T17:27:00Z">
        <w:r w:rsidR="00EB7AC3">
          <w:t xml:space="preserve">in the fields of aerospace, biomedical, and robotics </w:t>
        </w:r>
      </w:ins>
      <w:r w:rsidR="00EB7AC3">
        <w:fldChar w:fldCharType="begin"/>
      </w:r>
      <w:r w:rsidR="00EB7AC3">
        <w:instrText xml:space="preserve"> ADDIN ZOTERO_ITEM CSL_CITATION {"citationID":"nDCgrgQI","properties":{"formattedCitation":"[1]","plainCitation":"[1]","noteIndex":0},"citationItems":[{"id":1138,"uris":["http://zotero.org/users/4607708/items/H4LSYN8N"],"itemData":{"id":1138,"type":"article-journal","container-title":"Materials &amp; Design","DOI":"10.1016/j.matdes.2013.11.084","ISSN":"02613069","page":"1078–1113","source":"CrossRef","title":"A review of shape memory alloy research, applications and opportunities","volume":"56","author":[{"family":"Jani","given":"Jaronie Mohd"},{"family":"Leary","given":"Martin"},{"family":"Subic","given":"Aleksandar"},{"family":"Gibson","given":"Mark A"}],"issued":{"date-parts":[["2014"]]}}}],"schema":"https://github.com/citation-style-language/schema/raw/master/csl-citation.json"} </w:instrText>
      </w:r>
      <w:r w:rsidR="00EB7AC3">
        <w:fldChar w:fldCharType="separate"/>
      </w:r>
      <w:r w:rsidR="00EB7AC3" w:rsidRPr="00EB7AC3">
        <w:rPr>
          <w:rFonts w:ascii="Calibri" w:hAnsi="Calibri" w:cs="Calibri"/>
        </w:rPr>
        <w:t>[1]</w:t>
      </w:r>
      <w:r w:rsidR="00EB7AC3">
        <w:fldChar w:fldCharType="end"/>
      </w:r>
      <w:ins w:id="17" w:author="Walgren, Patrick" w:date="2024-08-15T11:27:00Z" w16du:dateUtc="2024-08-15T17:27:00Z">
        <w:r w:rsidR="00EB7AC3">
          <w:t>.</w:t>
        </w:r>
      </w:ins>
      <w:ins w:id="18" w:author="Mingear, Jacob Lee" w:date="2024-06-19T08:47:00Z" w16du:dateUtc="2024-06-19T14:47:00Z">
        <w:del w:id="19" w:author="Walgren, Patrick" w:date="2024-08-15T11:27:00Z" w16du:dateUtc="2024-08-15T17:27:00Z">
          <w:r w:rsidR="00160BC2" w:rsidDel="00EB7AC3">
            <w:delText>.</w:delText>
          </w:r>
        </w:del>
      </w:ins>
      <w:ins w:id="20" w:author="Mingear, Jacob Lee" w:date="2024-06-19T08:33:00Z" w16du:dateUtc="2024-06-19T14:33:00Z">
        <w:r w:rsidR="00460286">
          <w:t xml:space="preserve"> </w:t>
        </w:r>
      </w:ins>
      <w:del w:id="21" w:author="Mingear, Jacob Lee" w:date="2024-06-19T09:22:00Z" w16du:dateUtc="2024-06-19T15:22:00Z">
        <w:r w:rsidRPr="007A7F3B" w:rsidDel="009F5961">
          <w:rPr>
            <w:color w:val="FF0000"/>
          </w:rPr>
          <w:delText xml:space="preserve">Add a few sentences here about why SMAs are used (high work energy density). Specifically highlight the actuator properties, because that's what the calibration routine can do right now. </w:delText>
        </w:r>
      </w:del>
    </w:p>
    <w:p w14:paraId="11581CD3" w14:textId="5F267744" w:rsidR="007A7F3B" w:rsidDel="006F0557" w:rsidRDefault="007A7F3B" w:rsidP="007A7F3B">
      <w:pPr>
        <w:rPr>
          <w:del w:id="22" w:author="Mingear, Jacob Lee" w:date="2024-06-19T08:50:00Z" w16du:dateUtc="2024-06-19T14:50:00Z"/>
        </w:rPr>
      </w:pPr>
    </w:p>
    <w:p w14:paraId="27D93124" w14:textId="64667157" w:rsidR="00F72732" w:rsidRDefault="007A7F3B" w:rsidP="007A7F3B">
      <w:pPr>
        <w:rPr>
          <w:ins w:id="23" w:author="Mingear, Jacob Lee" w:date="2024-06-19T09:09:00Z" w16du:dateUtc="2024-06-19T15:09:00Z"/>
        </w:rPr>
      </w:pPr>
      <w:bookmarkStart w:id="24" w:name="_Hlk164061221"/>
      <w:del w:id="25" w:author="Mingear, Jacob Lee" w:date="2024-06-19T08:50:00Z" w16du:dateUtc="2024-06-19T14:50:00Z">
        <w:r w:rsidRPr="007075E1" w:rsidDel="006F0557">
          <w:rPr>
            <w:highlight w:val="yellow"/>
          </w:rPr>
          <w:delText xml:space="preserve">The </w:delText>
        </w:r>
      </w:del>
      <w:ins w:id="26" w:author="Mingear, Jacob Lee" w:date="2024-06-19T08:50:00Z" w16du:dateUtc="2024-06-19T14:50:00Z">
        <w:r w:rsidR="006F0557">
          <w:rPr>
            <w:highlight w:val="yellow"/>
          </w:rPr>
          <w:t>A</w:t>
        </w:r>
        <w:r w:rsidR="006F0557" w:rsidRPr="007075E1">
          <w:rPr>
            <w:highlight w:val="yellow"/>
          </w:rPr>
          <w:t xml:space="preserve"> </w:t>
        </w:r>
      </w:ins>
      <w:ins w:id="27" w:author="Mingear, Jacob Lee" w:date="2024-06-19T08:48:00Z" w16du:dateUtc="2024-06-19T14:48:00Z">
        <w:r w:rsidR="006F0557">
          <w:rPr>
            <w:highlight w:val="yellow"/>
          </w:rPr>
          <w:t xml:space="preserve">notional </w:t>
        </w:r>
      </w:ins>
      <w:r w:rsidRPr="007075E1">
        <w:rPr>
          <w:highlight w:val="yellow"/>
        </w:rPr>
        <w:t xml:space="preserve">process for developing a shape memory alloy engineering system </w:t>
      </w:r>
      <w:del w:id="28" w:author="Mingear, Jacob Lee" w:date="2024-06-19T08:49:00Z" w16du:dateUtc="2024-06-19T14:49:00Z">
        <w:r w:rsidRPr="007075E1" w:rsidDel="006F0557">
          <w:rPr>
            <w:highlight w:val="yellow"/>
          </w:rPr>
          <w:delText xml:space="preserve">can </w:delText>
        </w:r>
      </w:del>
      <w:ins w:id="29" w:author="Mingear, Jacob Lee" w:date="2024-06-19T08:49:00Z" w16du:dateUtc="2024-06-19T14:49:00Z">
        <w:r w:rsidR="006F0557">
          <w:rPr>
            <w:highlight w:val="yellow"/>
          </w:rPr>
          <w:t>could</w:t>
        </w:r>
        <w:r w:rsidR="006F0557" w:rsidRPr="007075E1">
          <w:rPr>
            <w:highlight w:val="yellow"/>
          </w:rPr>
          <w:t xml:space="preserve"> </w:t>
        </w:r>
      </w:ins>
      <w:r w:rsidRPr="007075E1">
        <w:rPr>
          <w:highlight w:val="yellow"/>
        </w:rPr>
        <w:t xml:space="preserve">be divided into six </w:t>
      </w:r>
      <w:del w:id="30" w:author="Walgren, Patrick" w:date="2024-06-04T19:42:00Z" w16du:dateUtc="2024-06-04T23:42:00Z">
        <w:r w:rsidRPr="007075E1" w:rsidDel="009A67B1">
          <w:rPr>
            <w:highlight w:val="yellow"/>
          </w:rPr>
          <w:delText>main steps</w:delText>
        </w:r>
      </w:del>
      <w:ins w:id="31" w:author="Walgren, Patrick" w:date="2024-06-04T19:42:00Z" w16du:dateUtc="2024-06-04T23:42:00Z">
        <w:r w:rsidR="009A67B1">
          <w:rPr>
            <w:highlight w:val="yellow"/>
          </w:rPr>
          <w:t>stages</w:t>
        </w:r>
      </w:ins>
      <w:r w:rsidRPr="007075E1">
        <w:rPr>
          <w:highlight w:val="yellow"/>
        </w:rPr>
        <w:t xml:space="preserve"> (detailed graphically in </w:t>
      </w:r>
      <w:del w:id="32" w:author="Mingear, Jacob Lee" w:date="2024-06-19T08:49:00Z" w16du:dateUtc="2024-06-19T14:49:00Z">
        <w:r w:rsidRPr="007075E1" w:rsidDel="006F0557">
          <w:rPr>
            <w:highlight w:val="yellow"/>
          </w:rPr>
          <w:delText xml:space="preserve">figure </w:delText>
        </w:r>
      </w:del>
      <w:ins w:id="33" w:author="Mingear, Jacob Lee" w:date="2024-06-19T08:49:00Z" w16du:dateUtc="2024-06-19T14:49:00Z">
        <w:r w:rsidR="006F0557">
          <w:rPr>
            <w:highlight w:val="yellow"/>
          </w:rPr>
          <w:t>Fig.</w:t>
        </w:r>
        <w:r w:rsidR="006F0557" w:rsidRPr="007075E1">
          <w:rPr>
            <w:highlight w:val="yellow"/>
          </w:rPr>
          <w:t xml:space="preserve"> </w:t>
        </w:r>
      </w:ins>
      <w:r w:rsidR="00F8273D" w:rsidRPr="007075E1">
        <w:rPr>
          <w:highlight w:val="yellow"/>
        </w:rPr>
        <w:t>1</w:t>
      </w:r>
      <w:r w:rsidRPr="007075E1">
        <w:rPr>
          <w:highlight w:val="yellow"/>
        </w:rPr>
        <w:t>).</w:t>
      </w:r>
      <w:r>
        <w:t xml:space="preserve"> </w:t>
      </w:r>
      <w:bookmarkEnd w:id="24"/>
      <w:ins w:id="34" w:author="Mingear, Jacob Lee" w:date="2024-06-19T08:49:00Z" w16du:dateUtc="2024-06-19T14:49:00Z">
        <w:r w:rsidR="006F0557">
          <w:t xml:space="preserve">Identifying </w:t>
        </w:r>
      </w:ins>
      <w:del w:id="35" w:author="Mingear, Jacob Lee" w:date="2024-06-19T08:49:00Z" w16du:dateUtc="2024-06-19T14:49:00Z">
        <w:r w:rsidDel="006F0557">
          <w:delText xml:space="preserve">First, based on </w:delText>
        </w:r>
      </w:del>
      <w:r>
        <w:t>system requirements</w:t>
      </w:r>
      <w:ins w:id="36" w:author="Mingear, Jacob Lee" w:date="2024-06-19T08:50:00Z" w16du:dateUtc="2024-06-19T14:50:00Z">
        <w:r w:rsidR="006F0557">
          <w:t xml:space="preserve"> is critical first </w:t>
        </w:r>
      </w:ins>
      <w:ins w:id="37" w:author="Mingear, Jacob Lee" w:date="2024-06-19T09:16:00Z" w16du:dateUtc="2024-06-19T15:16:00Z">
        <w:r w:rsidR="00117210">
          <w:t>stage</w:t>
        </w:r>
      </w:ins>
      <w:ins w:id="38" w:author="Mingear, Jacob Lee" w:date="2024-06-19T08:50:00Z" w16du:dateUtc="2024-06-19T14:50:00Z">
        <w:r w:rsidR="006F0557">
          <w:t>. These decisions will then guide</w:t>
        </w:r>
      </w:ins>
      <w:ins w:id="39" w:author="Mingear, Jacob Lee" w:date="2024-06-19T08:51:00Z" w16du:dateUtc="2024-06-19T14:51:00Z">
        <w:r w:rsidR="006F0557">
          <w:t xml:space="preserve"> the</w:t>
        </w:r>
      </w:ins>
      <w:del w:id="40" w:author="Mingear, Jacob Lee" w:date="2024-06-19T08:50:00Z" w16du:dateUtc="2024-06-19T14:50:00Z">
        <w:r w:rsidDel="006F0557">
          <w:delText>,</w:delText>
        </w:r>
      </w:del>
      <w:r>
        <w:t xml:space="preserve"> material requirements (i.e., stiffness, actuation strain, transformation temperatures),</w:t>
      </w:r>
      <w:del w:id="41" w:author="Mingear, Jacob Lee" w:date="2024-06-19T08:51:00Z" w16du:dateUtc="2024-06-19T14:51:00Z">
        <w:r w:rsidDel="006F0557">
          <w:delText xml:space="preserve"> derived. Then, </w:delText>
        </w:r>
      </w:del>
      <w:ins w:id="42" w:author="Mingear, Jacob Lee" w:date="2024-06-19T08:51:00Z" w16du:dateUtc="2024-06-19T14:51:00Z">
        <w:r w:rsidR="006F0557">
          <w:t xml:space="preserve"> which depend on</w:t>
        </w:r>
      </w:ins>
      <w:del w:id="43" w:author="Mingear, Jacob Lee" w:date="2024-06-19T08:51:00Z" w16du:dateUtc="2024-06-19T14:51:00Z">
        <w:r w:rsidDel="006F0557">
          <w:delText>material scientists formulate</w:delText>
        </w:r>
      </w:del>
      <w:ins w:id="44" w:author="Walgren, Patrick" w:date="2024-06-04T19:44:00Z" w16du:dateUtc="2024-06-04T23:44:00Z">
        <w:del w:id="45" w:author="Mingear, Jacob Lee" w:date="2024-06-19T08:51:00Z" w16du:dateUtc="2024-06-19T14:51:00Z">
          <w:r w:rsidR="00D417D5" w:rsidDel="006F0557">
            <w:delText xml:space="preserve"> a</w:delText>
          </w:r>
        </w:del>
      </w:ins>
      <w:ins w:id="46" w:author="Walgren, Patrick" w:date="2024-08-15T10:38:00Z" w16du:dateUtc="2024-08-15T16:38:00Z">
        <w:r w:rsidR="00B102AA">
          <w:t xml:space="preserve"> </w:t>
        </w:r>
      </w:ins>
      <w:ins w:id="47" w:author="Mingear, Jacob Lee" w:date="2024-06-19T08:51:00Z" w16du:dateUtc="2024-06-19T14:51:00Z">
        <w:del w:id="48" w:author="Walgren, Patrick" w:date="2024-08-15T10:38:00Z" w16du:dateUtc="2024-08-15T16:38:00Z">
          <w:r w:rsidR="006F0557" w:rsidDel="00B102AA">
            <w:delText>a</w:delText>
          </w:r>
        </w:del>
      </w:ins>
      <w:ins w:id="49" w:author="Mingear, Jacob Lee" w:date="2024-06-19T08:52:00Z" w16du:dateUtc="2024-06-19T14:52:00Z">
        <w:del w:id="50" w:author="Walgren, Patrick" w:date="2024-08-15T10:38:00Z" w16du:dateUtc="2024-08-15T16:38:00Z">
          <w:r w:rsidR="006F0557" w:rsidDel="00B102AA">
            <w:delText>the</w:delText>
          </w:r>
        </w:del>
      </w:ins>
      <w:del w:id="51" w:author="Walgren, Patrick" w:date="2024-08-15T10:38:00Z" w16du:dateUtc="2024-08-15T16:38:00Z">
        <w:r w:rsidDel="00B102AA">
          <w:delText xml:space="preserve"> potential </w:delText>
        </w:r>
      </w:del>
      <w:ins w:id="52" w:author="Mingear, Jacob Lee" w:date="2024-06-19T09:03:00Z" w16du:dateUtc="2024-06-19T15:03:00Z">
        <w:del w:id="53" w:author="Walgren, Patrick" w:date="2024-08-15T10:38:00Z" w16du:dateUtc="2024-08-15T16:38:00Z">
          <w:r w:rsidR="00FB307C" w:rsidDel="00B102AA">
            <w:delText xml:space="preserve"> </w:delText>
          </w:r>
        </w:del>
        <w:r w:rsidR="00FB307C">
          <w:t xml:space="preserve">the </w:t>
        </w:r>
      </w:ins>
      <w:ins w:id="54" w:author="Mingear, Jacob Lee" w:date="2024-06-19T08:52:00Z" w16du:dateUtc="2024-06-19T14:52:00Z">
        <w:r w:rsidR="006F0557">
          <w:t xml:space="preserve">precise </w:t>
        </w:r>
      </w:ins>
      <w:r>
        <w:t>composition</w:t>
      </w:r>
      <w:ins w:id="55" w:author="Mingear, Jacob Lee" w:date="2024-06-19T08:52:00Z" w16du:dateUtc="2024-06-19T14:52:00Z">
        <w:r w:rsidR="006F0557">
          <w:t xml:space="preserve"> of the SMA itself. </w:t>
        </w:r>
      </w:ins>
      <w:del w:id="56" w:author="Walgren, Patrick" w:date="2024-06-04T19:44:00Z" w16du:dateUtc="2024-06-04T23:44:00Z">
        <w:r w:rsidDel="00D417D5">
          <w:delText>s</w:delText>
        </w:r>
      </w:del>
      <w:del w:id="57" w:author="Walgren, Patrick" w:date="2024-06-04T19:43:00Z" w16du:dateUtc="2024-06-04T23:43:00Z">
        <w:r w:rsidDel="00D417D5">
          <w:delText>, either</w:delText>
        </w:r>
      </w:del>
      <w:del w:id="58" w:author="Mingear, Jacob Lee" w:date="2024-06-19T08:56:00Z" w16du:dateUtc="2024-06-19T14:56:00Z">
        <w:r w:rsidDel="00FB307C">
          <w:delText xml:space="preserve"> based on</w:delText>
        </w:r>
        <w:r w:rsidR="00F8273D" w:rsidDel="00FB307C">
          <w:delText xml:space="preserve"> </w:delText>
        </w:r>
        <w:r w:rsidRPr="00F8273D" w:rsidDel="00FB307C">
          <w:rPr>
            <w:i/>
            <w:iCs/>
          </w:rPr>
          <w:delText>a priori</w:delText>
        </w:r>
        <w:r w:rsidDel="00FB307C">
          <w:delText xml:space="preserve"> knowledge or existing tools (cite Othmane).</w:delText>
        </w:r>
      </w:del>
      <w:del w:id="59" w:author="Walgren, Patrick" w:date="2024-06-04T19:44:00Z" w16du:dateUtc="2024-06-04T23:44:00Z">
        <w:r w:rsidDel="00D417D5">
          <w:delText>With a number of candidate compositions</w:delText>
        </w:r>
      </w:del>
      <w:ins w:id="60" w:author="Walgren, Patrick" w:date="2024-06-04T19:44:00Z" w16du:dateUtc="2024-06-04T23:44:00Z">
        <w:r w:rsidR="00D417D5">
          <w:t>Eng</w:t>
        </w:r>
      </w:ins>
      <w:ins w:id="61" w:author="Walgren, Patrick" w:date="2024-06-04T19:45:00Z" w16du:dateUtc="2024-06-04T23:45:00Z">
        <w:r w:rsidR="00D417D5">
          <w:t>i</w:t>
        </w:r>
      </w:ins>
      <w:ins w:id="62" w:author="Walgren, Patrick" w:date="2024-06-04T19:44:00Z" w16du:dateUtc="2024-06-04T23:44:00Z">
        <w:r w:rsidR="00D417D5">
          <w:t>neer</w:t>
        </w:r>
      </w:ins>
      <w:del w:id="63" w:author="Walgren, Patrick" w:date="2024-06-04T19:44:00Z" w16du:dateUtc="2024-06-04T23:44:00Z">
        <w:r w:rsidDel="00D417D5">
          <w:delText>,the material is</w:delText>
        </w:r>
      </w:del>
      <w:ins w:id="64" w:author="Walgren, Patrick" w:date="2024-06-04T19:45:00Z" w16du:dateUtc="2024-06-04T23:45:00Z">
        <w:r w:rsidR="00D417D5">
          <w:t>s</w:t>
        </w:r>
      </w:ins>
      <w:ins w:id="65" w:author="Walgren, Patrick" w:date="2024-06-04T19:44:00Z" w16du:dateUtc="2024-06-04T23:44:00Z">
        <w:r w:rsidR="00D417D5">
          <w:t xml:space="preserve"> then</w:t>
        </w:r>
      </w:ins>
      <w:r>
        <w:t xml:space="preserve"> process the SMA</w:t>
      </w:r>
      <w:del w:id="66" w:author="Mingear, Jacob Lee" w:date="2024-06-19T09:19:00Z" w16du:dateUtc="2024-06-19T15:19:00Z">
        <w:r w:rsidDel="009F5961">
          <w:delText>via</w:delText>
        </w:r>
      </w:del>
      <w:ins w:id="67" w:author="Mingear, Jacob Lee" w:date="2024-06-19T09:19:00Z" w16du:dateUtc="2024-06-19T15:19:00Z">
        <w:r w:rsidR="009F5961">
          <w:t xml:space="preserve"> by various means, whether it involves melting processes like </w:t>
        </w:r>
      </w:ins>
      <w:del w:id="68" w:author="Mingear, Jacob Lee" w:date="2024-06-19T09:19:00Z" w16du:dateUtc="2024-06-19T15:19:00Z">
        <w:r w:rsidDel="009F5961">
          <w:delText xml:space="preserve"> </w:delText>
        </w:r>
      </w:del>
      <w:r>
        <w:t>vacuum induction melting (VIM)</w:t>
      </w:r>
      <w:ins w:id="69" w:author="Mingear, Jacob Lee" w:date="2024-06-19T09:20:00Z" w16du:dateUtc="2024-06-19T15:20:00Z">
        <w:r w:rsidR="009F5961">
          <w:t xml:space="preserve">, </w:t>
        </w:r>
      </w:ins>
      <w:ins w:id="70" w:author="Mingear, Jacob Lee" w:date="2024-06-19T09:19:00Z" w16du:dateUtc="2024-06-19T15:19:00Z">
        <w:r w:rsidR="009F5961">
          <w:t xml:space="preserve">subsequent </w:t>
        </w:r>
      </w:ins>
      <w:ins w:id="71" w:author="Mingear, Jacob Lee" w:date="2024-06-19T09:20:00Z" w16du:dateUtc="2024-06-19T15:20:00Z">
        <w:r w:rsidR="009F5961">
          <w:t>cold working processes such as wire drawing, and final heat treatments</w:t>
        </w:r>
      </w:ins>
      <w:ins w:id="72" w:author="Walgren, Patrick" w:date="2024-08-15T10:48:00Z" w16du:dateUtc="2024-08-15T16:48:00Z">
        <w:r w:rsidR="007A1CEC">
          <w:t xml:space="preserve"> </w:t>
        </w:r>
      </w:ins>
      <w:r w:rsidR="007A1CEC">
        <w:fldChar w:fldCharType="begin"/>
      </w:r>
      <w:r w:rsidR="00EB7AC3">
        <w:instrText xml:space="preserve"> ADDIN ZOTERO_ITEM CSL_CITATION {"citationID":"dc8Hxuk0","properties":{"formattedCitation":"[2]","plainCitation":"[2]","noteIndex":0},"citationItems":[{"id":3614,"uris":["http://zotero.org/users/4607708/items/23P8HIYZ"],"itemData":{"id":3614,"type":"chapter","abstract":"The production of shape memory alloys includes many different manufacturing processes. Each phase is crucial for the final functional properties of the device. They are based on the latest techniques and use innovative processes that have opened up interesting perspectives in the creation of new solutions and devices applied in many industrial sectors. Specific attention is given to additive manufacturing (AM) processes.","container-title":"Shape Memory Alloy Engineering (Second Edition)","event-place":"Boston","ISBN":"978-0-12-819264-1","note":"DOI: 10.1016/B978-0-12-819264-1.00006-6","page":"165-193","publisher":"Butterworth-Heinemann","publisher-place":"Boston","source":"ScienceDirect","title":"Chapter 6 - Manufacturing of shape memory alloys","URL":"https://www.sciencedirect.com/science/article/pii/B9780128192641000066","author":[{"family":"Elahinia","given":"Mohammad"},{"family":"Nematollahi","given":"Mohammadreza"},{"family":"Baghbaderani","given":"Keyvan Safaei"},{"family":"Nespoli","given":"Adelaide"},{"family":"Stortiero","given":"Francesco"}],"editor":[{"family":"Concilio","given":"Antonio"},{"family":"Antonucci","given":"Vincenza"},{"family":"Auricchio","given":"Ferdinando"},{"family":"Lecce","given":"Leonardo"},{"family":"Sacco","given":"Elio"}],"accessed":{"date-parts":[["2024",8,15]]},"issued":{"date-parts":[["2021",1,1]]}}}],"schema":"https://github.com/citation-style-language/schema/raw/master/csl-citation.json"} </w:instrText>
      </w:r>
      <w:r w:rsidR="007A1CEC">
        <w:fldChar w:fldCharType="separate"/>
      </w:r>
      <w:r w:rsidR="00EB7AC3" w:rsidRPr="00EB7AC3">
        <w:rPr>
          <w:rFonts w:ascii="Calibri" w:hAnsi="Calibri" w:cs="Calibri"/>
        </w:rPr>
        <w:t>[2]</w:t>
      </w:r>
      <w:r w:rsidR="007A1CEC">
        <w:fldChar w:fldCharType="end"/>
      </w:r>
      <w:ins w:id="73" w:author="Mingear, Jacob Lee" w:date="2024-06-19T09:20:00Z" w16du:dateUtc="2024-06-19T15:20:00Z">
        <w:r w:rsidR="009F5961">
          <w:t>.</w:t>
        </w:r>
      </w:ins>
      <w:ins w:id="74" w:author="Mingear, Jacob Lee" w:date="2024-06-19T09:19:00Z" w16du:dateUtc="2024-06-19T15:19:00Z">
        <w:r w:rsidR="009F5961">
          <w:t xml:space="preserve"> </w:t>
        </w:r>
      </w:ins>
      <w:del w:id="75" w:author="Mingear, Jacob Lee" w:date="2024-06-19T09:19:00Z" w16du:dateUtc="2024-06-19T15:19:00Z">
        <w:r w:rsidDel="009F5961">
          <w:delText>, vacuum arc reacting (VAR)</w:delText>
        </w:r>
      </w:del>
      <w:ins w:id="76" w:author="Mingear, Jacob Lee" w:date="2024-06-19T09:20:00Z" w16du:dateUtc="2024-06-19T15:20:00Z">
        <w:r w:rsidR="009F5961" w:rsidDel="009F5961">
          <w:t xml:space="preserve"> </w:t>
        </w:r>
      </w:ins>
      <w:del w:id="77" w:author="Mingear, Jacob Lee" w:date="2024-06-19T09:19:00Z" w16du:dateUtc="2024-06-19T15:19:00Z">
        <w:r w:rsidDel="009F5961">
          <w:delText xml:space="preserve">, </w:delText>
        </w:r>
      </w:del>
      <w:del w:id="78" w:author="Mingear, Jacob Lee" w:date="2024-06-19T09:20:00Z" w16du:dateUtc="2024-06-19T15:20:00Z">
        <w:r w:rsidDel="009F5961">
          <w:delText xml:space="preserve">or </w:delText>
        </w:r>
      </w:del>
      <w:del w:id="79" w:author="Mingear, Jacob Lee" w:date="2024-06-19T08:57:00Z" w16du:dateUtc="2024-06-19T14:57:00Z">
        <w:r w:rsidDel="00FB307C">
          <w:delText xml:space="preserve">another </w:delText>
        </w:r>
      </w:del>
      <w:del w:id="80" w:author="Mingear, Jacob Lee" w:date="2024-06-19T09:20:00Z" w16du:dateUtc="2024-06-19T15:20:00Z">
        <w:r w:rsidDel="009F5961">
          <w:delText>technique</w:delText>
        </w:r>
      </w:del>
      <w:del w:id="81" w:author="Mingear, Jacob Lee" w:date="2024-06-19T08:58:00Z" w16du:dateUtc="2024-06-19T14:58:00Z">
        <w:r w:rsidDel="00FB307C">
          <w:delText>; for a thorough description of each processing method, the curious reader is directed to the review papers by these authors.</w:delText>
        </w:r>
        <w:r w:rsidR="00F8273D" w:rsidDel="00FB307C">
          <w:delText xml:space="preserve"> </w:delText>
        </w:r>
        <w:r w:rsidDel="00FB307C">
          <w:delText xml:space="preserve"> </w:delText>
        </w:r>
      </w:del>
      <w:ins w:id="82" w:author="Walgren, Patrick" w:date="2024-06-04T19:40:00Z" w16du:dateUtc="2024-06-04T23:40:00Z">
        <w:del w:id="83" w:author="Mingear, Jacob Lee" w:date="2024-06-19T08:58:00Z" w16du:dateUtc="2024-06-19T14:58:00Z">
          <w:r w:rsidR="00C93B97" w:rsidDel="00FB307C">
            <w:delText>.</w:delText>
          </w:r>
        </w:del>
      </w:ins>
    </w:p>
    <w:p w14:paraId="54E3F27A" w14:textId="77777777" w:rsidR="00F72732" w:rsidRDefault="00F72732" w:rsidP="007A7F3B">
      <w:pPr>
        <w:rPr>
          <w:ins w:id="84" w:author="Mingear, Jacob Lee" w:date="2024-06-19T09:09:00Z" w16du:dateUtc="2024-06-19T15:09:00Z"/>
        </w:rPr>
      </w:pPr>
    </w:p>
    <w:p w14:paraId="18FF8582" w14:textId="2347D0B9" w:rsidR="00F22A7E" w:rsidRDefault="00F22A7E" w:rsidP="00F22A7E">
      <w:pPr>
        <w:keepNext/>
        <w:jc w:val="center"/>
      </w:pPr>
      <w:r>
        <w:rPr>
          <w:b/>
          <w:bCs/>
          <w:noProof/>
        </w:rPr>
        <w:lastRenderedPageBreak/>
        <w:drawing>
          <wp:inline distT="0" distB="0" distL="0" distR="0" wp14:anchorId="231C639B" wp14:editId="79460143">
            <wp:extent cx="4542748" cy="3518618"/>
            <wp:effectExtent l="0" t="0" r="0" b="5715"/>
            <wp:docPr id="50982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22206" name="Picture 509822206"/>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42748" cy="3518618"/>
                    </a:xfrm>
                    <a:prstGeom prst="rect">
                      <a:avLst/>
                    </a:prstGeom>
                  </pic:spPr>
                </pic:pic>
              </a:graphicData>
            </a:graphic>
          </wp:inline>
        </w:drawing>
      </w:r>
    </w:p>
    <w:p w14:paraId="063C054D" w14:textId="5EDCD659" w:rsidR="00F22A7E" w:rsidRDefault="00F22A7E" w:rsidP="00F22A7E">
      <w:pPr>
        <w:pStyle w:val="Caption"/>
        <w:jc w:val="center"/>
      </w:pPr>
      <w:r>
        <w:t xml:space="preserve">Figure </w:t>
      </w:r>
      <w:r>
        <w:fldChar w:fldCharType="begin"/>
      </w:r>
      <w:r>
        <w:instrText xml:space="preserve"> SEQ Figure \* ARABIC </w:instrText>
      </w:r>
      <w:r>
        <w:fldChar w:fldCharType="separate"/>
      </w:r>
      <w:r w:rsidR="00A96E3A">
        <w:rPr>
          <w:noProof/>
        </w:rPr>
        <w:t>1</w:t>
      </w:r>
      <w:r>
        <w:fldChar w:fldCharType="end"/>
      </w:r>
      <w:r>
        <w:t xml:space="preserve">: </w:t>
      </w:r>
      <w:r w:rsidRPr="00D10503">
        <w:t>The typical SMA development process involves many discrete steps. This work provides an easy constitutive model calibration tool</w:t>
      </w:r>
      <w:r>
        <w:t>, the Rendering of Experimental Analysis and Calibration Tool,</w:t>
      </w:r>
      <w:r w:rsidRPr="00D10503">
        <w:t xml:space="preserve"> to enable SMA component design</w:t>
      </w:r>
      <w:r>
        <w:t>.</w:t>
      </w:r>
    </w:p>
    <w:p w14:paraId="1F1FF36B" w14:textId="77777777" w:rsidR="007A7F3B" w:rsidRDefault="007A7F3B" w:rsidP="007A7F3B"/>
    <w:p w14:paraId="44BD101D" w14:textId="11E011E5" w:rsidR="00D417D5" w:rsidRPr="00F72732" w:rsidDel="00F72732" w:rsidRDefault="00117210" w:rsidP="00D417D5">
      <w:pPr>
        <w:rPr>
          <w:del w:id="85" w:author="Mingear, Jacob Lee" w:date="2024-06-19T09:14:00Z" w16du:dateUtc="2024-06-19T15:14:00Z"/>
        </w:rPr>
      </w:pPr>
      <w:ins w:id="86" w:author="Mingear, Jacob Lee" w:date="2024-06-19T09:15:00Z" w16du:dateUtc="2024-06-19T15:15:00Z">
        <w:r>
          <w:t>Stage</w:t>
        </w:r>
      </w:ins>
      <w:ins w:id="87" w:author="Mingear, Jacob Lee" w:date="2024-06-19T09:13:00Z" w16du:dateUtc="2024-06-19T15:13:00Z">
        <w:r w:rsidR="00F72732">
          <w:t xml:space="preserve"> four invo</w:t>
        </w:r>
      </w:ins>
      <w:ins w:id="88" w:author="Mingear, Jacob Lee" w:date="2024-06-19T09:14:00Z" w16du:dateUtc="2024-06-19T15:14:00Z">
        <w:r w:rsidR="00F72732">
          <w:t>lves t</w:t>
        </w:r>
      </w:ins>
      <w:ins w:id="89" w:author="Mingear, Jacob Lee" w:date="2024-06-19T09:11:00Z" w16du:dateUtc="2024-06-19T15:11:00Z">
        <w:r w:rsidR="00F72732">
          <w:t>hermomechanical testing to assess the material response for the particular loading condition in question (i.e., tension, compression, or torsion). At this stage, engineers may need to alter the composition and processing to satisfy system requi</w:t>
        </w:r>
      </w:ins>
      <w:ins w:id="90" w:author="Mingear, Jacob Lee" w:date="2024-06-19T09:12:00Z" w16du:dateUtc="2024-06-19T15:12:00Z">
        <w:r w:rsidR="00F72732">
          <w:t>rements.</w:t>
        </w:r>
      </w:ins>
      <w:ins w:id="91" w:author="Mingear, Jacob Lee" w:date="2024-06-19T09:11:00Z" w16du:dateUtc="2024-06-19T15:11:00Z">
        <w:r w:rsidR="00F72732">
          <w:t xml:space="preserve"> </w:t>
        </w:r>
      </w:ins>
      <w:ins w:id="92" w:author="Walgren, Patrick" w:date="2024-06-04T19:49:00Z" w16du:dateUtc="2024-06-04T23:49:00Z">
        <w:r w:rsidR="00D417D5" w:rsidRPr="00D417D5">
          <w:rPr>
            <w:highlight w:val="yellow"/>
          </w:rPr>
          <w:t xml:space="preserve">For </w:t>
        </w:r>
      </w:ins>
      <w:ins w:id="93" w:author="Mingear, Jacob Lee" w:date="2024-06-19T09:12:00Z" w16du:dateUtc="2024-06-19T15:12:00Z">
        <w:r w:rsidR="00F72732">
          <w:rPr>
            <w:highlight w:val="yellow"/>
          </w:rPr>
          <w:t xml:space="preserve">a </w:t>
        </w:r>
      </w:ins>
      <w:ins w:id="94" w:author="Walgren, Patrick" w:date="2024-06-04T19:49:00Z" w16du:dateUtc="2024-06-04T23:49:00Z">
        <w:del w:id="95" w:author="Mingear, Jacob Lee" w:date="2024-06-19T09:12:00Z" w16du:dateUtc="2024-06-19T15:12:00Z">
          <w:r w:rsidR="00D417D5" w:rsidRPr="00D417D5" w:rsidDel="00F72732">
            <w:rPr>
              <w:highlight w:val="yellow"/>
            </w:rPr>
            <w:delText>proper/</w:delText>
          </w:r>
        </w:del>
        <w:r w:rsidR="00D417D5" w:rsidRPr="00D417D5">
          <w:rPr>
            <w:highlight w:val="yellow"/>
          </w:rPr>
          <w:t xml:space="preserve">rigorous system design, a material model </w:t>
        </w:r>
        <w:del w:id="96" w:author="Mingear, Jacob Lee" w:date="2024-06-19T09:12:00Z" w16du:dateUtc="2024-06-19T15:12:00Z">
          <w:r w:rsidR="00D417D5" w:rsidRPr="00D417D5" w:rsidDel="00F72732">
            <w:rPr>
              <w:highlight w:val="yellow"/>
            </w:rPr>
            <w:delText>must</w:delText>
          </w:r>
        </w:del>
      </w:ins>
      <w:ins w:id="97" w:author="Mingear, Jacob Lee" w:date="2024-06-19T09:12:00Z" w16du:dateUtc="2024-06-19T15:12:00Z">
        <w:r w:rsidR="00F72732">
          <w:rPr>
            <w:highlight w:val="yellow"/>
          </w:rPr>
          <w:t>should</w:t>
        </w:r>
      </w:ins>
      <w:ins w:id="98" w:author="Walgren, Patrick" w:date="2024-06-04T19:49:00Z" w16du:dateUtc="2024-06-04T23:49:00Z">
        <w:r w:rsidR="00D417D5" w:rsidRPr="00D417D5">
          <w:rPr>
            <w:highlight w:val="yellow"/>
          </w:rPr>
          <w:t xml:space="preserve"> capture the full thermomechanical constitutive response (i.e., the relationship between temperature, stress, and strain). </w:t>
        </w:r>
        <w:del w:id="99" w:author="Mingear, Jacob Lee" w:date="2024-06-19T09:13:00Z" w16du:dateUtc="2024-06-19T15:13:00Z">
          <w:r w:rsidR="00D417D5" w:rsidRPr="00F72732" w:rsidDel="00F72732">
            <w:delText>T</w:delText>
          </w:r>
        </w:del>
      </w:ins>
      <w:ins w:id="100" w:author="Mingear, Jacob Lee" w:date="2024-06-19T09:13:00Z" w16du:dateUtc="2024-06-19T15:13:00Z">
        <w:r w:rsidR="00F72732">
          <w:t>T</w:t>
        </w:r>
      </w:ins>
      <w:r w:rsidR="00D417D5" w:rsidRPr="00F72732">
        <w:t>he design team then calibrates a constitutive model (examples of which include th</w:t>
      </w:r>
      <w:ins w:id="101" w:author="Walgren, Patrick" w:date="2024-08-15T10:50:00Z" w16du:dateUtc="2024-08-15T16:50:00Z">
        <w:r w:rsidR="007A1CEC">
          <w:t>ose published by</w:t>
        </w:r>
      </w:ins>
      <w:del w:id="102" w:author="Walgren, Patrick" w:date="2024-08-15T10:50:00Z" w16du:dateUtc="2024-08-15T16:50:00Z">
        <w:r w:rsidR="00D417D5" w:rsidRPr="00F72732" w:rsidDel="007A1CEC">
          <w:delText>e</w:delText>
        </w:r>
      </w:del>
      <w:r w:rsidR="00D417D5" w:rsidRPr="00F72732">
        <w:t xml:space="preserve"> Brinson</w:t>
      </w:r>
      <w:ins w:id="103" w:author="Walgren, Patrick" w:date="2024-08-15T10:49:00Z" w16du:dateUtc="2024-08-15T16:49:00Z">
        <w:r w:rsidR="007A1CEC">
          <w:t xml:space="preserve"> </w:t>
        </w:r>
      </w:ins>
      <w:r w:rsidR="007A1CEC">
        <w:fldChar w:fldCharType="begin"/>
      </w:r>
      <w:r w:rsidR="00EB7AC3">
        <w:instrText xml:space="preserve"> ADDIN ZOTERO_ITEM CSL_CITATION {"citationID":"UDvYrMzX","properties":{"formattedCitation":"[3]","plainCitation":"[3]","noteIndex":0},"citationItems":[{"id":221,"uris":["http://zotero.org/users/4607708/items/5PZ33S2Y"],"itemData":{"id":221,"type":"article-journal","container-title":"Journal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C."}],"issued":{"date-parts":[["1993"]]}}}],"schema":"https://github.com/citation-style-language/schema/raw/master/csl-citation.json"} </w:instrText>
      </w:r>
      <w:r w:rsidR="007A1CEC">
        <w:fldChar w:fldCharType="separate"/>
      </w:r>
      <w:r w:rsidR="00EB7AC3" w:rsidRPr="00EB7AC3">
        <w:rPr>
          <w:rFonts w:ascii="Calibri" w:hAnsi="Calibri" w:cs="Calibri"/>
        </w:rPr>
        <w:t>[3]</w:t>
      </w:r>
      <w:r w:rsidR="007A1CEC">
        <w:fldChar w:fldCharType="end"/>
      </w:r>
      <w:r w:rsidR="00D417D5" w:rsidRPr="00F72732">
        <w:t xml:space="preserve"> and Lagoudas </w:t>
      </w:r>
      <w:r w:rsidR="007A1CEC">
        <w:fldChar w:fldCharType="begin"/>
      </w:r>
      <w:r w:rsidR="00EB7AC3">
        <w:instrText xml:space="preserve"> ADDIN ZOTERO_ITEM CSL_CITATION {"citationID":"2saQ0tda","properties":{"formattedCitation":"[4]","plainCitation":"[4]","noteIndex":0},"citationItems":[{"id":1124,"uris":["http://zotero.org/users/4607708/items/76LE7B32"],"itemData":{"id":1124,"type":"article-journal","container-title":"International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007A1CEC">
        <w:fldChar w:fldCharType="separate"/>
      </w:r>
      <w:r w:rsidR="00EB7AC3" w:rsidRPr="00EB7AC3">
        <w:rPr>
          <w:rFonts w:ascii="Calibri" w:hAnsi="Calibri" w:cs="Calibri"/>
        </w:rPr>
        <w:t>[4]</w:t>
      </w:r>
      <w:r w:rsidR="007A1CEC">
        <w:fldChar w:fldCharType="end"/>
      </w:r>
      <w:ins w:id="104" w:author="Walgren, Patrick" w:date="2024-08-15T10:50:00Z" w16du:dateUtc="2024-08-15T16:50:00Z">
        <w:r w:rsidR="007A1CEC">
          <w:t>, among others</w:t>
        </w:r>
      </w:ins>
      <w:del w:id="105" w:author="Walgren, Patrick" w:date="2024-08-15T10:49:00Z" w16du:dateUtc="2024-08-15T16:49:00Z">
        <w:r w:rsidR="00D417D5" w:rsidRPr="00F72732" w:rsidDel="007A1CEC">
          <w:delText>models</w:delText>
        </w:r>
      </w:del>
      <w:r w:rsidR="00D417D5" w:rsidRPr="00F72732">
        <w:t>) to best fit the thermomechanical characterization data in the operating regime of interest. With a calibrated constitutive model, engineers can design the system to exploit the unique nonline</w:t>
      </w:r>
      <w:del w:id="106" w:author="Mingear, Jacob Lee" w:date="2024-06-19T09:21:00Z" w16du:dateUtc="2024-06-19T15:21:00Z">
        <w:r w:rsidR="00D417D5" w:rsidRPr="00F72732" w:rsidDel="009F5961">
          <w:delText>of the SMA in question (</w:delText>
        </w:r>
      </w:del>
      <w:r w:rsidR="00D417D5" w:rsidRPr="00F72732">
        <w:t>ariti</w:t>
      </w:r>
      <w:ins w:id="107" w:author="Mingear, Jacob Lee" w:date="2024-06-19T09:22:00Z" w16du:dateUtc="2024-06-19T15:22:00Z">
        <w:r w:rsidR="009F5961">
          <w:t>es</w:t>
        </w:r>
      </w:ins>
      <w:r w:rsidR="00D417D5" w:rsidRPr="00F72732">
        <w:t xml:space="preserve"> in</w:t>
      </w:r>
      <w:del w:id="108" w:author="Mingear, Jacob Lee" w:date="2024-06-19T09:22:00Z" w16du:dateUtc="2024-06-19T15:22:00Z">
        <w:r w:rsidR="00D417D5" w:rsidRPr="00F72732" w:rsidDel="009F5961">
          <w:delText xml:space="preserve"> </w:delText>
        </w:r>
      </w:del>
      <w:del w:id="109" w:author="Mingear, Jacob Lee" w:date="2024-06-19T09:21:00Z" w16du:dateUtc="2024-06-19T15:21:00Z">
        <w:r w:rsidR="00D417D5" w:rsidRPr="00F72732" w:rsidDel="009F5961">
          <w:delText>with respect to stress, etc.).</w:delText>
        </w:r>
      </w:del>
      <w:ins w:id="110" w:author="Mingear, Jacob Lee" w:date="2024-06-19T09:14:00Z" w16du:dateUtc="2024-06-19T15:14:00Z">
        <w:r w:rsidR="001F2DA9">
          <w:t>herent of</w:t>
        </w:r>
      </w:ins>
      <w:ins w:id="111" w:author="Mingear, Jacob Lee" w:date="2024-06-19T09:15:00Z" w16du:dateUtc="2024-06-19T15:15:00Z">
        <w:r w:rsidR="001F2DA9">
          <w:t xml:space="preserve"> SMAs. Finally, the SMA device is integrated into the larger system.</w:t>
        </w:r>
      </w:ins>
      <w:ins w:id="112" w:author="Mingear, Jacob Lee" w:date="2024-06-19T09:22:00Z" w16du:dateUtc="2024-06-19T15:22:00Z">
        <w:r w:rsidR="009F5961">
          <w:t xml:space="preserve"> </w:t>
        </w:r>
      </w:ins>
      <w:del w:id="113" w:author="Mingear, Jacob Lee" w:date="2024-06-19T09:14:00Z" w16du:dateUtc="2024-06-19T15:14:00Z">
        <w:r w:rsidR="00D417D5" w:rsidRPr="00F72732" w:rsidDel="001F2DA9">
          <w:delText> </w:delText>
        </w:r>
      </w:del>
    </w:p>
    <w:p w14:paraId="0EE61CDD" w14:textId="72F11B1B" w:rsidR="007A7F3B" w:rsidDel="00F72732" w:rsidRDefault="007A7F3B" w:rsidP="007A7F3B">
      <w:pPr>
        <w:rPr>
          <w:del w:id="114" w:author="Mingear, Jacob Lee" w:date="2024-06-19T09:14:00Z" w16du:dateUtc="2024-06-19T15:14:00Z"/>
        </w:rPr>
      </w:pPr>
    </w:p>
    <w:p w14:paraId="3B9A0D04" w14:textId="77777777" w:rsidR="006D7825" w:rsidRDefault="00F72732" w:rsidP="007A7F3B">
      <w:pPr>
        <w:rPr>
          <w:ins w:id="115" w:author="Walgren, Patrick" w:date="2024-08-29T09:55:00Z" w16du:dateUtc="2024-08-29T15:55:00Z"/>
        </w:rPr>
      </w:pPr>
      <w:bookmarkStart w:id="116" w:name="_Hlk164061455"/>
      <w:ins w:id="117" w:author="Mingear, Jacob Lee" w:date="2024-06-19T09:11:00Z" w16du:dateUtc="2024-06-19T15:11:00Z">
        <w:r>
          <w:t>Th</w:t>
        </w:r>
      </w:ins>
      <w:ins w:id="118" w:author="Walgren, Patrick" w:date="2024-08-15T11:31:00Z" w16du:dateUtc="2024-08-15T17:31:00Z">
        <w:r w:rsidR="00FF3A8B">
          <w:t>e</w:t>
        </w:r>
      </w:ins>
      <w:ins w:id="119" w:author="Mingear, Jacob Lee" w:date="2024-06-19T09:11:00Z" w16du:dateUtc="2024-06-19T15:11:00Z">
        <w:del w:id="120" w:author="Walgren, Patrick" w:date="2024-08-15T11:31:00Z" w16du:dateUtc="2024-08-15T17:31:00Z">
          <w:r w:rsidDel="00FF3A8B">
            <w:delText>e</w:delText>
          </w:r>
        </w:del>
      </w:ins>
      <w:ins w:id="121" w:author="Mingear, Jacob Lee" w:date="2024-06-19T09:23:00Z" w16du:dateUtc="2024-06-19T15:23:00Z">
        <w:del w:id="122" w:author="Walgren, Patrick" w:date="2024-08-15T11:31:00Z" w16du:dateUtc="2024-08-15T17:31:00Z">
          <w:r w:rsidR="00635852" w:rsidDel="00FF3A8B">
            <w:delText>se</w:delText>
          </w:r>
        </w:del>
        <w:r w:rsidR="00635852">
          <w:t xml:space="preserve"> design process involves many</w:t>
        </w:r>
      </w:ins>
      <w:ins w:id="123" w:author="Mingear, Jacob Lee" w:date="2024-06-19T09:11:00Z" w16du:dateUtc="2024-06-19T15:11:00Z">
        <w:r>
          <w:t xml:space="preserve"> </w:t>
        </w:r>
      </w:ins>
      <w:ins w:id="124" w:author="Mingear, Jacob Lee" w:date="2024-06-19T09:15:00Z" w16du:dateUtc="2024-06-19T15:15:00Z">
        <w:r w:rsidR="001F2DA9">
          <w:t>disciplines,</w:t>
        </w:r>
      </w:ins>
      <w:ins w:id="125" w:author="Mingear, Jacob Lee" w:date="2024-06-19T09:11:00Z" w16du:dateUtc="2024-06-19T15:11:00Z">
        <w:r>
          <w:t xml:space="preserve"> </w:t>
        </w:r>
      </w:ins>
      <w:ins w:id="126" w:author="Mingear, Jacob Lee" w:date="2024-06-19T09:23:00Z" w16du:dateUtc="2024-06-19T15:23:00Z">
        <w:r w:rsidR="00635852">
          <w:t>which can</w:t>
        </w:r>
      </w:ins>
      <w:ins w:id="127" w:author="Mingear, Jacob Lee" w:date="2024-06-19T09:11:00Z" w16du:dateUtc="2024-06-19T15:11:00Z">
        <w:r>
          <w:t xml:space="preserve"> be a</w:t>
        </w:r>
        <w:del w:id="128" w:author="Walgren, Patrick" w:date="2024-08-15T10:50:00Z" w16du:dateUtc="2024-08-15T16:50:00Z">
          <w:r w:rsidDel="008B5889">
            <w:delText>n</w:delText>
          </w:r>
        </w:del>
        <w:r>
          <w:t xml:space="preserve"> daunting endeavor</w:t>
        </w:r>
      </w:ins>
      <w:ins w:id="129" w:author="Mingear, Jacob Lee" w:date="2024-06-19T09:23:00Z" w16du:dateUtc="2024-06-19T15:23:00Z">
        <w:r w:rsidR="00635852">
          <w:t xml:space="preserve"> </w:t>
        </w:r>
      </w:ins>
      <w:ins w:id="130" w:author="Mingear, Jacob Lee" w:date="2024-06-19T09:11:00Z" w16du:dateUtc="2024-06-19T15:11:00Z">
        <w:r>
          <w:t xml:space="preserve">for small teams or new adopters of SMA technology. </w:t>
        </w:r>
      </w:ins>
    </w:p>
    <w:p w14:paraId="02128525" w14:textId="257919C0" w:rsidR="004D6A88" w:rsidRDefault="007A7F3B" w:rsidP="007A7F3B">
      <w:pPr>
        <w:rPr>
          <w:ins w:id="131" w:author="Walgren, Patrick" w:date="2024-08-29T10:37:00Z" w16du:dateUtc="2024-08-29T16:37:00Z"/>
        </w:rPr>
      </w:pPr>
      <w:commentRangeStart w:id="132"/>
      <w:r w:rsidRPr="009528D9">
        <w:rPr>
          <w:highlight w:val="yellow"/>
        </w:rPr>
        <w:t xml:space="preserve">Each stage of </w:t>
      </w:r>
      <w:ins w:id="133" w:author="Mingear, Jacob Lee" w:date="2024-06-19T09:24:00Z" w16du:dateUtc="2024-06-19T15:24:00Z">
        <w:r w:rsidR="00635852">
          <w:rPr>
            <w:highlight w:val="yellow"/>
          </w:rPr>
          <w:t>this</w:t>
        </w:r>
      </w:ins>
      <w:del w:id="134" w:author="Mingear, Jacob Lee" w:date="2024-06-19T09:18:00Z" w16du:dateUtc="2024-06-19T15:18:00Z">
        <w:r w:rsidRPr="009528D9" w:rsidDel="009F5961">
          <w:rPr>
            <w:highlight w:val="yellow"/>
          </w:rPr>
          <w:delText xml:space="preserve">the </w:delText>
        </w:r>
      </w:del>
      <w:ins w:id="135" w:author="Mingear, Jacob Lee" w:date="2024-06-19T09:18:00Z" w16du:dateUtc="2024-06-19T15:18:00Z">
        <w:r w:rsidR="009F5961" w:rsidRPr="009528D9">
          <w:rPr>
            <w:highlight w:val="yellow"/>
          </w:rPr>
          <w:t xml:space="preserve"> </w:t>
        </w:r>
      </w:ins>
      <w:r w:rsidRPr="009528D9">
        <w:rPr>
          <w:highlight w:val="yellow"/>
        </w:rPr>
        <w:t xml:space="preserve">development process </w:t>
      </w:r>
      <w:del w:id="136" w:author="Mingear, Jacob Lee" w:date="2024-06-19T09:18:00Z" w16du:dateUtc="2024-06-19T15:18:00Z">
        <w:r w:rsidRPr="009528D9" w:rsidDel="009F5961">
          <w:rPr>
            <w:highlight w:val="yellow"/>
          </w:rPr>
          <w:delText xml:space="preserve">detailed above </w:delText>
        </w:r>
      </w:del>
      <w:r w:rsidRPr="009528D9">
        <w:rPr>
          <w:highlight w:val="yellow"/>
        </w:rPr>
        <w:t>requires significant time and effort</w:t>
      </w:r>
      <w:r w:rsidR="009528D9">
        <w:rPr>
          <w:highlight w:val="yellow"/>
        </w:rPr>
        <w:t>, but the greater SMA community has developed tools to speed certain development stages</w:t>
      </w:r>
      <w:r w:rsidRPr="009528D9">
        <w:rPr>
          <w:highlight w:val="yellow"/>
        </w:rPr>
        <w:t>.</w:t>
      </w:r>
      <w:bookmarkEnd w:id="116"/>
      <w:commentRangeEnd w:id="132"/>
      <w:r w:rsidR="00274948">
        <w:rPr>
          <w:rStyle w:val="CommentReference"/>
        </w:rPr>
        <w:commentReference w:id="132"/>
      </w:r>
      <w:ins w:id="137" w:author="Mingear, Jacob Lee" w:date="2024-06-19T09:19:00Z" w16du:dateUtc="2024-06-19T15:19:00Z">
        <w:r w:rsidR="009F5961" w:rsidRPr="009F5961">
          <w:t xml:space="preserve"> </w:t>
        </w:r>
        <w:del w:id="138" w:author="Walgren, Patrick" w:date="2024-08-15T11:31:00Z" w16du:dateUtc="2024-08-15T17:31:00Z">
          <w:r w:rsidR="009F5961" w:rsidDel="002E5E50">
            <w:delText xml:space="preserve">Recently, a new online database of SMA properties has been disseminated </w:delText>
          </w:r>
        </w:del>
      </w:ins>
      <w:ins w:id="139" w:author="Mingear, Jacob Lee" w:date="2024-06-19T09:25:00Z" w16du:dateUtc="2024-06-19T15:25:00Z">
        <w:del w:id="140" w:author="Walgren, Patrick" w:date="2024-08-15T11:31:00Z" w16du:dateUtc="2024-08-15T17:31:00Z">
          <w:r w:rsidR="004D4529" w:rsidDel="002E5E50">
            <w:delText xml:space="preserve">by NASA </w:delText>
          </w:r>
        </w:del>
      </w:ins>
      <w:ins w:id="141" w:author="Mingear, Jacob Lee" w:date="2024-06-19T09:19:00Z" w16du:dateUtc="2024-06-19T15:19:00Z">
        <w:del w:id="142" w:author="Walgren, Patrick" w:date="2024-08-15T11:31:00Z" w16du:dateUtc="2024-08-15T17:31:00Z">
          <w:r w:rsidR="009F5961" w:rsidDel="002E5E50">
            <w:delText xml:space="preserve">to assist with </w:delText>
          </w:r>
        </w:del>
      </w:ins>
      <w:ins w:id="143" w:author="Mingear, Jacob Lee" w:date="2024-06-19T09:24:00Z" w16du:dateUtc="2024-06-19T15:24:00Z">
        <w:del w:id="144" w:author="Walgren, Patrick" w:date="2024-08-15T11:31:00Z" w16du:dateUtc="2024-08-15T17:31:00Z">
          <w:r w:rsidR="004D4529" w:rsidDel="002E5E50">
            <w:delText>the</w:delText>
          </w:r>
        </w:del>
      </w:ins>
      <w:ins w:id="145" w:author="Mingear, Jacob Lee" w:date="2024-06-19T09:19:00Z" w16du:dateUtc="2024-06-19T15:19:00Z">
        <w:del w:id="146" w:author="Walgren, Patrick" w:date="2024-08-15T11:31:00Z" w16du:dateUtc="2024-08-15T17:31:00Z">
          <w:r w:rsidR="009F5961" w:rsidDel="002E5E50">
            <w:delText xml:space="preserve"> second stage</w:delText>
          </w:r>
        </w:del>
      </w:ins>
      <w:ins w:id="147" w:author="Mingear, Jacob Lee" w:date="2024-06-19T09:25:00Z" w16du:dateUtc="2024-06-19T15:25:00Z">
        <w:del w:id="148" w:author="Walgren, Patrick" w:date="2024-08-15T11:31:00Z" w16du:dateUtc="2024-08-15T17:31:00Z">
          <w:r w:rsidR="004D4529" w:rsidDel="002E5E50">
            <w:delText xml:space="preserve"> of finding appropriate material compositions</w:delText>
          </w:r>
        </w:del>
      </w:ins>
      <w:ins w:id="149" w:author="Mingear, Jacob Lee" w:date="2024-06-19T09:19:00Z" w16du:dateUtc="2024-06-19T15:19:00Z">
        <w:del w:id="150" w:author="Walgren, Patrick" w:date="2024-08-15T11:31:00Z" w16du:dateUtc="2024-08-15T17:31:00Z">
          <w:r w:rsidR="009F5961" w:rsidDel="002E5E50">
            <w:delText xml:space="preserve">, known as the  </w:delText>
          </w:r>
          <w:r w:rsidR="009F5961" w:rsidRPr="00FB307C" w:rsidDel="002E5E50">
            <w:delText xml:space="preserve">Shape Memory Materials </w:delText>
          </w:r>
          <w:commentRangeStart w:id="151"/>
          <w:r w:rsidR="009F5961" w:rsidRPr="00FB307C" w:rsidDel="002E5E50">
            <w:delText>Database</w:delText>
          </w:r>
          <w:commentRangeEnd w:id="151"/>
          <w:r w:rsidR="009F5961" w:rsidDel="002E5E50">
            <w:rPr>
              <w:rStyle w:val="CommentReference"/>
            </w:rPr>
            <w:commentReference w:id="151"/>
          </w:r>
          <w:r w:rsidR="009F5961" w:rsidDel="002E5E50">
            <w:delText xml:space="preserve"> </w:delText>
          </w:r>
        </w:del>
      </w:ins>
      <w:del w:id="152" w:author="Walgren, Patrick" w:date="2024-08-15T11:31:00Z" w16du:dateUtc="2024-08-15T17:31:00Z">
        <w:r w:rsidR="008B5889" w:rsidDel="002E5E50">
          <w:fldChar w:fldCharType="begin"/>
        </w:r>
        <w:r w:rsidR="00EB7AC3" w:rsidDel="002E5E50">
          <w:delInstrText xml:space="preserve"> ADDIN ZOTERO_ITEM CSL_CITATION {"citationID":"nDxX9VMy","properties":{"formattedCitation":"[5]","plainCitation":"[5]","noteIndex":0},"citationItems":[{"id":3519,"uris":["http://zotero.org/users/4607708/items/NYIMMF5V"],"itemData":{"id":3519,"type":"article-journal","abstract":"A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W."}],"issued":{"date-parts":[["2020"]]}}}],"schema":"https://github.com/citation-style-language/schema/raw/master/csl-citation.json"} </w:delInstrText>
        </w:r>
        <w:r w:rsidR="008B5889" w:rsidDel="002E5E50">
          <w:fldChar w:fldCharType="separate"/>
        </w:r>
        <w:r w:rsidR="00EB7AC3" w:rsidRPr="00EB7AC3" w:rsidDel="002E5E50">
          <w:rPr>
            <w:rFonts w:ascii="Calibri" w:hAnsi="Calibri" w:cs="Calibri"/>
          </w:rPr>
          <w:delText>[5]</w:delText>
        </w:r>
        <w:r w:rsidR="008B5889" w:rsidDel="002E5E50">
          <w:fldChar w:fldCharType="end"/>
        </w:r>
      </w:del>
      <w:ins w:id="153" w:author="Mingear, Jacob Lee" w:date="2024-06-19T09:19:00Z" w16du:dateUtc="2024-06-19T15:19:00Z">
        <w:del w:id="154" w:author="Walgren, Patrick" w:date="2024-08-15T10:50:00Z" w16du:dateUtc="2024-08-15T16:50:00Z">
          <w:r w:rsidR="009F5961" w:rsidDel="008B5889">
            <w:delText>[]</w:delText>
          </w:r>
        </w:del>
        <w:del w:id="155" w:author="Walgren, Patrick" w:date="2024-08-15T11:31:00Z" w16du:dateUtc="2024-08-15T17:31:00Z">
          <w:r w:rsidR="009F5961" w:rsidDel="002E5E50">
            <w:delText>.</w:delText>
          </w:r>
        </w:del>
      </w:ins>
      <w:del w:id="156" w:author="Walgren, Patrick" w:date="2024-06-10T09:45:00Z" w16du:dateUtc="2024-06-10T13:45:00Z">
        <w:r w:rsidR="009528D9" w:rsidDel="00CD3C41">
          <w:delText>NASA and TAMU (cite Othmane/Karaman) have developed user-friendly tools and methods to</w:delText>
        </w:r>
      </w:del>
      <w:ins w:id="157" w:author="Walgren, Patrick" w:date="2024-06-10T09:45:00Z" w16du:dateUtc="2024-06-10T13:45:00Z">
        <w:r w:rsidR="00CD3C41">
          <w:t>The composition-processing-property space for SMAs is becoming well</w:t>
        </w:r>
      </w:ins>
      <w:ins w:id="158" w:author="Walgren, Patrick" w:date="2024-06-11T20:02:00Z" w16du:dateUtc="2024-06-12T00:02:00Z">
        <w:r w:rsidR="004D6A88">
          <w:t xml:space="preserve"> </w:t>
        </w:r>
      </w:ins>
      <w:ins w:id="159" w:author="Walgren, Patrick" w:date="2024-06-10T09:45:00Z" w16du:dateUtc="2024-06-10T13:45:00Z">
        <w:r w:rsidR="00CD3C41">
          <w:t>understood, and many recen</w:t>
        </w:r>
      </w:ins>
      <w:ins w:id="160" w:author="Walgren, Patrick" w:date="2024-06-10T09:46:00Z" w16du:dateUtc="2024-06-10T13:46:00Z">
        <w:r w:rsidR="00CD3C41">
          <w:t xml:space="preserve">tly developed tools enable quick discovery of new alloys </w:t>
        </w:r>
      </w:ins>
      <w:del w:id="161" w:author="Walgren, Patrick" w:date="2024-06-10T09:45:00Z" w16du:dateUtc="2024-06-10T13:45:00Z">
        <w:r w:rsidR="009528D9" w:rsidDel="00CD3C41">
          <w:delText xml:space="preserve"> </w:delText>
        </w:r>
      </w:del>
      <w:r w:rsidR="0087415E">
        <w:fldChar w:fldCharType="begin"/>
      </w:r>
      <w:r w:rsidR="00080A0A">
        <w:instrText xml:space="preserve"> ADDIN ZOTERO_ITEM CSL_CITATION {"citationID":"VPQU9PgT","properties":{"formattedCitation":"[5], [6], [7]","plainCitation":"[5], [6], [7]","noteIndex":0},"citationItems":[{"id":3598,"uris":["http://zotero.org/users/4607708/items/ENHBFQUN"],"itemData":{"id":3598,"type":"article-journal","abstract":"One of the obstacles to the deployment of shape memory alloys (SMAs) in solid-state actuation is the low efficiency and functional instability due to the transformation thermal hysteresis and large temperature ranges during martensitic phase transformation. Numerous studies have been conducted in an effort to minimize the thermal hysteresis and transformation temperature range of SMAs through ternary and quaternary alloying of known binary alloy systems, such as NiTi, and considerable success has been achieved. However, and crucially, the alloys discovered so far have failed to maintain a narrow hysteresis under applied stress. In the present study, an AI-enabled materials discovery framework was successfully used to identify both SMA chemistries and the associated thermo-mechanical processing steps that result in narrow transformation hysteresis and transformation range under an applied stress. The major elements of the proposed workflow are described in detail and its materials-agnostic character makes it widely applicable to other alloy discovery challenges. Using this framework, and without relying on subsequent experimental exploratory analysis, an SMA composition, i.e. Ni32Ti47Cu21 (at. %), was predicted and confirmed to have the narrowest thermal hysteresis and transformation range under stress achieved thus far for a NiTi-based SMA. Furthermore, the alloy was shown to exhibit excellent cyclic stability and actuation strain. The methodology and the dataset introduced here can be extended to design novel SMAs with other target functions.","container-title":"Acta Materialia","DOI":"10.1016/j.actamat.2022.117751","ISSN":"1359-6454","journalAbbreviation":"Acta Materialia","page":"117751","source":"ScienceDirect","title":"Data-driven shape memory alloy discovery using Artificial Intelligence Materials Selection (AIMS) framework","volume":"228","author":[{"family":"Trehern","given":"W."},{"family":"Ortiz-Ayala","given":"R."},{"family":"Atli","given":"K. C."},{"family":"Arroyave","given":"R."},{"family":"Karaman","given":"I."}],"issued":{"date-parts":[["2022",4,15]]}}},{"id":3600,"uris":["http://zotero.org/users/4607708/items/PZNMZUFH"],"itemData":{"id":3600,"type":"article-journal","abstract":"Nickel-rich NiTiHf high-temperature shape memory alloys continue to garner significant interest for actuator applications. One issue impeding their widespread use is the question of actuation fatigue lifetime under high loads. This paper describes how these fatigue challenges can be overcome by partial thermomechanical cycling. By limiting actuation strain to less than the maximum value that is attainable with full transformation, actuation life cycles can be significantly extended. Strain-controlled cycling is achieved by limiting the upper cycle temperature during heating and stopping each cycle short of the austenite finish temperature. Four compositions of NiTiHf were tested to three levels of transformation. Strain-controlled cycling increased the actuation fatigue lifetimes of all compositions. However, specimens resistant to dislocation plasticity attained longer lives during full transformation cycling, but during partial cycling, they failed earlier than samples with higher resistance to plasticity. This highlights the importance of the competition between functional and structural fatigue.","container-title":"Scripta Materialia","DOI":"10.1016/j.scriptamat.2023.115904","ISSN":"1359-6462","journalAbbreviation":"Scripta Materialia","page":"115904","source":"ScienceDirect","title":"Compositional effects on strain-controlled actuation fatigue of NiTiHf high temperature shape memory alloys","volume":"242","author":[{"family":"Demblon","given":"A."},{"family":"Mabe","given":"J. H."},{"family":"Karaman","given":"I."}],"issued":{"date-parts":[["2024",3,15]]}}},{"id":3522,"uris":["http://zotero.org/users/4607708/items/W2AEEWUY"],"itemData":{"id":3522,"type":"article-journal","abstract":"Shape memory alloys have found wide-spread use in aerospace, automotive, biomedical, and commercial applications owing to their favorable properties and ease of operation. Binary NiTi, in particular, is known for its remarkable shape memory properties, mechanical strength, ductility, corrosion resistance, and biocompatibility. These properties can be further enhanced and better controlled through alloying NiTi with ternary, quaternary, and higher-order elements. Recently, researchers at NASA have compiled an extensive database of shape memory properties of materials, including over 8000 multi-component Ni–Ti alloys containing 37 different alloying elements. Using the Ni–Ti dataset, we train machine learning models to explore shape memory behavior of Ni–Ti alloys over a large compositional and processing space. The models predict transformation temperatures, hysteresis, and transformation strain, with low mean absolute errors of 14.8 °C, 7.2 °C, and 0.36%, respectively. We use these models to map trends and learn relationships between shape memory behavior and different parameters in the input design space. They can be used to make predictions for any multi-component alloy, without need for additional training. The combination of an extensive experimental dataset and accurate learning models, together, make our approach highly suitable for the discovery and design of new alloys with targeted properties.","container-title":"Shape Memory and Superelasticity","DOI":"10.1007/s40830-022-00405-x","ISSN":"2199-3858","issue":"1","journalAbbreviation":"Shap. Mem. Superelasticity","language":"en","page":"144-155","source":"Springer Link","title":"Data-Driven Study of Shape Memory Behavior of Multi-Component Ni–Ti Alloys in Large Compositional and Processing Space","volume":"9","author":[{"family":"Honrao","given":"Shreyas J."},{"family":"Benafan","given":"Othmane"},{"family":"Lawson","given":"John W."}],"issued":{"date-parts":[["2023",3,1]]}}}],"schema":"https://github.com/citation-style-language/schema/raw/master/csl-citation.json"} </w:instrText>
      </w:r>
      <w:r w:rsidR="0087415E">
        <w:fldChar w:fldCharType="separate"/>
      </w:r>
      <w:r w:rsidR="00080A0A" w:rsidRPr="00080A0A">
        <w:rPr>
          <w:rFonts w:ascii="Calibri" w:hAnsi="Calibri" w:cs="Calibri"/>
        </w:rPr>
        <w:t>[5], [6], [7]</w:t>
      </w:r>
      <w:r w:rsidR="0087415E">
        <w:fldChar w:fldCharType="end"/>
      </w:r>
      <w:del w:id="162" w:author="Walgren, Patrick" w:date="2024-06-10T09:46:00Z" w16du:dateUtc="2024-06-10T13:46:00Z">
        <w:r w:rsidR="009528D9" w:rsidDel="00CD3C41">
          <w:delText>understand the composition-processing-property relationships in SMAs, enabling quick discovery of new alloys</w:delText>
        </w:r>
      </w:del>
      <w:r w:rsidR="009528D9">
        <w:t>.</w:t>
      </w:r>
      <w:r>
        <w:t xml:space="preserve"> </w:t>
      </w:r>
      <w:r w:rsidR="009528D9">
        <w:t>ASMADA</w:t>
      </w:r>
      <w:r w:rsidR="00D84CD8">
        <w:t>, the Automatic Shape Memory Alloy Data Analyzer,</w:t>
      </w:r>
      <w:r w:rsidR="009528D9">
        <w:t xml:space="preserve"> </w:t>
      </w:r>
      <w:r w:rsidR="00D84CD8">
        <w:t>identifies</w:t>
      </w:r>
      <w:r w:rsidR="009528D9">
        <w:t xml:space="preserve"> heating and cooling cycles of SMAs and </w:t>
      </w:r>
      <w:r w:rsidR="00D84CD8">
        <w:t>extracts</w:t>
      </w:r>
      <w:r w:rsidR="009528D9">
        <w:t xml:space="preserve"> SMA material properties</w:t>
      </w:r>
      <w:r w:rsidR="00D84CD8">
        <w:t xml:space="preserve"> according to ASTM standard E097 </w:t>
      </w:r>
      <w:r w:rsidR="00D84CD8">
        <w:fldChar w:fldCharType="begin"/>
      </w:r>
      <w:r w:rsidR="00080A0A">
        <w:instrText xml:space="preserve"> ADDIN ZOTERO_ITEM CSL_CITATION {"citationID":"hijJNZEV","properties":{"formattedCitation":"[8], [9], [10]","plainCitation":"[8], [9], [10]","noteIndex":0},"citationItems":[{"id":3532,"uris":["http://zotero.org/users/4607708/items/SSMG5P63"],"itemData":{"id":3532,"type":"article-journal","container-title":"Smart Materials and Structures","issue":"12","note":"publisher: IOP Publishing","page":"125003","source":"Google Scholar","title":"ASMADA—A tool for automatic analysis of shape memory alloy thermal cycling data under constant stress","volume":"30","author":[{"family":"Kuner","given":"Matthew C."},{"family":"Karakalas","given":"Anargyros A."},{"family":"Lagoudas","given":"Dimitris C."}],"issued":{"date-parts":[["2021"]]}}},{"id":3061,"uris":["http://zotero.org/users/4607708/items/TYX3FDF8"],"itemData":{"id":3061,"type":"report","event-place":"West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alloys","URL":"https://www.astm.org/e3097-17.html","author":[{"family":"ASTM","given":""}],"issued":{"date-parts":[["2017"]]}}},{"id":3513,"uris":["http://zotero.org/users/4607708/items/GAL8LJVE"],"itemData":{"id":3513,"type":"article-journal","abstract":"Development of standard specifications and test methods for shape memory alloys (SMAs) in the context of actuator materials and components are outlined. A material specification centers on mill product wrought NiTi or NiTi + X + X′ based alloys, where X and X′ can be any alloying element addition to the base NiTi. This standard is aimed toward specifying the chemical, mechanical, thermal, and metallurgical requirements of NiTi-based alloys. Two newly proposed standard test methods are aimed toward expanding the applicability of the following published SMA actuator standards: E3097—Standard Test Method for Uniaxial Constant Force Thermal Cycling (UCFTC) and E3098—Standard Test Method for Uniaxial Pre-strain and Thermal Free Recovery (UPFR). First, Force-Controlled Repeated Thermal Cycling (FCRTC), addresses repeated thermal cycling under a constant force and associated terminology. FCRTC’s primary objective is to address failure with regard to the SMA material’s ability to perform its function as an actuator for an application’s required lifecycle. Second, Constant Torque Thermal Cycling (CTTC) deals with thermally cycling SMAs under a constant torque for rotary actuator applications. Key features of each proposed standard and progress on their development are outlined, considering novelty and applicability to actuation from raw material to final actuator component in its application.","container-title":"Shape Memory and Superelasticity","DOI":"10.1007/s40830-023-00431-3","ISSN":"2199-3858","issue":"2","journalAbbreviation":"Shap. Mem. Superelasticity","language":"en","page":"353-363","source":"Springer Link","title":"Standardization of Shape Memory Alloys from Material to Actuator","volume":"9","author":[{"family":"Nicholson","given":"D. E."},{"family":"Benafan","given":"O."},{"family":"Bigelow","given":"G. S."},{"family":"Pick","given":"D."},{"family":"Demblon","given":"A."},{"family":"Mabe","given":"J. H."},{"family":"Karaman","given":"I."},{"family":"Van Doren","given":"B."},{"family":"Forbes","given":"D."},{"family":"Sczerzenie","given":"F."},{"family":"Fumagalli","given":"L."},{"family":"Wallner","given":"C."}],"issued":{"date-parts":[["2023",6,1]]}}}],"schema":"https://github.com/citation-style-language/schema/raw/master/csl-citation.json"} </w:instrText>
      </w:r>
      <w:r w:rsidR="00D84CD8">
        <w:fldChar w:fldCharType="separate"/>
      </w:r>
      <w:r w:rsidR="00080A0A" w:rsidRPr="00080A0A">
        <w:rPr>
          <w:rFonts w:ascii="Calibri" w:hAnsi="Calibri" w:cs="Calibri"/>
        </w:rPr>
        <w:t>[8], [9], [10]</w:t>
      </w:r>
      <w:r w:rsidR="00D84CD8">
        <w:fldChar w:fldCharType="end"/>
      </w:r>
      <w:r w:rsidR="009528D9">
        <w:t xml:space="preserve">. </w:t>
      </w:r>
      <w:r w:rsidR="00DA49A9">
        <w:t>The Shape Memory Materials Analysis and Research Tool (SM2ART)</w:t>
      </w:r>
      <w:ins w:id="163" w:author="Walgren, Patrick" w:date="2024-06-10T10:12:00Z" w16du:dateUtc="2024-06-10T14:12:00Z">
        <w:r w:rsidR="00EB7758">
          <w:t xml:space="preserve">, also known as SMAnalytics, </w:t>
        </w:r>
      </w:ins>
      <w:del w:id="164" w:author="Walgren, Patrick" w:date="2024-06-10T10:12:00Z" w16du:dateUtc="2024-06-10T14:12:00Z">
        <w:r w:rsidR="00DA49A9" w:rsidDel="00EB7758">
          <w:delText xml:space="preserve"> </w:delText>
        </w:r>
      </w:del>
      <w:r w:rsidR="00DA49A9">
        <w:t>provides an extensive</w:t>
      </w:r>
      <w:r w:rsidR="00DD411A">
        <w:t xml:space="preserve"> open-source</w:t>
      </w:r>
      <w:r w:rsidR="00DA49A9">
        <w:t xml:space="preserve"> database of tested shape memory alloys and their standard properties</w:t>
      </w:r>
      <w:r w:rsidR="00DD411A">
        <w:t xml:space="preserve"> </w:t>
      </w:r>
      <w:r w:rsidR="00DD411A">
        <w:fldChar w:fldCharType="begin"/>
      </w:r>
      <w:r w:rsidR="00080A0A">
        <w:instrText xml:space="preserve"> ADDIN ZOTERO_ITEM CSL_CITATION {"citationID":"5FUrkbak","properties":{"formattedCitation":"[11], [12]","plainCitation":"[11], [12]","noteIndex":0},"citationItems":[{"id":3519,"uris":["http://zotero.org/users/4607708/items/NYIMMF5V"],"itemData":{"id":3519,"type":"article-journal","abstract":"A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W."}],"issued":{"date-parts":[["2020"]]}}},{"id":3517,"uris":["http://zotero.org/users/4607708/items/K8KM9PEE"],"itemData":{"id":3517,"type":"article-journal","abstract":"Typically, the first step in alloy selection and material production is to use handbooks, databases, or other materials guides to down-select to a specific composition and processing method for the desired application. This is true for conventional materials, such as steels, aluminums, and polymers, but until recently, no similar data source existed for shape memory materials (SMMs). There is no shortage of information in the SMM field; with over 90 years of research in the form of peer-reviewed articles, papers, and published data from companies; however, these data have not been accessible in a single location. This has posed many difficulties for the research and development of SMMs and has caused the field to move slowly. To remedy this, a web-based comprehensive repository known as the Shape Memory Materials Analysis and Research Tool (SM2ART) database has been developed. SM2ART provides unrestricted access to data from thousands of peer-reviewed articles and published data. These data are organized in a 2D and 3D visualization platform and provides viewers insight into shape memory alloys (SMAs), superelastic alloys, magnetic alloys, shape memory polymers (SMPs), and shape memory ceramics (SMCs). The work presented here provides a summary of the data available within the SM2ART database.","container-title":"Shape Memory and Superelasticity","DOI":"10.1007/s40830-023-00457-7","ISSN":"2199-3858","journalAbbreviation":"Shap. Mem. Superelasticity","language":"en","source":"Springer Link","title":"Shape Memory Materials Analysis and Research Tool (SM2ART): Finding Data Anomalies and Trends","title-short":"Shape Memory Materials Analysis and Research Tool (SM2ART)","URL":"https://doi.org/10.1007/s40830-023-00457-7","author":[{"family":"Caltagirone","given":"P. E."},{"family":"Benafan","given":"O."}],"accessed":{"date-parts":[["2023",9,22]]},"issued":{"date-parts":[["2023",7,25]]}}}],"schema":"https://github.com/citation-style-language/schema/raw/master/csl-citation.json"} </w:instrText>
      </w:r>
      <w:r w:rsidR="00DD411A">
        <w:fldChar w:fldCharType="separate"/>
      </w:r>
      <w:r w:rsidR="00080A0A" w:rsidRPr="00080A0A">
        <w:rPr>
          <w:rFonts w:ascii="Calibri" w:hAnsi="Calibri" w:cs="Calibri"/>
        </w:rPr>
        <w:t>[11], [12]</w:t>
      </w:r>
      <w:r w:rsidR="00DD411A">
        <w:fldChar w:fldCharType="end"/>
      </w:r>
      <w:r w:rsidR="00DD411A">
        <w:t xml:space="preserve">. </w:t>
      </w:r>
      <w:del w:id="165" w:author="Walgren, Patrick" w:date="2024-06-11T20:02:00Z" w16du:dateUtc="2024-06-12T00:02:00Z">
        <w:r w:rsidR="009528D9" w:rsidDel="004D6A88">
          <w:delText>Other SMA-focused tools also exist, such as SMAnalytics, which is a comprehensive analyzer that does...</w:delText>
        </w:r>
      </w:del>
      <w:del w:id="166" w:author="Walgren, Patrick" w:date="2024-06-04T19:40:00Z" w16du:dateUtc="2024-06-04T23:40:00Z">
        <w:r w:rsidR="009528D9" w:rsidDel="00C93B97">
          <w:delText xml:space="preserve">.  </w:delText>
        </w:r>
      </w:del>
      <w:del w:id="167" w:author="Walgren, Patrick" w:date="2024-06-11T20:02:00Z" w16du:dateUtc="2024-06-12T00:02:00Z">
        <w:r w:rsidR="009528D9" w:rsidDel="004D6A88">
          <w:delText>Further, there is XXX which attempts to identify SMA material properties based on the graphical interpretation of data, not the data itself (check SMST 2022).</w:delText>
        </w:r>
      </w:del>
      <w:ins w:id="168" w:author="Walgren, Patrick" w:date="2024-06-11T19:37:00Z" w16du:dateUtc="2024-06-11T23:37:00Z">
        <w:r w:rsidR="00257F5D">
          <w:t>Many research groups have published user</w:t>
        </w:r>
      </w:ins>
      <w:ins w:id="169" w:author="Walgren, Patrick" w:date="2024-06-11T19:38:00Z" w16du:dateUtc="2024-06-11T23:38:00Z">
        <w:r w:rsidR="00257F5D">
          <w:t xml:space="preserve"> material models (i.e., UMATs)</w:t>
        </w:r>
      </w:ins>
      <w:ins w:id="170" w:author="Walgren, Patrick" w:date="2024-06-11T19:37:00Z" w16du:dateUtc="2024-06-11T23:37:00Z">
        <w:r w:rsidR="00257F5D">
          <w:t xml:space="preserve"> to interface with </w:t>
        </w:r>
      </w:ins>
      <w:ins w:id="171" w:author="Walgren, Patrick" w:date="2024-06-11T19:38:00Z" w16du:dateUtc="2024-06-11T23:38:00Z">
        <w:r w:rsidR="00257F5D">
          <w:t xml:space="preserve">open-source and commercial finite element solvers </w:t>
        </w:r>
      </w:ins>
      <w:r w:rsidR="00257F5D">
        <w:fldChar w:fldCharType="begin"/>
      </w:r>
      <w:r w:rsidR="00EB7AC3">
        <w:instrText xml:space="preserve"> ADDIN ZOTERO_ITEM CSL_CITATION {"citationID":"OgT4ZjWM","properties":{"formattedCitation":"[13], [14], [15], [16]","plainCitation":"[13], [14], [15], [16]","noteIndex":0},"citationItems":[{"id":620,"uris":["http://zotero.org/users/4607708/items/HX4A5ETW"],"itemData":{"id":620,"type":"paper-conference","container-title":"Proceedings of SPIE, Smart Structures and Materials","event-place":"San Diego, CA","page":"1–12","publisher-place":"San Diego, CA","title":"Characterization and 3–D Modeling of Ni60Ti SMA for Actuation of a Variable Geometry Jet Engine Chevron","volume":"6529","author":[{"family":"Hartl","given":"D."},{"family":"Lagoudas","given":"D. C."}],"issued":{"date-parts":[["2007",3,18]]}}},{"id":3607,"uris":["http://zotero.org/users/4607708/items/9AHSXW9J"],"itemData":{"id":3607,"type":"article-journal","abstract":"This work presents a three-dimensional constitutive model for the martensitic transformation in polycrystalline shape memory alloys (SMAs) under large deformation. By utilizing the logarithmic strain and rate, the model is able to account for large strains and rotations that SMA-based components may undertake, but also resolves the stress errors caused by the non-integrable objective rates that are widely used in current commercial finite element software. The model is developed through classical thermodynamic laws combined with the standard Coleman–Noll procedure. The scalar martensitic volume fraction and the second-order transformation strain tensor are chosen as the internal state variables to capture the material response exhibited by polycrystalline SMAs. A detailed implementation procedure of the proposed model is described through a user-defined material subroutine. Numerical experiments considering SMA components including a bar, a beam, a torque tube and a solid flexible structure under stress/thermally-induced phase transformations are investigated via the proposed model, and the results under cyclic loading are compared against the predictions provided by the Abaqus nonlinear solver. The development framework of the proposed model and its implementation procedure can be extended to incorporate other nonlinear phenomena exhibited by SMAs, such as transformation-induced plasticity, viscoplasticity, and damage under large deformation.","container-title":"Smart Materials and Structures","DOI":"10.1088/1361-665X/ab1acb","ISSN":"0964-1726","issue":"7","journalAbbreviation":"Smart Mater. Struct.","language":"en","note":"publisher: IOP Publishing","page":"074004","source":"Institute of Physics","title":"A three-dimensional constitutive model for the martensitic transformation in polycrystalline shape memory alloys under large deformation","volume":"28","author":[{"family":"Xu","given":"L."},{"family":"Baxevanis","given":"T."},{"family":"Lagoudas","given":"D. C."}],"issued":{"date-parts":[["2019",6]]}}},{"id":3609,"uris":["http://zotero.org/users/4607708/items/TSMFAJYJ"],"itemData":{"id":3609,"type":"article-journal","abstract":"This work presents a three-dimensional constitutive model for shape memory alloys considering the TRansformation-Induced Plasticity (TRIP) as well as the Two-Way Shape Memory Effect (TWSME) through a large deformation framework. The presented logarithmic strain based model is able to capture the large strains and rotations exhibited by SMAs under general thermomechanical cycling. By using the martensitic volume fraction, transformation strain, internal stress, and TRIP strain tensors as internal state variables, the model is capable to capture the stress-dependent TRIP generation when SMAs are subjected to a multiaxial stress state, as well as the TWSME for thermomechanically trained SMAs under load-free conditions. A detailed implementation procedure of the proposed model is presented through a user-defined material subroutine within a finite element framework allowing for solving different Boundary Value Problems (BVPs). Comprehensive instruction on calibrating the model parameters as well as the derivation of continuum tangent stiffness matrix are also provided. In the end, the simulated cyclic pseudoelastic and actuation responses by the presented model for a wide range of SMA material systems under both uniaxial and multiaxial stress states are compared against experimental results to validate the proposed modeling capabilities.","collection-title":"Special Issue dedicated to papers from the International Union of Theoretical and Applied Mechanics 2019 Symposium on “Phase Transformations in Shape Memory Materials: Modeling and Applications”","container-title":"International Journal of Solids and Structures","DOI":"10.1016/j.ijsolstr.2020.03.009","ISSN":"0020-7683","journalAbbreviation":"International Journal of Solids and Structures","page":"42-59","source":"ScienceDirect","title":"Finite strain constitutive modeling for shape memory alloys considering transformation-induced plasticity and two-way shape memory effect","volume":"221","author":[{"family":"Xu","given":"Lei"},{"family":"Solomou","given":"Alexandros"},{"family":"Baxevanis","given":"Theocharis"},{"family":"Lagoudas","given":"Dimitris"}],"issued":{"date-parts":[["2021",6,15]]}}},{"id":3612,"uris":["http://zotero.org/users/4607708/items/C6FACPH8"],"itemData":{"id":3612,"type":"article-journal","abstract":"The one-way and two-way shape memory effects (SMEs) as well as the thermal hysteresis represent fundamental properties when dealing with the design of detachable and thermally-stable connection systems based on shape memory alloys (SMAs). Such properties can be induced and tuned by thermo-mechanical processes that include thermal treatments and severe pre-deformation in martensitic state, causing the onset of plastic strains. In such complex conditions, material modeling is of great importance to support the design. This paper proposes a generalization of the three-dimensional phenomenological constitutive model by Souza et al. (1998), in order to describe the behavior of severely pre-strained NiTi-based SMAs. The proposed model allows to describe pseudoelasticity, one-way and two-way SMEs, as well as additional physical phenomena evidenced experimentally, such as transformation temperatures’ evolution, thermal hysteresis, phase transformations at low stresses, thermal strains, and phase-dependent elastic properties. Several numerical simulations, ranging from uniaxial tests to the finite element analysis of two case-studies, are performed. Model results are in good agreement with the results of a performed experimental campaign and allow to discuss SMA behavior under such complex loading conditions.","container-title":"Mechanics of Materials","DOI":"10.1016/j.mechmat.2019.103085","ISSN":"0167-6636","journalAbbreviation":"Mechanics of Materials","page":"103085","source":"ScienceDirect","title":"A three-dimensional phenomenological model for shape memory alloys including two-way shape memory effect and plasticity","volume":"136","author":[{"family":"Scalet","given":"Giulia"},{"family":"Niccoli","given":"Fabrizio"},{"family":"Garion","given":"Cedric"},{"family":"Chiggiato","given":"Paolo"},{"family":"Maletta","given":"Carmine"},{"family":"Auricchio","given":"Ferdinando"}],"issued":{"date-parts":[["2019",9,1]]}}}],"schema":"https://github.com/citation-style-language/schema/raw/master/csl-citation.json"} </w:instrText>
      </w:r>
      <w:r w:rsidR="00257F5D">
        <w:fldChar w:fldCharType="separate"/>
      </w:r>
      <w:r w:rsidR="00EB7AC3" w:rsidRPr="00EB7AC3">
        <w:rPr>
          <w:rFonts w:ascii="Calibri" w:hAnsi="Calibri" w:cs="Calibri"/>
        </w:rPr>
        <w:t>[13], [14], [15], [16]</w:t>
      </w:r>
      <w:r w:rsidR="00257F5D">
        <w:fldChar w:fldCharType="end"/>
      </w:r>
      <w:ins w:id="172" w:author="Walgren, Patrick" w:date="2024-06-11T19:45:00Z" w16du:dateUtc="2024-06-11T23:45:00Z">
        <w:r w:rsidR="00257F5D">
          <w:t xml:space="preserve">. </w:t>
        </w:r>
      </w:ins>
    </w:p>
    <w:p w14:paraId="68799DB0" w14:textId="76FDB5E4" w:rsidR="00F70303" w:rsidDel="004D6A88" w:rsidRDefault="0067283A" w:rsidP="007A7F3B">
      <w:pPr>
        <w:rPr>
          <w:del w:id="173" w:author="Walgren, Patrick" w:date="2024-06-11T20:03:00Z" w16du:dateUtc="2024-06-12T00:03:00Z"/>
        </w:rPr>
      </w:pPr>
      <w:ins w:id="174" w:author="Walgren, Patrick" w:date="2024-08-29T10:37:00Z" w16du:dateUtc="2024-08-29T16:37:00Z">
        <w:r>
          <w:lastRenderedPageBreak/>
          <w:t xml:space="preserve">However, while many published methods detail SMA actuator calibration </w:t>
        </w:r>
        <w:r>
          <w:fldChar w:fldCharType="begin"/>
        </w:r>
        <w:r>
          <w:instrText xml:space="preserve"> ADDIN ZOTERO_ITEM CSL_CITATION {"citationID":"CeuQctPk","properties":{"formattedCitation":"[17], [18], [19]","plainCitation":"[17], [18], [19]","noteIndex":0},"citationItems":[{"id":3510,"uris":["http://zotero.org/users/4607708/items/NXLY3SNI"],"itemData":{"id":3510,"type":"article-journal","abstract":"In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methods","volume":"9058","author":[{"family":"Whitten","given":"Daniel"},{"family":"Hartl","given":"Darren"}],"issued":{"date-parts":[["2014"]]}}}],"schema":"https://github.com/citation-style-language/schema/raw/master/csl-citation.json"} </w:instrText>
        </w:r>
        <w:r>
          <w:fldChar w:fldCharType="separate"/>
        </w:r>
        <w:r w:rsidRPr="00EB7AC3">
          <w:rPr>
            <w:rFonts w:ascii="Calibri" w:hAnsi="Calibri" w:cs="Calibri"/>
          </w:rPr>
          <w:t>[17], [18], [19]</w:t>
        </w:r>
        <w:r>
          <w:fldChar w:fldCharType="end"/>
        </w:r>
        <w:r>
          <w:t xml:space="preserve"> and commercial software suites enable superelastic calibration (add Abaqus citation here), no open-source, low-barrier-to-entry SMA actuator calibration tool exists. T</w:t>
        </w:r>
        <w:commentRangeStart w:id="175"/>
        <w:commentRangeStart w:id="176"/>
        <w:r w:rsidRPr="009528D9">
          <w:t>he</w:t>
        </w:r>
        <w:commentRangeEnd w:id="175"/>
        <w:r w:rsidRPr="009528D9">
          <w:rPr>
            <w:rStyle w:val="CommentReference"/>
          </w:rPr>
          <w:commentReference w:id="175"/>
        </w:r>
        <w:commentRangeEnd w:id="176"/>
        <w:r>
          <w:rPr>
            <w:rStyle w:val="CommentReference"/>
          </w:rPr>
          <w:commentReference w:id="176"/>
        </w:r>
        <w:r w:rsidRPr="009528D9">
          <w:t xml:space="preserve"> various external state variables that govern shape memory material behavior often require synchroniz</w:t>
        </w:r>
        <w:r>
          <w:t>ation of</w:t>
        </w:r>
        <w:r w:rsidRPr="009528D9">
          <w:t xml:space="preserve"> various datasets from different instruments</w:t>
        </w:r>
        <w:r>
          <w:t>, slowing the SMA development process</w:t>
        </w:r>
        <w:r w:rsidRPr="009528D9">
          <w:t xml:space="preserve">. </w:t>
        </w:r>
        <w:r>
          <w:t>These barriers make SMA design and integration difficult for newcomers in the field or those engaged in multi-disciplinary efforts.</w:t>
        </w:r>
      </w:ins>
      <w:bookmarkStart w:id="177" w:name="_Hlk175819292"/>
      <w:del w:id="178" w:author="Walgren, Patrick" w:date="2024-06-11T19:45:00Z" w16du:dateUtc="2024-06-11T23:45:00Z">
        <w:r w:rsidR="009528D9" w:rsidDel="00257F5D">
          <w:delText xml:space="preserve"> </w:delText>
        </w:r>
      </w:del>
      <w:commentRangeStart w:id="179"/>
      <w:del w:id="180" w:author="Walgren, Patrick" w:date="2024-06-11T19:46:00Z" w16du:dateUtc="2024-06-11T23:46:00Z">
        <w:r w:rsidR="0064099C" w:rsidRPr="0064099C" w:rsidDel="00257F5D">
          <w:rPr>
            <w:color w:val="FF0000"/>
          </w:rPr>
          <w:delText>Add</w:delText>
        </w:r>
        <w:commentRangeEnd w:id="179"/>
        <w:r w:rsidR="00F70303" w:rsidDel="00257F5D">
          <w:rPr>
            <w:rStyle w:val="CommentReference"/>
          </w:rPr>
          <w:commentReference w:id="179"/>
        </w:r>
        <w:r w:rsidR="0064099C" w:rsidRPr="0064099C" w:rsidDel="00257F5D">
          <w:rPr>
            <w:color w:val="FF0000"/>
          </w:rPr>
          <w:delText xml:space="preserve"> a note about the TAMU UMAT and others here (Cite Hartl, Lai, etc.)</w:delText>
        </w:r>
        <w:r w:rsidR="0035716C" w:rsidDel="00257F5D">
          <w:rPr>
            <w:color w:val="FF0000"/>
          </w:rPr>
          <w:delText xml:space="preserve"> also add a note about standards for thermomechanical characterization</w:delText>
        </w:r>
        <w:r w:rsidR="0099407C" w:rsidDel="00257F5D">
          <w:rPr>
            <w:color w:val="FF0000"/>
          </w:rPr>
          <w:delText xml:space="preserve"> (and perhaps add it to the figure?)</w:delText>
        </w:r>
        <w:r w:rsidR="0064099C" w:rsidRPr="0064099C" w:rsidDel="00257F5D">
          <w:rPr>
            <w:color w:val="FF0000"/>
          </w:rPr>
          <w:delText>.</w:delText>
        </w:r>
        <w:r w:rsidR="0064099C" w:rsidDel="00257F5D">
          <w:delText xml:space="preserve"> </w:delText>
        </w:r>
      </w:del>
      <w:del w:id="181" w:author="Walgren, Patrick" w:date="2024-08-29T10:37:00Z" w16du:dateUtc="2024-08-29T16:37:00Z">
        <w:r w:rsidR="00274948" w:rsidDel="0067283A">
          <w:delText xml:space="preserve">However, </w:delText>
        </w:r>
      </w:del>
      <w:del w:id="182" w:author="Walgren, Patrick" w:date="2024-06-11T19:46:00Z" w16du:dateUtc="2024-06-11T23:46:00Z">
        <w:r w:rsidR="00274948" w:rsidDel="00257F5D">
          <w:delText xml:space="preserve">despite </w:delText>
        </w:r>
      </w:del>
      <w:del w:id="183" w:author="Walgren, Patrick" w:date="2024-08-29T10:37:00Z" w16du:dateUtc="2024-08-29T16:37:00Z">
        <w:r w:rsidR="00274948" w:rsidDel="0067283A">
          <w:delText>commercial software suites enabl</w:delText>
        </w:r>
      </w:del>
      <w:del w:id="184" w:author="Walgren, Patrick" w:date="2024-08-29T09:56:00Z" w16du:dateUtc="2024-08-29T15:56:00Z">
        <w:r w:rsidR="00274948" w:rsidDel="006D7825">
          <w:delText>ing</w:delText>
        </w:r>
      </w:del>
      <w:del w:id="185" w:author="Walgren, Patrick" w:date="2024-08-29T10:37:00Z" w16du:dateUtc="2024-08-29T16:37:00Z">
        <w:r w:rsidR="00274948" w:rsidDel="0067283A">
          <w:delText xml:space="preserve"> superelastic calibration </w:delText>
        </w:r>
      </w:del>
      <w:del w:id="186" w:author="Walgren, Patrick" w:date="2024-06-11T19:46:00Z" w16du:dateUtc="2024-06-11T23:46:00Z">
        <w:r w:rsidR="00274948" w:rsidDel="00257F5D">
          <w:delText>(cite Abaqus material calibration here)</w:delText>
        </w:r>
      </w:del>
      <w:del w:id="187" w:author="Walgren, Patrick" w:date="2024-08-29T10:37:00Z" w16du:dateUtc="2024-08-29T16:37:00Z">
        <w:r w:rsidR="00274948" w:rsidDel="0067283A">
          <w:delText xml:space="preserve"> and many published methods </w:delText>
        </w:r>
      </w:del>
      <w:del w:id="188" w:author="Walgren, Patrick" w:date="2024-08-29T09:56:00Z" w16du:dateUtc="2024-08-29T15:56:00Z">
        <w:r w:rsidR="00274948" w:rsidDel="006D7825">
          <w:delText>covering</w:delText>
        </w:r>
      </w:del>
      <w:del w:id="189" w:author="Walgren, Patrick" w:date="2024-08-29T10:37:00Z" w16du:dateUtc="2024-08-29T16:37:00Z">
        <w:r w:rsidR="00274948" w:rsidDel="0067283A">
          <w:delText xml:space="preserve"> SMA actuator calibration,</w:delText>
        </w:r>
      </w:del>
      <w:del w:id="190" w:author="Walgren, Patrick" w:date="2024-06-04T19:50:00Z" w16du:dateUtc="2024-06-04T23:50:00Z">
        <w:r w:rsidR="00274948" w:rsidDel="009342F1">
          <w:delText xml:space="preserve"> and,</w:delText>
        </w:r>
      </w:del>
      <w:del w:id="191" w:author="Walgren, Patrick" w:date="2024-08-29T10:37:00Z" w16du:dateUtc="2024-08-29T16:37:00Z">
        <w:r w:rsidR="00274948" w:rsidDel="0067283A">
          <w:delText xml:space="preserve"> no such analog exists for SMA actuation models  </w:delText>
        </w:r>
        <w:r w:rsidR="00274948" w:rsidDel="0067283A">
          <w:fldChar w:fldCharType="begin"/>
        </w:r>
        <w:r w:rsidR="00EB7AC3" w:rsidDel="0067283A">
          <w:delInstrText xml:space="preserve"> ADDIN ZOTERO_ITEM CSL_CITATION {"citationID":"CeuQctPk","properties":{"formattedCitation":"[17], [18], [19]","plainCitation":"[17], [18], [19]","noteIndex":0},"citationItems":[{"id":3510,"uris":["http://zotero.org/users/4607708/items/NXLY3SNI"],"itemData":{"id":3510,"type":"article-journal","abstract":"In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methods","volume":"9058","author":[{"family":"Whitten","given":"Daniel"},{"family":"Hartl","given":"Darren"}],"issued":{"date-parts":[["2014"]]}}}],"schema":"https://github.com/citation-style-language/schema/raw/master/csl-citation.json"} </w:delInstrText>
        </w:r>
        <w:r w:rsidR="00274948" w:rsidDel="0067283A">
          <w:fldChar w:fldCharType="separate"/>
        </w:r>
        <w:r w:rsidR="00EB7AC3" w:rsidRPr="00EB7AC3" w:rsidDel="0067283A">
          <w:rPr>
            <w:rFonts w:ascii="Calibri" w:hAnsi="Calibri" w:cs="Calibri"/>
          </w:rPr>
          <w:delText>[17], [18], [19]</w:delText>
        </w:r>
        <w:r w:rsidR="00274948" w:rsidDel="0067283A">
          <w:fldChar w:fldCharType="end"/>
        </w:r>
        <w:r w:rsidR="00274948" w:rsidDel="0067283A">
          <w:delText xml:space="preserve">. </w:delText>
        </w:r>
        <w:commentRangeStart w:id="192"/>
        <w:commentRangeEnd w:id="192"/>
        <w:r w:rsidR="00274948" w:rsidDel="0067283A">
          <w:rPr>
            <w:rStyle w:val="CommentReference"/>
          </w:rPr>
          <w:commentReference w:id="192"/>
        </w:r>
      </w:del>
    </w:p>
    <w:p w14:paraId="66D790D4" w14:textId="193BAC5F" w:rsidR="009528D9" w:rsidRDefault="007A7F3B" w:rsidP="007A7F3B">
      <w:bookmarkStart w:id="193" w:name="_Hlk164061837"/>
      <w:del w:id="194" w:author="Walgren, Patrick" w:date="2024-06-11T20:02:00Z" w16du:dateUtc="2024-06-12T00:02:00Z">
        <w:r w:rsidRPr="009528D9" w:rsidDel="00683889">
          <w:rPr>
            <w:highlight w:val="yellow"/>
          </w:rPr>
          <w:delText>However,</w:delText>
        </w:r>
      </w:del>
      <w:del w:id="195" w:author="Walgren, Patrick" w:date="2024-08-29T10:37:00Z" w16du:dateUtc="2024-08-29T16:37:00Z">
        <w:r w:rsidRPr="009528D9" w:rsidDel="0067283A">
          <w:rPr>
            <w:highlight w:val="yellow"/>
          </w:rPr>
          <w:delText xml:space="preserve"> a laborious workflow of experimental analysis and </w:delText>
        </w:r>
        <w:commentRangeStart w:id="196"/>
        <w:commentRangeStart w:id="197"/>
        <w:r w:rsidRPr="009528D9" w:rsidDel="0067283A">
          <w:rPr>
            <w:highlight w:val="yellow"/>
          </w:rPr>
          <w:delText>constitutive</w:delText>
        </w:r>
        <w:commentRangeEnd w:id="196"/>
        <w:r w:rsidR="00F70303" w:rsidDel="0067283A">
          <w:rPr>
            <w:rStyle w:val="CommentReference"/>
          </w:rPr>
          <w:commentReference w:id="196"/>
        </w:r>
        <w:commentRangeEnd w:id="197"/>
        <w:r w:rsidR="00434006" w:rsidDel="0067283A">
          <w:rPr>
            <w:rStyle w:val="CommentReference"/>
          </w:rPr>
          <w:commentReference w:id="197"/>
        </w:r>
        <w:r w:rsidRPr="009528D9" w:rsidDel="0067283A">
          <w:rPr>
            <w:highlight w:val="yellow"/>
          </w:rPr>
          <w:delText xml:space="preserve"> model calibration is still</w:delText>
        </w:r>
      </w:del>
      <w:del w:id="198" w:author="Walgren, Patrick" w:date="2024-06-04T19:50:00Z" w16du:dateUtc="2024-06-04T23:50:00Z">
        <w:r w:rsidRPr="009528D9" w:rsidDel="00E07A72">
          <w:rPr>
            <w:highlight w:val="yellow"/>
          </w:rPr>
          <w:delText xml:space="preserve"> commonly </w:delText>
        </w:r>
      </w:del>
      <w:del w:id="199" w:author="Walgren, Patrick" w:date="2024-08-29T10:37:00Z" w16du:dateUtc="2024-08-29T16:37:00Z">
        <w:r w:rsidRPr="009528D9" w:rsidDel="0067283A">
          <w:rPr>
            <w:highlight w:val="yellow"/>
          </w:rPr>
          <w:delText>required for rigorous</w:delText>
        </w:r>
      </w:del>
      <w:del w:id="200" w:author="Walgren, Patrick" w:date="2024-06-11T20:02:00Z" w16du:dateUtc="2024-06-12T00:02:00Z">
        <w:r w:rsidRPr="009528D9" w:rsidDel="00683889">
          <w:rPr>
            <w:highlight w:val="yellow"/>
          </w:rPr>
          <w:delText xml:space="preserve"> SMA </w:delText>
        </w:r>
      </w:del>
      <w:del w:id="201" w:author="Walgren, Patrick" w:date="2024-08-29T10:37:00Z" w16du:dateUtc="2024-08-29T16:37:00Z">
        <w:r w:rsidRPr="009528D9" w:rsidDel="0067283A">
          <w:rPr>
            <w:highlight w:val="yellow"/>
          </w:rPr>
          <w:delText>characterization.</w:delText>
        </w:r>
        <w:r w:rsidR="0064099C" w:rsidRPr="009528D9" w:rsidDel="0067283A">
          <w:rPr>
            <w:highlight w:val="yellow"/>
          </w:rPr>
          <w:delText xml:space="preserve"> </w:delText>
        </w:r>
        <w:r w:rsidRPr="009528D9" w:rsidDel="0067283A">
          <w:rPr>
            <w:highlight w:val="yellow"/>
          </w:rPr>
          <w:delText>This is especially difficult for newcomers to the field or those engaged in multi-disciplinary efforts.</w:delText>
        </w:r>
        <w:bookmarkStart w:id="202" w:name="_Hlk164061559"/>
        <w:r w:rsidR="009528D9" w:rsidDel="0067283A">
          <w:delText xml:space="preserve"> </w:delText>
        </w:r>
        <w:bookmarkEnd w:id="193"/>
        <w:commentRangeStart w:id="203"/>
        <w:commentRangeStart w:id="204"/>
        <w:r w:rsidRPr="009528D9" w:rsidDel="0067283A">
          <w:delText>The</w:delText>
        </w:r>
        <w:commentRangeEnd w:id="203"/>
        <w:r w:rsidR="009528D9" w:rsidRPr="009528D9" w:rsidDel="0067283A">
          <w:rPr>
            <w:rStyle w:val="CommentReference"/>
          </w:rPr>
          <w:commentReference w:id="203"/>
        </w:r>
        <w:commentRangeEnd w:id="204"/>
        <w:r w:rsidR="00EF4389" w:rsidDel="0067283A">
          <w:rPr>
            <w:rStyle w:val="CommentReference"/>
          </w:rPr>
          <w:commentReference w:id="204"/>
        </w:r>
        <w:r w:rsidRPr="009528D9" w:rsidDel="0067283A">
          <w:delText xml:space="preserve"> various external state variables that govern shape memory material behavior </w:delText>
        </w:r>
      </w:del>
      <w:del w:id="205" w:author="Walgren, Patrick" w:date="2024-06-04T19:51:00Z" w16du:dateUtc="2024-06-04T23:51:00Z">
        <w:r w:rsidRPr="009528D9" w:rsidDel="00E07A72">
          <w:delText xml:space="preserve">(i.e., temperature, stress, strain) </w:delText>
        </w:r>
      </w:del>
      <w:del w:id="206" w:author="Walgren, Patrick" w:date="2024-08-29T10:37:00Z" w16du:dateUtc="2024-08-29T16:37:00Z">
        <w:r w:rsidRPr="009528D9" w:rsidDel="0067283A">
          <w:delText xml:space="preserve">often require </w:delText>
        </w:r>
      </w:del>
      <w:del w:id="207" w:author="Walgren, Patrick" w:date="2024-06-04T19:52:00Z" w16du:dateUtc="2024-06-04T23:52:00Z">
        <w:r w:rsidRPr="009528D9" w:rsidDel="00E07A72">
          <w:delText xml:space="preserve">conglomeration of multiple instruments to properly record sufficient data and can result in inefficient use of time when </w:delText>
        </w:r>
      </w:del>
      <w:del w:id="208" w:author="Walgren, Patrick" w:date="2024-08-29T10:37:00Z" w16du:dateUtc="2024-08-29T16:37:00Z">
        <w:r w:rsidRPr="009528D9" w:rsidDel="0067283A">
          <w:delText>synchroniz</w:delText>
        </w:r>
      </w:del>
      <w:del w:id="209" w:author="Walgren, Patrick" w:date="2024-06-04T19:52:00Z" w16du:dateUtc="2024-06-04T23:52:00Z">
        <w:r w:rsidRPr="009528D9" w:rsidDel="00E07A72">
          <w:delText>ing</w:delText>
        </w:r>
      </w:del>
      <w:del w:id="210" w:author="Walgren, Patrick" w:date="2024-08-29T10:37:00Z" w16du:dateUtc="2024-08-29T16:37:00Z">
        <w:r w:rsidRPr="009528D9" w:rsidDel="0067283A">
          <w:delText xml:space="preserve"> various datasets from different instruments.</w:delText>
        </w:r>
        <w:r w:rsidR="0035716C" w:rsidRPr="009528D9" w:rsidDel="0067283A">
          <w:delText xml:space="preserve"> </w:delText>
        </w:r>
      </w:del>
      <w:bookmarkEnd w:id="177"/>
      <w:bookmarkEnd w:id="202"/>
      <w:del w:id="211" w:author="Walgren, Patrick" w:date="2024-06-04T20:09:00Z" w16du:dateUtc="2024-06-05T00:09:00Z">
        <w:r w:rsidRPr="009528D9" w:rsidDel="008D2F4F">
          <w:delText>Further, when</w:delText>
        </w:r>
        <w:r w:rsidDel="008D2F4F">
          <w:delText xml:space="preserve"> such data has been properly compiled, there are myriad additional methods of arriving at an accurate constitutive model to describe the specific SMA material behavior.</w:delText>
        </w:r>
        <w:r w:rsidR="0035716C" w:rsidDel="008D2F4F">
          <w:delText xml:space="preserve"> </w:delText>
        </w:r>
      </w:del>
    </w:p>
    <w:p w14:paraId="2C1CF5B8" w14:textId="7B293C35" w:rsidR="007A7F3B" w:rsidRDefault="009528D9" w:rsidP="007A7F3B">
      <w:bookmarkStart w:id="212" w:name="_Hlk164061969"/>
      <w:r w:rsidRPr="00EF4389">
        <w:rPr>
          <w:highlight w:val="yellow"/>
        </w:rPr>
        <w:t>I</w:t>
      </w:r>
      <w:r w:rsidR="007A7F3B" w:rsidRPr="00EF4389">
        <w:rPr>
          <w:highlight w:val="yellow"/>
        </w:rPr>
        <w:t>n this work, we detail a streamlined open-source tool to help both material scientists and design engineers analyze their thermomechanical data and calibrate an appropriate SMA constitutive model.</w:t>
      </w:r>
      <w:r w:rsidR="0035716C">
        <w:t xml:space="preserve"> </w:t>
      </w:r>
      <w:bookmarkEnd w:id="212"/>
      <w:del w:id="213" w:author="Walgren, Patrick" w:date="2024-06-04T20:09:00Z" w16du:dateUtc="2024-06-05T00:09:00Z">
        <w:r w:rsidR="007A7F3B" w:rsidDel="008D2F4F">
          <w:delText>This tool is deemed</w:delText>
        </w:r>
      </w:del>
      <w:ins w:id="214" w:author="Walgren, Patrick" w:date="2024-06-04T20:09:00Z" w16du:dateUtc="2024-06-05T00:09:00Z">
        <w:r w:rsidR="008D2F4F">
          <w:t>We deem this tool</w:t>
        </w:r>
      </w:ins>
      <w:r w:rsidR="007A7F3B">
        <w:t xml:space="preserve"> REACT, for the Rendering of Experimental Analysis and Calibration Tool. </w:t>
      </w:r>
      <w:del w:id="215" w:author="Walgren, Patrick" w:date="2024-06-04T20:09:00Z" w16du:dateUtc="2024-06-05T00:09:00Z">
        <w:r w:rsidR="007A7F3B" w:rsidDel="008D2F4F">
          <w:delText>Our tool</w:delText>
        </w:r>
      </w:del>
      <w:ins w:id="216" w:author="Walgren, Patrick" w:date="2024-06-04T20:09:00Z" w16du:dateUtc="2024-06-05T00:09:00Z">
        <w:r w:rsidR="008D2F4F">
          <w:t>REACT</w:t>
        </w:r>
      </w:ins>
      <w:r w:rsidR="007A7F3B">
        <w:t xml:space="preserve"> provides an intuitive workflow that imports and processes raw unfiltered shape memory alloy mechanical (tensile/compression), thermal (DSC), or thermomechanical (tensile/compression with environmental chamber) data to produce customizable figures and systematically derived material data (depicted schematically in Figure</w:t>
      </w:r>
      <w:r w:rsidR="00560D22">
        <w:t xml:space="preserve"> 2)</w:t>
      </w:r>
      <w:r w:rsidR="007A7F3B">
        <w:t>.</w:t>
      </w:r>
      <w:r w:rsidR="00560D22">
        <w:t xml:space="preserve"> </w:t>
      </w:r>
      <w:del w:id="217" w:author="Walgren, Patrick" w:date="2024-06-04T20:10:00Z" w16du:dateUtc="2024-06-05T00:10:00Z">
        <w:r w:rsidR="007A7F3B" w:rsidDel="008D2F4F">
          <w:delText>SMA REACT</w:delText>
        </w:r>
      </w:del>
      <w:ins w:id="218" w:author="Walgren, Patrick" w:date="2024-06-04T20:10:00Z" w16du:dateUtc="2024-06-05T00:10:00Z">
        <w:r w:rsidR="008D2F4F">
          <w:t>The tool</w:t>
        </w:r>
      </w:ins>
      <w:r w:rsidR="007A7F3B">
        <w:t xml:space="preserve"> </w:t>
      </w:r>
      <w:del w:id="219" w:author="Walgren, Patrick" w:date="2024-06-04T20:10:00Z" w16du:dateUtc="2024-06-05T00:10:00Z">
        <w:r w:rsidR="007A7F3B" w:rsidDel="008D2F4F">
          <w:delText>consists of</w:delText>
        </w:r>
      </w:del>
      <w:ins w:id="220" w:author="Walgren, Patrick" w:date="2024-06-04T20:10:00Z" w16du:dateUtc="2024-06-05T00:10:00Z">
        <w:r w:rsidR="008D2F4F">
          <w:t>comprises</w:t>
        </w:r>
      </w:ins>
      <w:r w:rsidR="007A7F3B">
        <w:t xml:space="preserve"> two graphical user interfaces (GUIs), written in python and available on GitHub under the GNU General Public License.</w:t>
      </w:r>
      <w:r w:rsidR="00560D22">
        <w:t xml:space="preserve"> </w:t>
      </w:r>
      <w:r w:rsidR="007A7F3B">
        <w:t xml:space="preserve">These two GUIs accomplish separate essential tasks in the SMA development process: data </w:t>
      </w:r>
      <w:ins w:id="221" w:author="Walgren, Patrick" w:date="2024-06-04T20:11:00Z" w16du:dateUtc="2024-06-05T00:11:00Z">
        <w:r w:rsidR="008D2F4F">
          <w:t>processing</w:t>
        </w:r>
      </w:ins>
      <w:del w:id="222" w:author="Walgren, Patrick" w:date="2024-06-04T20:11:00Z" w16du:dateUtc="2024-06-05T00:11:00Z">
        <w:r w:rsidR="007A7F3B" w:rsidDel="008D2F4F">
          <w:delText>pre-processing and filtering,</w:delText>
        </w:r>
      </w:del>
      <w:r w:rsidR="007A7F3B">
        <w:t xml:space="preserve"> and </w:t>
      </w:r>
      <w:del w:id="223" w:author="Walgren, Patrick" w:date="2024-06-04T20:10:00Z" w16du:dateUtc="2024-06-05T00:10:00Z">
        <w:r w:rsidR="007A7F3B" w:rsidDel="008D2F4F">
          <w:delText xml:space="preserve">material </w:delText>
        </w:r>
      </w:del>
      <w:ins w:id="224" w:author="Walgren, Patrick" w:date="2024-06-04T20:10:00Z" w16du:dateUtc="2024-06-05T00:10:00Z">
        <w:r w:rsidR="008D2F4F">
          <w:t xml:space="preserve">constitutive </w:t>
        </w:r>
      </w:ins>
      <w:r w:rsidR="007A7F3B">
        <w:t xml:space="preserve">model calibration. </w:t>
      </w:r>
    </w:p>
    <w:p w14:paraId="506B1DCA" w14:textId="77777777" w:rsidR="00F22A7E" w:rsidRDefault="00F22A7E" w:rsidP="00F22A7E">
      <w:pPr>
        <w:keepNext/>
        <w:jc w:val="center"/>
      </w:pPr>
      <w:commentRangeStart w:id="225"/>
      <w:commentRangeStart w:id="226"/>
      <w:r>
        <w:rPr>
          <w:noProof/>
        </w:rPr>
        <w:drawing>
          <wp:inline distT="0" distB="0" distL="0" distR="0" wp14:anchorId="65472B7C" wp14:editId="6C4A4BAC">
            <wp:extent cx="4462272" cy="3981720"/>
            <wp:effectExtent l="0" t="0" r="0" b="0"/>
            <wp:docPr id="1067659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59854" name="Picture 106765985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6764" cy="3985728"/>
                    </a:xfrm>
                    <a:prstGeom prst="rect">
                      <a:avLst/>
                    </a:prstGeom>
                  </pic:spPr>
                </pic:pic>
              </a:graphicData>
            </a:graphic>
          </wp:inline>
        </w:drawing>
      </w:r>
      <w:commentRangeEnd w:id="225"/>
      <w:r w:rsidR="008D2F4F">
        <w:rPr>
          <w:rStyle w:val="CommentReference"/>
        </w:rPr>
        <w:commentReference w:id="225"/>
      </w:r>
      <w:commentRangeEnd w:id="226"/>
      <w:r w:rsidR="00434006">
        <w:rPr>
          <w:rStyle w:val="CommentReference"/>
        </w:rPr>
        <w:commentReference w:id="226"/>
      </w:r>
    </w:p>
    <w:p w14:paraId="0E94C3EF" w14:textId="7EE85FA8" w:rsidR="00F22A7E" w:rsidRDefault="00F22A7E" w:rsidP="00F22A7E">
      <w:pPr>
        <w:pStyle w:val="Caption"/>
      </w:pPr>
      <w:r>
        <w:t xml:space="preserve">Figure </w:t>
      </w:r>
      <w:r>
        <w:fldChar w:fldCharType="begin"/>
      </w:r>
      <w:r>
        <w:instrText xml:space="preserve"> SEQ Figure \* ARABIC </w:instrText>
      </w:r>
      <w:r>
        <w:fldChar w:fldCharType="separate"/>
      </w:r>
      <w:r w:rsidR="00A96E3A">
        <w:rPr>
          <w:noProof/>
        </w:rPr>
        <w:t>2</w:t>
      </w:r>
      <w:r>
        <w:fldChar w:fldCharType="end"/>
      </w:r>
      <w:r>
        <w:t xml:space="preserve">: </w:t>
      </w:r>
      <w:r w:rsidRPr="005D2CE8">
        <w:t>SMA-REACT allows the user to load their own data, specify known model parameters, and find an optimal calibration that best approximates experimental response.</w:t>
      </w:r>
    </w:p>
    <w:p w14:paraId="7452D009" w14:textId="17F4DDF7" w:rsidR="00F70303" w:rsidRPr="007A7F3B" w:rsidDel="00ED40BE" w:rsidRDefault="00F70303" w:rsidP="00F70303">
      <w:pPr>
        <w:rPr>
          <w:del w:id="227" w:author="Walgren, Patrick" w:date="2024-05-20T20:15:00Z" w16du:dateUtc="2024-05-21T00:15:00Z"/>
          <w:b/>
          <w:bCs/>
        </w:rPr>
      </w:pPr>
      <w:commentRangeStart w:id="228"/>
      <w:del w:id="229" w:author="Walgren, Patrick" w:date="2024-05-20T20:15:00Z" w16du:dateUtc="2024-05-21T00:15:00Z">
        <w:r w:rsidDel="00ED40BE">
          <w:delText xml:space="preserve">In this work, we describe a new open-source GUI for constitutive model calibration of SMA actuators. We hope to provide a vital </w:delText>
        </w:r>
        <w:commentRangeEnd w:id="228"/>
        <w:r w:rsidDel="00ED40BE">
          <w:rPr>
            <w:rStyle w:val="CommentReference"/>
          </w:rPr>
          <w:commentReference w:id="228"/>
        </w:r>
        <w:r w:rsidDel="00ED40BE">
          <w:delText>link between materials scientists and SMA design engineers via an accessible software, written in python but requiring no programming experience. We focus on the temperature-driven Lagoudas 1-D constitutive model, but the methods and accompanying software described herein can be easily extended to consider other constitutive models, higher dimensional models (e.g., 3D models with anisotropic effects), and different loading modes (e.g., superelasticity).</w:delText>
        </w:r>
      </w:del>
    </w:p>
    <w:p w14:paraId="6E0B4C1D" w14:textId="39EDC45E" w:rsidR="007A7F3B" w:rsidDel="00ED40BE" w:rsidRDefault="007A7F3B" w:rsidP="007A7F3B">
      <w:pPr>
        <w:rPr>
          <w:del w:id="230" w:author="Walgren, Patrick" w:date="2024-05-20T20:16:00Z" w16du:dateUtc="2024-05-21T00:16:00Z"/>
        </w:rPr>
      </w:pPr>
      <w:del w:id="231" w:author="Walgren, Patrick" w:date="2024-08-28T14:41:00Z" w16du:dateUtc="2024-08-28T20:41:00Z">
        <w:r w:rsidRPr="00F70303" w:rsidDel="00843709">
          <w:rPr>
            <w:highlight w:val="yellow"/>
          </w:rPr>
          <w:delText>The pre-processing GUI extracts data from multiple inputs such as tensile test data and external thermocouples and automatically synchronize them onto the same time series.</w:delText>
        </w:r>
        <w:r w:rsidR="00560D22" w:rsidDel="00843709">
          <w:delText xml:space="preserve"> </w:delText>
        </w:r>
        <w:r w:rsidDel="00843709">
          <w:delText xml:space="preserve">With raw force and displacement data, </w:delText>
        </w:r>
      </w:del>
      <w:del w:id="232" w:author="Walgren, Patrick" w:date="2024-06-04T20:13:00Z" w16du:dateUtc="2024-06-05T00:13:00Z">
        <w:r w:rsidDel="00764B78">
          <w:delText xml:space="preserve">the SMA </w:delText>
        </w:r>
      </w:del>
      <w:del w:id="233" w:author="Walgren, Patrick" w:date="2024-08-28T14:41:00Z" w16du:dateUtc="2024-08-28T20:41:00Z">
        <w:r w:rsidDel="00843709">
          <w:delText>REACT can calculate strains and stresses based on various sample geometries.</w:delText>
        </w:r>
        <w:r w:rsidR="00560D22" w:rsidDel="00843709">
          <w:delText xml:space="preserve"> </w:delText>
        </w:r>
        <w:r w:rsidDel="00843709">
          <w:delText>Coupling temperature, stress, and strain data, this tool can apply customizable filters and remove systematic errors within the dataset, periodically prompting the user for filter approval.</w:delText>
        </w:r>
        <w:r w:rsidR="00560D22" w:rsidDel="00843709">
          <w:delText xml:space="preserve"> </w:delText>
        </w:r>
        <w:r w:rsidDel="00843709">
          <w:delText>The program then produces various figures to help visualize the complex shape memory alloy material behavior.</w:delText>
        </w:r>
      </w:del>
    </w:p>
    <w:p w14:paraId="4167EE48" w14:textId="77777777" w:rsidR="00ED40BE" w:rsidRDefault="00ED40BE" w:rsidP="00ED40BE">
      <w:pPr>
        <w:rPr>
          <w:ins w:id="234" w:author="Walgren, Patrick" w:date="2024-05-20T20:16:00Z" w16du:dateUtc="2024-05-21T00:16:00Z"/>
        </w:rPr>
      </w:pPr>
    </w:p>
    <w:p w14:paraId="4273DE2F" w14:textId="3C15EACF" w:rsidR="007A7F3B" w:rsidDel="00ED40BE" w:rsidRDefault="007A7F3B" w:rsidP="007A7F3B">
      <w:pPr>
        <w:rPr>
          <w:del w:id="235" w:author="Walgren, Patrick" w:date="2024-05-20T20:16:00Z" w16du:dateUtc="2024-05-21T00:16:00Z"/>
        </w:rPr>
      </w:pPr>
    </w:p>
    <w:p w14:paraId="721F8F68" w14:textId="2E685D54" w:rsidR="007A7F3B" w:rsidRDefault="007A7F3B" w:rsidP="007A7F3B">
      <w:bookmarkStart w:id="236" w:name="_Hlk164062025"/>
      <w:del w:id="237" w:author="Walgren, Patrick" w:date="2024-05-20T20:16:00Z" w16du:dateUtc="2024-05-21T00:16:00Z">
        <w:r w:rsidRPr="00F70303" w:rsidDel="00ED40BE">
          <w:rPr>
            <w:highlight w:val="yellow"/>
          </w:rPr>
          <w:delText>Furthermore, the calibration GUI finds the best fit of constitutive model parameters (martensitic elastic modulus, austenite start temperature, etc.) given filtered and synchronized experimental data.</w:delText>
        </w:r>
        <w:r w:rsidR="00560D22" w:rsidDel="00ED40BE">
          <w:delText xml:space="preserve"> </w:delText>
        </w:r>
      </w:del>
      <w:bookmarkEnd w:id="236"/>
      <w:del w:id="238" w:author="Walgren, Patrick" w:date="2024-08-28T14:44:00Z" w16du:dateUtc="2024-08-28T20:44:00Z">
        <w:r w:rsidDel="008D5234">
          <w:delText>Following the thermodynamically consistent model derived by Lagoudas</w:delText>
        </w:r>
      </w:del>
      <w:del w:id="239" w:author="Walgren, Patrick" w:date="2024-06-04T20:12:00Z" w16du:dateUtc="2024-06-05T00:12:00Z">
        <w:r w:rsidDel="00764B78">
          <w:delText>,</w:delText>
        </w:r>
      </w:del>
      <w:del w:id="240" w:author="Walgren, Patrick" w:date="2024-08-28T14:44:00Z" w16du:dateUtc="2024-08-28T20:44:00Z">
        <w:r w:rsidDel="008D5234">
          <w:delText xml:space="preserve"> et al., the developed calibration routine </w:delText>
        </w:r>
        <w:commentRangeStart w:id="241"/>
        <w:r w:rsidDel="008D5234">
          <w:delText xml:space="preserve">leverages global optimization strategies to minimize error between model </w:delText>
        </w:r>
        <w:commentRangeEnd w:id="241"/>
        <w:r w:rsidR="009C2BEC" w:rsidDel="008D5234">
          <w:rPr>
            <w:rStyle w:val="CommentReference"/>
          </w:rPr>
          <w:commentReference w:id="241"/>
        </w:r>
        <w:r w:rsidDel="008D5234">
          <w:delText>prediction and experimental data.</w:delText>
        </w:r>
        <w:r w:rsidR="00560D22" w:rsidDel="008D5234">
          <w:delText xml:space="preserve"> </w:delText>
        </w:r>
        <w:r w:rsidR="00CD3C41" w:rsidDel="008D5234">
          <w:fldChar w:fldCharType="begin"/>
        </w:r>
        <w:r w:rsidR="00EB7AC3" w:rsidDel="008D5234">
          <w:delInstrText xml:space="preserve"> ADDIN ZOTERO_ITEM CSL_CITATION {"citationID":"QPVYyF1L","properties":{"formattedCitation":"[19], [20], [21], [22], [23]","plainCitation":"[19], [20], [21], [22], [23]","noteIndex":0},"citationItems":[{"id":3508,"uris":["http://zotero.org/users/4607708/items/NXCJALDP"],"itemData":{"id":3508,"type":"paper-conference","container-title":"Behavior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A."}],"issued":{"date-parts":[["2018",5,1]]}}},{"id":3583,"uris":["http://zotero.org/users/4607708/items/YVZQK62M"],"itemData":{"id":3583,"type":"article-journal","abstract":"Skeletal muscle provides a compact solution for performing multiple tasks under diverse operational conditions, a capability lacking in many current engineered systems. Here, we evaluate if shape memory alloy (SMA) components can serve as artificial muscles with tunable mechanical performance. We experimentally impose cyclic stimuli, electric and mechanical, to an SMA wire and demonstrate that this material can mimic the response of the avian humerotriceps, a skeletal muscle that acts in the dynamic control of wing shapes. We next numerically evaluate the feasibility of using SMA springs as artificial leg muscles for a bipedal walking robot. Altering the phase offset between mechanical and electrical stimuli was sufficient for both synthetic and natural muscle to shift between actuation, braking and spring-like behaviour.","container-title":"Journal of The Royal Society Interface","DOI":"10.1098/rsif.2020.1042","ISSN":"1742-5662","issue":"184","journalAbbreviation":"J. R. Soc. Interface.","language":"en","page":"20201042","source":"DOI.org (Crossref)","title":"Phase transformation-driven artificial muscle mimics the multifunctionality of avian wing muscle","volume":"18","author":[{"family":"Leal","given":"Pedro B. C."},{"family":"Cabral-Seanez","given":"Marcela"},{"family":"Baliga","given":"Vikram B."},{"family":"Altshuler","given":"Douglas L."},{"family":"Hartl","given":"Darren J."}],"issued":{"date-parts":[["2021",11]]}}},{"id":1465,"uris":["http://zotero.org/users/4607708/items/VSQZ9RKB"],"itemData":{"id":1465,"type":"article-journal","container-title":"Smart Materials and Structures","DOI":"10.1088/1361-665X/aabbe8","ISSN":"0964-1726, 1361-665X","license":"All rights reserved","source":"CrossRef","title":"Coupled Behavior of Shape Memory Alloy-Based Morphing Spacecraft Radiators: Experimental Assessment and Analysis","title-short":"Coupled Behavior of Shape Memory Alloy-Based Morphing Spacecraft Radiators","URL":"http://iopscience.iop.org/article/10.1088/1361-665X/aabbe8","author":[{"family":"Bertagne","given":"Christopher"},{"family":"Walgren","given":"Patrick"},{"family":"Erickson","given":"Lisa"},{"family":"Sheth","given":"Rubik"},{"family":"Whitcomb","given":"John"},{"family":"Hartl","given":"Darren J"}],"accessed":{"date-parts":[["2018",4,18]]},"issued":{"date-parts":[["2018",4,5]]}}},{"id":3352,"uris":["http://zotero.org/users/4607708/items/E6546WPT"],"itemData":{"id":3352,"type":"article-journal","abstract":"Future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delInstrText>
        </w:r>
        <w:r w:rsidR="00CD3C41" w:rsidDel="008D5234">
          <w:fldChar w:fldCharType="separate"/>
        </w:r>
        <w:r w:rsidR="00EB7AC3" w:rsidRPr="00EB7AC3" w:rsidDel="008D5234">
          <w:rPr>
            <w:rFonts w:ascii="Calibri" w:hAnsi="Calibri" w:cs="Calibri"/>
          </w:rPr>
          <w:delText>[19], [20], [21], [22], [23]</w:delText>
        </w:r>
        <w:r w:rsidR="00CD3C41" w:rsidDel="008D5234">
          <w:fldChar w:fldCharType="end"/>
        </w:r>
      </w:del>
      <w:del w:id="242" w:author="Walgren, Patrick" w:date="2024-06-04T20:12:00Z" w16du:dateUtc="2024-06-05T00:12:00Z">
        <w:r w:rsidDel="00764B78">
          <w:delText>The tool described herein</w:delText>
        </w:r>
      </w:del>
      <w:del w:id="243" w:author="Walgren, Patrick" w:date="2024-08-28T14:44:00Z" w16du:dateUtc="2024-08-28T20:44:00Z">
        <w:r w:rsidDel="008D5234">
          <w:delText xml:space="preserve"> enables the user to customize the optimization routine as well as the model parameters to be optimized (e.g., bounds and free variables).</w:delText>
        </w:r>
        <w:r w:rsidR="00560D22" w:rsidDel="008D5234">
          <w:delText xml:space="preserve"> </w:delText>
        </w:r>
        <w:r w:rsidDel="008D5234">
          <w:delText>Outputs from the calibration routine include a set of model parameters to be used in future analyses (i.e., material properties for FEA) and a thermodynamically consistent phase diagram based on calibrated model parameters.</w:delText>
        </w:r>
        <w:r w:rsidR="00560D22" w:rsidDel="008D5234">
          <w:delText xml:space="preserve"> </w:delText>
        </w:r>
      </w:del>
      <w:del w:id="244" w:author="Walgren, Patrick" w:date="2024-05-20T20:16:00Z" w16du:dateUtc="2024-05-21T00:16:00Z">
        <w:r w:rsidDel="00ED40BE">
          <w:delText>The current workflow attempts to minimize tribal knowledge contained within the SMA constitutive modeling community by demystifying processes used for calibration. We hope this tool can provide an efficient workflow and salient guidance to others in the shape memory alloy community for years to come.</w:delText>
        </w:r>
      </w:del>
    </w:p>
    <w:p w14:paraId="3FCD7CEC" w14:textId="77777777" w:rsidR="007A7F3B" w:rsidRDefault="007A7F3B" w:rsidP="007A7F3B">
      <w:r w:rsidRPr="007A7F3B">
        <w:rPr>
          <w:b/>
          <w:bCs/>
        </w:rPr>
        <w:lastRenderedPageBreak/>
        <w:t>Method description</w:t>
      </w:r>
    </w:p>
    <w:p w14:paraId="493E3231" w14:textId="77777777" w:rsidR="007A7F3B" w:rsidRDefault="007A7F3B" w:rsidP="007A7F3B"/>
    <w:p w14:paraId="72184E13" w14:textId="77777777" w:rsidR="007A7F3B" w:rsidRDefault="007A7F3B" w:rsidP="007A7F3B">
      <w:pPr>
        <w:rPr>
          <w:ins w:id="245" w:author="Mingear, Jacob Lee" w:date="2024-06-19T09:41:00Z" w16du:dateUtc="2024-06-19T15:41:00Z"/>
          <w:b/>
          <w:bCs/>
        </w:rPr>
      </w:pPr>
      <w:r w:rsidRPr="007A7F3B">
        <w:rPr>
          <w:b/>
          <w:bCs/>
        </w:rPr>
        <w:t>Data-preprocessing</w:t>
      </w:r>
    </w:p>
    <w:p w14:paraId="5BE284B6" w14:textId="79124DB6" w:rsidR="00843709" w:rsidRDefault="00007D3B" w:rsidP="007A7F3B">
      <w:pPr>
        <w:rPr>
          <w:ins w:id="246" w:author="Walgren, Patrick" w:date="2024-08-28T14:41:00Z" w16du:dateUtc="2024-08-28T20:41:00Z"/>
          <w:rStyle w:val="ui-provider"/>
        </w:rPr>
      </w:pPr>
      <w:ins w:id="247" w:author="Mingear, Jacob Lee" w:date="2024-06-19T09:41:00Z" w16du:dateUtc="2024-06-19T15:41:00Z">
        <w:r>
          <w:rPr>
            <w:rStyle w:val="ui-provider"/>
          </w:rPr>
          <w:t>Experiments and characterization on shape memory alloy devices require</w:t>
        </w:r>
      </w:ins>
      <w:ins w:id="248" w:author="Walgren, Patrick" w:date="2024-08-29T10:41:00Z" w16du:dateUtc="2024-08-29T16:41:00Z">
        <w:r w:rsidR="00B66DF8">
          <w:rPr>
            <w:rStyle w:val="ui-provider"/>
          </w:rPr>
          <w:t xml:space="preserve"> </w:t>
        </w:r>
        <w:proofErr w:type="spellStart"/>
        <w:r w:rsidR="00B66DF8">
          <w:rPr>
            <w:rStyle w:val="ui-provider"/>
          </w:rPr>
          <w:t>at</w:t>
        </w:r>
        <w:proofErr w:type="spellEnd"/>
        <w:r w:rsidR="00B66DF8">
          <w:rPr>
            <w:rStyle w:val="ui-provider"/>
          </w:rPr>
          <w:t xml:space="preserve"> minimum</w:t>
        </w:r>
      </w:ins>
      <w:ins w:id="249" w:author="Mingear, Jacob Lee" w:date="2024-06-19T09:41:00Z" w16du:dateUtc="2024-06-19T15:41:00Z">
        <w:r>
          <w:rPr>
            <w:rStyle w:val="ui-provider"/>
          </w:rPr>
          <w:t xml:space="preserve"> the data acquisition of stress, strain, temperature</w:t>
        </w:r>
      </w:ins>
      <w:ins w:id="250" w:author="Walgren, Patrick" w:date="2024-08-29T10:41:00Z" w16du:dateUtc="2024-08-29T16:41:00Z">
        <w:r w:rsidR="00B66DF8">
          <w:rPr>
            <w:rStyle w:val="ui-provider"/>
          </w:rPr>
          <w:t xml:space="preserve"> histories</w:t>
        </w:r>
      </w:ins>
      <w:ins w:id="251" w:author="Mingear, Jacob Lee" w:date="2024-06-19T09:41:00Z" w16du:dateUtc="2024-06-19T15:41:00Z">
        <w:del w:id="252" w:author="Walgren, Patrick" w:date="2024-08-29T10:41:00Z" w16du:dateUtc="2024-08-29T16:41:00Z">
          <w:r w:rsidDel="00B66DF8">
            <w:rPr>
              <w:rStyle w:val="ui-provider"/>
            </w:rPr>
            <w:delText xml:space="preserve"> and sometimes more</w:delText>
          </w:r>
        </w:del>
        <w:r>
          <w:rPr>
            <w:rStyle w:val="ui-provider"/>
          </w:rPr>
          <w:t>. Sometimes these data sources rely on different telemetries and must be synchronized into a single data file.</w:t>
        </w:r>
        <w:del w:id="253" w:author="Walgren, Patrick" w:date="2024-08-29T10:41:00Z" w16du:dateUtc="2024-08-29T16:41:00Z">
          <w:r w:rsidDel="00202992">
            <w:rPr>
              <w:rStyle w:val="ui-provider"/>
            </w:rPr>
            <w:delText xml:space="preserve"> Further, SMA data alone makes complex hysteresis curves and is difficult for learners to quickly make practical figures.</w:delText>
          </w:r>
        </w:del>
      </w:ins>
    </w:p>
    <w:p w14:paraId="4A9D76F3" w14:textId="51C9225D" w:rsidR="00007D3B" w:rsidDel="00170137" w:rsidRDefault="00843709" w:rsidP="007A7F3B">
      <w:pPr>
        <w:rPr>
          <w:del w:id="254" w:author="Walgren, Patrick" w:date="2024-08-29T10:43:00Z" w16du:dateUtc="2024-08-29T16:43:00Z"/>
          <w:b/>
          <w:bCs/>
        </w:rPr>
      </w:pPr>
      <w:ins w:id="255" w:author="Walgren, Patrick" w:date="2024-08-28T14:41:00Z" w16du:dateUtc="2024-08-28T20:41:00Z">
        <w:r w:rsidRPr="00F70303">
          <w:rPr>
            <w:highlight w:val="yellow"/>
          </w:rPr>
          <w:t xml:space="preserve">The </w:t>
        </w:r>
      </w:ins>
      <w:ins w:id="256" w:author="Walgren, Patrick" w:date="2024-08-28T14:42:00Z" w16du:dateUtc="2024-08-28T20:42:00Z">
        <w:r>
          <w:rPr>
            <w:highlight w:val="yellow"/>
          </w:rPr>
          <w:t xml:space="preserve">SMA REACT </w:t>
        </w:r>
      </w:ins>
      <w:ins w:id="257" w:author="Walgren, Patrick" w:date="2024-08-28T14:41:00Z" w16du:dateUtc="2024-08-28T20:41:00Z">
        <w:r w:rsidRPr="00F70303">
          <w:rPr>
            <w:highlight w:val="yellow"/>
          </w:rPr>
          <w:t>pre-processing GUI extracts data from multiple inputs such as a load frame and external thermocouples and automatically synchronizes them onto the same time series</w:t>
        </w:r>
      </w:ins>
      <w:ins w:id="258" w:author="Walgren, Patrick" w:date="2024-08-29T10:42:00Z" w16du:dateUtc="2024-08-29T16:42:00Z">
        <w:r w:rsidR="00A125A8">
          <w:rPr>
            <w:rStyle w:val="FootnoteReference"/>
            <w:highlight w:val="yellow"/>
          </w:rPr>
          <w:footnoteReference w:id="1"/>
        </w:r>
      </w:ins>
      <w:ins w:id="260" w:author="Walgren, Patrick" w:date="2024-08-28T14:41:00Z" w16du:dateUtc="2024-08-28T20:41:00Z">
        <w:r w:rsidRPr="00F70303">
          <w:rPr>
            <w:highlight w:val="yellow"/>
          </w:rPr>
          <w:t>.</w:t>
        </w:r>
        <w:r>
          <w:t xml:space="preserve"> With </w:t>
        </w:r>
      </w:ins>
      <w:ins w:id="261" w:author="Walgren, Patrick" w:date="2024-08-29T10:41:00Z" w16du:dateUtc="2024-08-29T16:41:00Z">
        <w:r w:rsidR="00202992">
          <w:t>unfiltered</w:t>
        </w:r>
      </w:ins>
      <w:ins w:id="262" w:author="Walgren, Patrick" w:date="2024-08-28T14:41:00Z" w16du:dateUtc="2024-08-28T20:41:00Z">
        <w:r>
          <w:t xml:space="preserve"> force and displacement data, REACT can calculate strains and stresses based on various sample geometries. Coupling temperature, stress, and strain data, this tool can apply customizable filters and remove systematic errors within the dataset. The program then produces various figures to help visualize the complex shape memory alloy material behavior.</w:t>
        </w:r>
      </w:ins>
      <w:ins w:id="263" w:author="Walgren, Patrick" w:date="2024-08-28T14:42:00Z" w16du:dateUtc="2024-08-28T20:42:00Z">
        <w:r>
          <w:t xml:space="preserve"> </w:t>
        </w:r>
        <w:r>
          <w:rPr>
            <w:rStyle w:val="ui-provider"/>
          </w:rPr>
          <w:t>Users can export this processed data to the next phase of the tool, Model Calibration.</w:t>
        </w:r>
      </w:ins>
      <w:ins w:id="264" w:author="Mingear, Jacob Lee" w:date="2024-06-19T09:41:00Z" w16du:dateUtc="2024-06-19T15:41:00Z">
        <w:del w:id="265" w:author="Walgren, Patrick" w:date="2024-08-28T14:42:00Z" w16du:dateUtc="2024-08-28T20:42:00Z">
          <w:r w:rsidR="00007D3B" w:rsidDel="00843709">
            <w:br/>
          </w:r>
          <w:r w:rsidR="00007D3B" w:rsidDel="00843709">
            <w:br/>
          </w:r>
          <w:r w:rsidR="00007D3B" w:rsidDel="00843709">
            <w:rPr>
              <w:rStyle w:val="ui-provider"/>
            </w:rPr>
            <w:delText>The first step of SMA REACT is a preprocessor which can allow for easy synchronization between multiple data inputs, cleanup errors, apply filtering, and export functional and elegant graphs in 2D and 3D. The tool can also take input of the sample geometry, such as length and cross-section, to automatically convert force and displacement data into stress and strain.</w:delText>
          </w:r>
        </w:del>
        <w:del w:id="266" w:author="Walgren, Patrick" w:date="2024-08-29T10:43:00Z" w16du:dateUtc="2024-08-29T16:43:00Z">
          <w:r w:rsidR="00007D3B" w:rsidDel="00170137">
            <w:br/>
          </w:r>
          <w:r w:rsidR="00007D3B" w:rsidDel="00170137">
            <w:br/>
          </w:r>
        </w:del>
        <w:commentRangeStart w:id="267"/>
        <w:del w:id="268" w:author="Walgren, Patrick" w:date="2024-08-29T10:42:00Z" w16du:dateUtc="2024-08-29T16:42:00Z">
          <w:r w:rsidR="00007D3B" w:rsidDel="00A125A8">
            <w:rPr>
              <w:rStyle w:val="ui-provider"/>
            </w:rPr>
            <w:delText>Full documentation of the pre-processor can be found in the supplemental section and in the documentation associated with the code.</w:delText>
          </w:r>
        </w:del>
      </w:ins>
      <w:commentRangeEnd w:id="267"/>
      <w:del w:id="269" w:author="Walgren, Patrick" w:date="2024-08-29T10:42:00Z" w16du:dateUtc="2024-08-29T16:42:00Z">
        <w:r w:rsidDel="00A125A8">
          <w:rPr>
            <w:rStyle w:val="CommentReference"/>
          </w:rPr>
          <w:commentReference w:id="267"/>
        </w:r>
      </w:del>
      <w:ins w:id="270" w:author="Mingear, Jacob Lee" w:date="2024-06-19T09:41:00Z" w16du:dateUtc="2024-06-19T15:41:00Z">
        <w:del w:id="271" w:author="Walgren, Patrick" w:date="2024-08-28T14:42:00Z" w16du:dateUtc="2024-08-28T20:42:00Z">
          <w:r w:rsidR="00007D3B" w:rsidDel="00843709">
            <w:br/>
          </w:r>
        </w:del>
        <w:del w:id="272" w:author="Walgren, Patrick" w:date="2024-08-29T10:43:00Z" w16du:dateUtc="2024-08-29T16:43:00Z">
          <w:r w:rsidR="00007D3B" w:rsidDel="00170137">
            <w:br/>
          </w:r>
        </w:del>
        <w:del w:id="273" w:author="Walgren, Patrick" w:date="2024-08-28T14:42:00Z" w16du:dateUtc="2024-08-28T20:42:00Z">
          <w:r w:rsidR="00007D3B" w:rsidDel="00843709">
            <w:rPr>
              <w:rStyle w:val="ui-provider"/>
            </w:rPr>
            <w:delText>Th</w:delText>
          </w:r>
        </w:del>
        <w:del w:id="274" w:author="Walgren, Patrick" w:date="2024-08-15T11:08:00Z" w16du:dateUtc="2024-08-15T17:08:00Z">
          <w:r w:rsidR="00007D3B" w:rsidDel="00203F3E">
            <w:rPr>
              <w:rStyle w:val="ui-provider"/>
            </w:rPr>
            <w:delText>e cleaned up</w:delText>
          </w:r>
        </w:del>
        <w:del w:id="275" w:author="Walgren, Patrick" w:date="2024-08-28T14:42:00Z" w16du:dateUtc="2024-08-28T20:42:00Z">
          <w:r w:rsidR="00007D3B" w:rsidDel="00843709">
            <w:rPr>
              <w:rStyle w:val="ui-provider"/>
            </w:rPr>
            <w:delText xml:space="preserve"> data can be exported to easily integrate into the next phase of the tool, Model Calibration.</w:delText>
          </w:r>
        </w:del>
      </w:ins>
    </w:p>
    <w:p w14:paraId="7E77F818" w14:textId="77777777" w:rsidR="00170137" w:rsidRPr="007A7F3B" w:rsidRDefault="00170137" w:rsidP="007A7F3B">
      <w:pPr>
        <w:rPr>
          <w:ins w:id="276" w:author="Walgren, Patrick" w:date="2024-08-29T10:43:00Z" w16du:dateUtc="2024-08-29T16:43:00Z"/>
          <w:b/>
          <w:bCs/>
        </w:rPr>
      </w:pPr>
    </w:p>
    <w:p w14:paraId="29782BA9" w14:textId="500CBA2A" w:rsidR="007A7F3B" w:rsidDel="00170137" w:rsidRDefault="007A7F3B" w:rsidP="007A7F3B">
      <w:pPr>
        <w:rPr>
          <w:del w:id="277" w:author="Walgren, Patrick" w:date="2024-08-29T10:43:00Z" w16du:dateUtc="2024-08-29T16:43:00Z"/>
        </w:rPr>
      </w:pPr>
    </w:p>
    <w:p w14:paraId="022FB682" w14:textId="73277DA7" w:rsidR="007A7F3B" w:rsidRDefault="007A7F3B" w:rsidP="007A7F3B">
      <w:pPr>
        <w:rPr>
          <w:ins w:id="278" w:author="Walgren, Patrick" w:date="2024-06-18T19:52:00Z" w16du:dateUtc="2024-06-18T23:52:00Z"/>
          <w:b/>
          <w:bCs/>
        </w:rPr>
      </w:pPr>
      <w:commentRangeStart w:id="279"/>
      <w:r w:rsidRPr="007A7F3B">
        <w:rPr>
          <w:b/>
          <w:bCs/>
        </w:rPr>
        <w:t>Model</w:t>
      </w:r>
      <w:commentRangeEnd w:id="279"/>
      <w:r w:rsidR="00870A17">
        <w:rPr>
          <w:rStyle w:val="CommentReference"/>
        </w:rPr>
        <w:commentReference w:id="279"/>
      </w:r>
      <w:r w:rsidRPr="007A7F3B">
        <w:rPr>
          <w:b/>
          <w:bCs/>
        </w:rPr>
        <w:t xml:space="preserve"> calibration</w:t>
      </w:r>
    </w:p>
    <w:p w14:paraId="227B6CDC" w14:textId="7E63018F" w:rsidR="00442DFC" w:rsidRDefault="00442DFC" w:rsidP="00442DFC">
      <w:pPr>
        <w:rPr>
          <w:ins w:id="280" w:author="Walgren, Patrick" w:date="2024-06-18T19:53:00Z" w16du:dateUtc="2024-06-18T23:53:00Z"/>
        </w:rPr>
      </w:pPr>
      <w:commentRangeStart w:id="281"/>
      <w:ins w:id="282" w:author="Walgren, Patrick" w:date="2024-06-18T19:52:00Z" w16du:dateUtc="2024-06-18T23:52:00Z">
        <w:r>
          <w:t xml:space="preserve">Constitutive model calibration is a vital link </w:t>
        </w:r>
      </w:ins>
      <w:ins w:id="283" w:author="Walgren, Patrick" w:date="2024-08-29T12:40:00Z" w16du:dateUtc="2024-08-29T18:40:00Z">
        <w:r w:rsidR="00263C83">
          <w:t>between understanding</w:t>
        </w:r>
      </w:ins>
      <w:ins w:id="284" w:author="Walgren, Patrick" w:date="2024-06-18T19:52:00Z" w16du:dateUtc="2024-06-18T23:52:00Z">
        <w:r>
          <w:t xml:space="preserve"> SMA behavior and designing to exploit SMA performance.</w:t>
        </w:r>
        <w:commentRangeEnd w:id="281"/>
        <w:r>
          <w:rPr>
            <w:rStyle w:val="CommentReference"/>
          </w:rPr>
          <w:commentReference w:id="281"/>
        </w:r>
      </w:ins>
      <w:ins w:id="285" w:author="Walgren, Patrick" w:date="2024-06-18T19:53:00Z" w16du:dateUtc="2024-06-18T23:53:00Z">
        <w:r w:rsidRPr="00442DFC">
          <w:t xml:space="preserve"> </w:t>
        </w:r>
        <w:r>
          <w:t xml:space="preserve">The inherent complexity of SMAs is an opportunity for more space- and weight-efficient assemblies, but a challenge from a design perspective. For many applications, selecting a particular SMA component based on transformation temperature and maximum transformation strain is insufficient; the transformation temperatures and actuation strain in the </w:t>
        </w:r>
        <w:r w:rsidRPr="007A7F3B">
          <w:rPr>
            <w:i/>
            <w:iCs/>
          </w:rPr>
          <w:t>operating stress regime</w:t>
        </w:r>
        <w:r>
          <w:t xml:space="preserve"> must be well characterized and predictable. </w:t>
        </w:r>
      </w:ins>
    </w:p>
    <w:p w14:paraId="6C02A4D4" w14:textId="2F51C375" w:rsidR="00442DFC" w:rsidDel="00442DFC" w:rsidRDefault="00442DFC" w:rsidP="007A7F3B">
      <w:pPr>
        <w:rPr>
          <w:del w:id="286" w:author="Walgren, Patrick" w:date="2024-06-18T19:54:00Z" w16du:dateUtc="2024-06-18T23:54:00Z"/>
        </w:rPr>
      </w:pPr>
    </w:p>
    <w:p w14:paraId="7B7950F8" w14:textId="77777777" w:rsidR="007A7F3B" w:rsidDel="00442DFC" w:rsidRDefault="007A7F3B" w:rsidP="007A7F3B">
      <w:pPr>
        <w:rPr>
          <w:del w:id="287" w:author="Walgren, Patrick" w:date="2024-06-18T19:51:00Z" w16du:dateUtc="2024-06-18T23:51:00Z"/>
        </w:rPr>
      </w:pPr>
    </w:p>
    <w:p w14:paraId="78243FB1" w14:textId="07809AB3" w:rsidR="00560D22" w:rsidDel="00442DFC" w:rsidRDefault="007A7F3B" w:rsidP="007A7F3B">
      <w:pPr>
        <w:rPr>
          <w:del w:id="288" w:author="Walgren, Patrick" w:date="2024-06-18T19:51:00Z" w16du:dateUtc="2024-06-18T23:51:00Z"/>
        </w:rPr>
      </w:pPr>
      <w:bookmarkStart w:id="289" w:name="_Hlk164062237"/>
      <w:commentRangeStart w:id="290"/>
      <w:del w:id="291" w:author="Walgren, Patrick" w:date="2024-06-18T19:51:00Z" w16du:dateUtc="2024-06-18T23:51:00Z">
        <w:r w:rsidRPr="00F70303" w:rsidDel="00442DFC">
          <w:rPr>
            <w:highlight w:val="yellow"/>
          </w:rPr>
          <w:delText>SMA Constitutive Model Calibration, or Parameter Identification, describes the process of finding the set of model parameters (Martensite Start Temperature, Maximum transformation strain, etc.) that best fit material experimental data in the mode of operation relevant for the engineering component of interest (e.g., tension, compression, torsion, or a combination thereof).</w:delText>
        </w:r>
        <w:bookmarkEnd w:id="289"/>
        <w:r w:rsidR="00560D22" w:rsidDel="00442DFC">
          <w:delText xml:space="preserve"> </w:delText>
        </w:r>
        <w:r w:rsidDel="00442DFC">
          <w:delText xml:space="preserve">Mathematically, calibration is the process of minimizing error between constitutive model predictions and experimental data subject to physical constraints (conservation laws, known bounds for material properties, etc.) by varying model parameters. </w:delText>
        </w:r>
        <w:commentRangeEnd w:id="290"/>
        <w:r w:rsidR="000C2720" w:rsidDel="00442DFC">
          <w:rPr>
            <w:rStyle w:val="CommentReference"/>
          </w:rPr>
          <w:commentReference w:id="290"/>
        </w:r>
      </w:del>
    </w:p>
    <w:p w14:paraId="44FC29FD" w14:textId="2CCD2B83" w:rsidR="007A7F3B" w:rsidDel="00442DFC" w:rsidRDefault="007A7F3B" w:rsidP="007A7F3B">
      <w:pPr>
        <w:rPr>
          <w:del w:id="292" w:author="Walgren, Patrick" w:date="2024-06-18T19:54:00Z" w16du:dateUtc="2024-06-18T23:54:00Z"/>
        </w:rPr>
      </w:pPr>
      <w:bookmarkStart w:id="293" w:name="_Hlk164062255"/>
      <w:del w:id="294" w:author="Walgren, Patrick" w:date="2024-06-18T19:54:00Z" w16du:dateUtc="2024-06-18T23:54:00Z">
        <w:r w:rsidRPr="00F70303" w:rsidDel="00442DFC">
          <w:rPr>
            <w:highlight w:val="yellow"/>
          </w:rPr>
          <w:delText>An appropriately calibrated constitutive model is essential for design of complex systems with SMAs.</w:delText>
        </w:r>
        <w:r w:rsidDel="00442DFC">
          <w:delText xml:space="preserve"> </w:delText>
        </w:r>
        <w:bookmarkEnd w:id="293"/>
        <w:r w:rsidDel="00442DFC">
          <w:delText>The inherent thermomechanical coupling present in SMAs makes it important to understand how the SMA component will behave when installed in the system and subject to relevant loading conditions.</w:delText>
        </w:r>
        <w:r w:rsidR="00560D22" w:rsidDel="00442DFC">
          <w:delText xml:space="preserve"> </w:delText>
        </w:r>
      </w:del>
      <w:del w:id="295" w:author="Walgren, Patrick" w:date="2024-06-18T19:52:00Z" w16du:dateUtc="2024-06-18T23:52:00Z">
        <w:r w:rsidDel="00442DFC">
          <w:delText xml:space="preserve">Understanding the strain recovery behavior of SMAs, especially in the presence of minor loops, is crucial to </w:delText>
        </w:r>
      </w:del>
      <w:del w:id="296" w:author="Walgren, Patrick" w:date="2024-06-04T20:16:00Z" w16du:dateUtc="2024-06-05T00:16:00Z">
        <w:r w:rsidDel="00FC331D">
          <w:delText>designing the entirety of the engineering component</w:delText>
        </w:r>
      </w:del>
      <w:del w:id="297" w:author="Walgren, Patrick" w:date="2024-06-18T19:52:00Z" w16du:dateUtc="2024-06-18T23:52:00Z">
        <w:r w:rsidDel="00442DFC">
          <w:delText>.</w:delText>
        </w:r>
        <w:r w:rsidR="00560D22" w:rsidDel="00442DFC">
          <w:delText xml:space="preserve"> </w:delText>
        </w:r>
        <w:r w:rsidDel="00442DFC">
          <w:delText xml:space="preserve">The inherent complexity of Shape Memory Alloys is an opportunity </w:delText>
        </w:r>
      </w:del>
      <w:del w:id="298" w:author="Walgren, Patrick" w:date="2024-06-04T20:16:00Z" w16du:dateUtc="2024-06-05T00:16:00Z">
        <w:r w:rsidDel="00FC331D">
          <w:delText>to design more</w:delText>
        </w:r>
      </w:del>
      <w:del w:id="299" w:author="Walgren, Patrick" w:date="2024-06-18T19:52:00Z" w16du:dateUtc="2024-06-18T23:52:00Z">
        <w:r w:rsidDel="00442DFC">
          <w:delText xml:space="preserve"> space- and weight-efficient assemblies, but a challenge </w:delText>
        </w:r>
      </w:del>
      <w:del w:id="300" w:author="Walgren, Patrick" w:date="2024-06-04T20:16:00Z" w16du:dateUtc="2024-06-05T00:16:00Z">
        <w:r w:rsidDel="00FC331D">
          <w:delText>to accurately design these systems to perform as intended</w:delText>
        </w:r>
      </w:del>
      <w:del w:id="301" w:author="Walgren, Patrick" w:date="2024-06-18T19:52:00Z" w16du:dateUtc="2024-06-18T23:52:00Z">
        <w:r w:rsidDel="00442DFC">
          <w:delText>.</w:delText>
        </w:r>
        <w:r w:rsidR="00560D22" w:rsidDel="00442DFC">
          <w:delText xml:space="preserve"> </w:delText>
        </w:r>
        <w:r w:rsidR="00F70303" w:rsidDel="00442DFC">
          <w:delText xml:space="preserve">For many applications, selecting a particular SMA component based on transformation temperature and maximum transformation strain is insufficient; the transformation temperatures and actuation strain in the </w:delText>
        </w:r>
        <w:r w:rsidR="00F70303" w:rsidRPr="007A7F3B" w:rsidDel="00442DFC">
          <w:rPr>
            <w:i/>
            <w:iCs/>
          </w:rPr>
          <w:delText>operating stress regime</w:delText>
        </w:r>
        <w:r w:rsidR="00F70303" w:rsidDel="00442DFC">
          <w:delText xml:space="preserve"> must be well characterized and predictable. </w:delText>
        </w:r>
        <w:commentRangeStart w:id="302"/>
        <w:r w:rsidR="00F70303" w:rsidDel="00442DFC">
          <w:delText xml:space="preserve">Constitutive model calibration is a vital link for designing and validating SMA performance. </w:delText>
        </w:r>
        <w:commentRangeEnd w:id="302"/>
        <w:r w:rsidR="00FC331D" w:rsidDel="00442DFC">
          <w:rPr>
            <w:rStyle w:val="CommentReference"/>
          </w:rPr>
          <w:commentReference w:id="302"/>
        </w:r>
      </w:del>
    </w:p>
    <w:p w14:paraId="66D2DBC5" w14:textId="17FFE349" w:rsidR="00A267DB" w:rsidRDefault="007A7F3B" w:rsidP="00A267DB">
      <w:pPr>
        <w:rPr>
          <w:ins w:id="303" w:author="Walgren, Patrick" w:date="2024-08-28T14:44:00Z" w16du:dateUtc="2024-08-28T20:44:00Z"/>
        </w:rPr>
      </w:pPr>
      <w:bookmarkStart w:id="304" w:name="_Hlk164062335"/>
      <w:r w:rsidRPr="00F70303">
        <w:rPr>
          <w:highlight w:val="yellow"/>
        </w:rPr>
        <w:t>In the past, designers have calibrated SMA models analytically, relied on their</w:t>
      </w:r>
      <w:ins w:id="305" w:author="Walgren, Patrick" w:date="2024-06-04T20:19:00Z" w16du:dateUtc="2024-06-05T00:19:00Z">
        <w:r w:rsidR="000C2720">
          <w:rPr>
            <w:highlight w:val="yellow"/>
          </w:rPr>
          <w:t xml:space="preserve"> intuition</w:t>
        </w:r>
      </w:ins>
      <w:del w:id="306" w:author="Walgren, Patrick" w:date="2024-06-04T20:19:00Z" w16du:dateUtc="2024-06-05T00:19:00Z">
        <w:r w:rsidRPr="00F70303" w:rsidDel="000C2720">
          <w:rPr>
            <w:highlight w:val="yellow"/>
          </w:rPr>
          <w:delText>s’ best-guesses of appropriate properties</w:delText>
        </w:r>
      </w:del>
      <w:r w:rsidRPr="00F70303">
        <w:rPr>
          <w:highlight w:val="yellow"/>
        </w:rPr>
        <w:t>, or employed numerical optimization.</w:t>
      </w:r>
      <w:r w:rsidR="00560D22">
        <w:t xml:space="preserve"> </w:t>
      </w:r>
      <w:bookmarkEnd w:id="304"/>
      <w:r>
        <w:t xml:space="preserve">When a deterministic amount of data is available, analysts can derive closed-form analytical </w:t>
      </w:r>
      <w:del w:id="307" w:author="Walgren, Patrick" w:date="2024-08-29T12:41:00Z" w16du:dateUtc="2024-08-29T18:41:00Z">
        <w:r w:rsidDel="00263C83">
          <w:delText>results/</w:delText>
        </w:r>
      </w:del>
      <w:r>
        <w:t>expressions for simple models</w:t>
      </w:r>
      <w:del w:id="308" w:author="Walgren, Patrick" w:date="2024-06-11T20:10:00Z" w16du:dateUtc="2024-06-12T00:10:00Z">
        <w:r w:rsidDel="009C126B">
          <w:delText xml:space="preserve"> (e.g., cite cite cite)</w:delText>
        </w:r>
      </w:del>
      <w:r w:rsidR="009C2BEC">
        <w:t xml:space="preserve"> </w:t>
      </w:r>
      <w:r w:rsidR="009C2BEC">
        <w:fldChar w:fldCharType="begin"/>
      </w:r>
      <w:r w:rsidR="00EB7AC3">
        <w:instrText xml:space="preserve"> ADDIN ZOTERO_ITEM CSL_CITATION {"citationID":"YRKSCmbH","properties":{"formattedCitation":"[17], [18]","plainCitation":"[17], [18]","noteIndex":0},"citationItems":[{"id":3510,"uris":["http://zotero.org/users/4607708/items/NXLY3SNI"],"itemData":{"id":3510,"type":"article-journal","abstract":"In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Materials","author":[{"family":"Hartl","given":"D.J."},{"family":"Lagoudas","given":"D.C."}],"editor":[{"family":"Lagoudas","given":"D.C."}],"issued":{"date-parts":[["2008"]]}}}],"schema":"https://github.com/citation-style-language/schema/raw/master/csl-citation.json"} </w:instrText>
      </w:r>
      <w:r w:rsidR="009C2BEC">
        <w:fldChar w:fldCharType="separate"/>
      </w:r>
      <w:r w:rsidR="00EB7AC3" w:rsidRPr="00EB7AC3">
        <w:rPr>
          <w:rFonts w:ascii="Calibri" w:hAnsi="Calibri" w:cs="Calibri"/>
        </w:rPr>
        <w:t>[17], [18]</w:t>
      </w:r>
      <w:r w:rsidR="009C2BEC">
        <w:fldChar w:fldCharType="end"/>
      </w:r>
      <w:r>
        <w:t>.</w:t>
      </w:r>
      <w:r w:rsidR="00560D22">
        <w:t xml:space="preserve"> </w:t>
      </w:r>
      <w:r>
        <w:t xml:space="preserve">However, when the operating </w:t>
      </w:r>
      <w:del w:id="309" w:author="Walgren, Patrick" w:date="2024-08-29T12:41:00Z" w16du:dateUtc="2024-08-29T18:41:00Z">
        <w:r w:rsidDel="00263C83">
          <w:delText xml:space="preserve">range </w:delText>
        </w:r>
      </w:del>
      <w:ins w:id="310" w:author="Walgren, Patrick" w:date="2024-08-29T12:41:00Z" w16du:dateUtc="2024-08-29T18:41:00Z">
        <w:r w:rsidR="00263C83">
          <w:t xml:space="preserve">stress regime </w:t>
        </w:r>
      </w:ins>
      <w:r>
        <w:t>of the SMA spans many stress regions and requires many (&gt;3) experimental tests, these analytical methods become overdetermined.</w:t>
      </w:r>
      <w:r w:rsidR="00560D22">
        <w:t xml:space="preserve"> </w:t>
      </w:r>
      <w:r>
        <w:t>More recently, many groups have adopted numerical optimization to find the combination of model parameters that best fit experimental data</w:t>
      </w:r>
      <w:r w:rsidR="009C2BEC">
        <w:t xml:space="preserve"> </w:t>
      </w:r>
      <w:r w:rsidR="009C2BEC">
        <w:fldChar w:fldCharType="begin"/>
      </w:r>
      <w:r w:rsidR="00080A0A">
        <w:instrText xml:space="preserve"> ADDIN ZOTERO_ITEM CSL_CITATION {"citationID":"PZ67Vil1","properties":{"formattedCitation":"[19], [20], [21], [22]","plainCitation":"[19], [20], [21], [22]","noteIndex":0},"citationItems":[{"id":3508,"uris":["http://zotero.org/users/4607708/items/NXCJALDP"],"itemData":{"id":3508,"type":"paper-conference","container-title":"Behavior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A."}],"issued":{"date-parts":[["2018",5,1]]}},"label":"page"},{"id":33,"uris":["http://zotero.org/users/4607708/items/GB5WUIMT"],"itemData":{"id":33,"type":"article-journal","abstract":"Future crewed deep space missions will require thermal control systems that can accommodate larger fluctuations in temperature and heat rejection loads than current designs. To maintain the crew cabin at habitable temperatures throughout the entire mission profile, radiators will be required to exhibit turndown ratios (defined as the ratio between the maximum and minimum heat rejection rates) as high as 12:1. Potential solutions to increase radiator turndown ratios include designs that vary the heat rejection rate by changing shape, hence changing the rate of radiation to space. Shape memory alloys exhibit thermally driven phase transformations and thus can be used for both the control and actuation of such a morphing radiator with a single active structural component that transduces thermal energy into motion. This work focuses on designing a high-performance composite radiator panel and investigating the behavior of various SMA actuators in this application. Three designs were fabricated and subsequently tested in a relevant thermal vacuum environment; all three exhibited repeatable morphing behavior, and it is shown through validated computational analysis that the morphing radiator concept can achieve a turndown ratio of 27:1 with a number of simple configuration changes.","container-title":"Shape Memory and Superelasticity","DOI":"10.1007/s40830-018-0147-2","ISSN":"2199-384X, 2199-3858","journalAbbreviation":"Shap. Mem. Superelasticity","language":"en","page":"1-10","source":"link.springer.com","title":"Development and Testing of a Shape Memory Alloy-Driven Composite Morphing Radiator","author":[{"family":"Walgren","given":"P."},{"family":"Bertagne","given":"C."},{"family":"Wescott","given":"M."},{"family":"Benafan","given":"O."},{"family":"Erickson","given":"L."},{"family":"Whitcomb","given":"J."},{"family":"Hartl","given":"D."}],"issued":{"date-parts":[["2018",1,16]]}}},{"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009C2BEC">
        <w:fldChar w:fldCharType="separate"/>
      </w:r>
      <w:r w:rsidR="00080A0A" w:rsidRPr="00080A0A">
        <w:rPr>
          <w:rFonts w:ascii="Calibri" w:hAnsi="Calibri" w:cs="Calibri"/>
        </w:rPr>
        <w:t>[19], [20], [21], [22]</w:t>
      </w:r>
      <w:r w:rsidR="009C2BEC">
        <w:fldChar w:fldCharType="end"/>
      </w:r>
      <w:r>
        <w:t>.</w:t>
      </w:r>
      <w:r w:rsidR="00560D22">
        <w:t xml:space="preserve"> </w:t>
      </w:r>
      <w:r>
        <w:t>These approaches help to speed the process, but exist as purpose-built codes and are have limited applicability outside the authors’ specific application or research group.</w:t>
      </w:r>
      <w:r w:rsidR="00560D22">
        <w:t xml:space="preserve"> </w:t>
      </w:r>
    </w:p>
    <w:p w14:paraId="738B27D4" w14:textId="08DA4131" w:rsidR="008D5234" w:rsidRPr="008D5234" w:rsidRDefault="008D5234" w:rsidP="00A267DB">
      <w:pPr>
        <w:rPr>
          <w:b/>
          <w:bCs/>
          <w:rPrChange w:id="311" w:author="Walgren, Patrick" w:date="2024-08-28T14:45:00Z" w16du:dateUtc="2024-08-28T20:45:00Z">
            <w:rPr/>
          </w:rPrChange>
        </w:rPr>
      </w:pPr>
      <w:ins w:id="312" w:author="Walgren, Patrick" w:date="2024-08-28T14:44:00Z" w16du:dateUtc="2024-08-28T20:44:00Z">
        <w:r>
          <w:rPr>
            <w:highlight w:val="yellow"/>
          </w:rPr>
          <w:t>G</w:t>
        </w:r>
        <w:r w:rsidRPr="00F70303">
          <w:rPr>
            <w:highlight w:val="yellow"/>
          </w:rPr>
          <w:t xml:space="preserve">iven filtered and synchronized experimental data, the </w:t>
        </w:r>
      </w:ins>
      <w:ins w:id="313" w:author="Walgren, Patrick" w:date="2024-08-28T14:45:00Z" w16du:dateUtc="2024-08-28T20:45:00Z">
        <w:r>
          <w:rPr>
            <w:highlight w:val="yellow"/>
          </w:rPr>
          <w:t xml:space="preserve">SMA REACT </w:t>
        </w:r>
      </w:ins>
      <w:ins w:id="314" w:author="Walgren, Patrick" w:date="2024-08-28T14:44:00Z" w16du:dateUtc="2024-08-28T20:44:00Z">
        <w:r w:rsidRPr="00F70303">
          <w:rPr>
            <w:highlight w:val="yellow"/>
          </w:rPr>
          <w:t>calibration GUI finds the best fit of constitutive model parameters (martensitic elastic modulus, austenite start temperature, etc.).</w:t>
        </w:r>
        <w:r>
          <w:t xml:space="preserve"> Following the thermodynamically consistent model derived by Lagoudas et al., the developed calibration routine </w:t>
        </w:r>
        <w:commentRangeStart w:id="315"/>
        <w:r>
          <w:t xml:space="preserve">leverages </w:t>
        </w:r>
      </w:ins>
      <w:ins w:id="316" w:author="Walgren, Patrick" w:date="2024-08-29T13:11:00Z" w16du:dateUtc="2024-08-29T19:11:00Z">
        <w:r w:rsidR="00D925B3">
          <w:t>hybrid</w:t>
        </w:r>
      </w:ins>
      <w:ins w:id="317" w:author="Walgren, Patrick" w:date="2024-08-28T14:44:00Z" w16du:dateUtc="2024-08-28T20:44:00Z">
        <w:r>
          <w:t xml:space="preserve"> optimization</w:t>
        </w:r>
      </w:ins>
      <w:ins w:id="318" w:author="Walgren, Patrick" w:date="2024-08-29T13:14:00Z" w16du:dateUtc="2024-08-29T19:14:00Z">
        <w:r w:rsidR="00F30A0C">
          <w:rPr>
            <w:rStyle w:val="FootnoteReference"/>
          </w:rPr>
          <w:footnoteReference w:id="2"/>
        </w:r>
      </w:ins>
      <w:ins w:id="325" w:author="Walgren, Patrick" w:date="2024-08-28T14:44:00Z" w16du:dateUtc="2024-08-28T20:44:00Z">
        <w:r>
          <w:t xml:space="preserve"> to minimize error between model </w:t>
        </w:r>
        <w:commentRangeEnd w:id="315"/>
        <w:r>
          <w:rPr>
            <w:rStyle w:val="CommentReference"/>
          </w:rPr>
          <w:commentReference w:id="315"/>
        </w:r>
        <w:r>
          <w:t xml:space="preserve">prediction and experimental data. </w:t>
        </w:r>
      </w:ins>
      <w:ins w:id="326" w:author="Walgren, Patrick" w:date="2024-08-28T14:45:00Z" w16du:dateUtc="2024-08-28T20:45:00Z">
        <w:r w:rsidR="00842597">
          <w:t>Our tool</w:t>
        </w:r>
      </w:ins>
      <w:ins w:id="327" w:author="Walgren, Patrick" w:date="2024-08-28T14:44:00Z" w16du:dateUtc="2024-08-28T20:44:00Z">
        <w:r>
          <w:t xml:space="preserve"> enables the user to customize the optimization routine as well as the model parameters to be </w:t>
        </w:r>
        <w:r>
          <w:lastRenderedPageBreak/>
          <w:t>optimized (e.g., bounds and free variables). Outputs from the calibration routine include a set of model parameters to be used in future analyses (i.e., material properties for FEA) and a thermodynamically consistent phase diagram based on calibrated model parameters. We focus on the Lagoudas</w:t>
        </w:r>
      </w:ins>
      <w:ins w:id="328" w:author="Walgren, Patrick" w:date="2024-08-29T13:21:00Z" w16du:dateUtc="2024-08-29T19:21:00Z">
        <w:r w:rsidR="00310D0C">
          <w:t xml:space="preserve"> one-dimensional</w:t>
        </w:r>
      </w:ins>
      <w:ins w:id="329" w:author="Walgren, Patrick" w:date="2024-08-28T14:44:00Z" w16du:dateUtc="2024-08-28T20:44:00Z">
        <w:r>
          <w:t xml:space="preserve"> constitutive model, but one could leverage the developed framework and extend the software to consider other constitutive models, higher dimensional models (e.g., 3D models with anisotropic effects), and different loading modes (e.g., superelasticity).</w:t>
        </w:r>
      </w:ins>
    </w:p>
    <w:p w14:paraId="1102D002" w14:textId="0E0B1EB5" w:rsidR="00A267DB" w:rsidDel="00D248B0" w:rsidRDefault="00A267DB" w:rsidP="00A267DB">
      <w:pPr>
        <w:rPr>
          <w:del w:id="330" w:author="Walgren, Patrick" w:date="2024-08-29T13:16:00Z" w16du:dateUtc="2024-08-29T19:16:00Z"/>
        </w:rPr>
      </w:pPr>
      <w:bookmarkStart w:id="331" w:name="_Hlk164063250"/>
      <w:r w:rsidRPr="00A267DB">
        <w:rPr>
          <w:highlight w:val="yellow"/>
        </w:rPr>
        <w:t xml:space="preserve">For this work, due to the inherent interdependence of so many </w:t>
      </w:r>
      <w:commentRangeStart w:id="332"/>
      <w:r w:rsidRPr="00A267DB">
        <w:rPr>
          <w:highlight w:val="yellow"/>
        </w:rPr>
        <w:t>material properties</w:t>
      </w:r>
      <w:commentRangeEnd w:id="332"/>
      <w:r w:rsidR="00442DFC">
        <w:rPr>
          <w:rStyle w:val="CommentReference"/>
        </w:rPr>
        <w:commentReference w:id="332"/>
      </w:r>
      <w:r w:rsidRPr="00A267DB">
        <w:rPr>
          <w:highlight w:val="yellow"/>
        </w:rPr>
        <w:t xml:space="preserve">, and assuming that the driving factor for calibration is proper fit of experimental data, we can approach the calibration problem as a </w:t>
      </w:r>
      <w:del w:id="333" w:author="Walgren, Patrick" w:date="2024-08-29T13:02:00Z" w16du:dateUtc="2024-08-29T19:02:00Z">
        <w:r w:rsidRPr="00A267DB" w:rsidDel="00D925B3">
          <w:rPr>
            <w:highlight w:val="yellow"/>
          </w:rPr>
          <w:delText xml:space="preserve">numerical </w:delText>
        </w:r>
      </w:del>
      <w:ins w:id="334" w:author="Walgren, Patrick" w:date="2024-08-29T13:02:00Z" w16du:dateUtc="2024-08-29T19:02:00Z">
        <w:r w:rsidR="00D925B3">
          <w:rPr>
            <w:highlight w:val="yellow"/>
          </w:rPr>
          <w:t>hybrid</w:t>
        </w:r>
        <w:r w:rsidR="00D925B3" w:rsidRPr="00A267DB">
          <w:rPr>
            <w:highlight w:val="yellow"/>
          </w:rPr>
          <w:t xml:space="preserve"> </w:t>
        </w:r>
      </w:ins>
      <w:r w:rsidRPr="00A267DB">
        <w:rPr>
          <w:highlight w:val="yellow"/>
        </w:rPr>
        <w:t>optimization problem.</w:t>
      </w:r>
      <w:r>
        <w:t xml:space="preserve"> </w:t>
      </w:r>
      <w:bookmarkEnd w:id="331"/>
      <w:r>
        <w:t>For constant force thermal cycle experiments</w:t>
      </w:r>
      <w:ins w:id="335" w:author="Walgren, Patrick" w:date="2024-08-29T13:03:00Z" w16du:dateUtc="2024-08-29T19:03:00Z">
        <w:r w:rsidR="00D925B3">
          <w:t xml:space="preserve"> (ASTM citation)</w:t>
        </w:r>
      </w:ins>
      <w:r>
        <w:t>, strain is measured as a function of temperature at certain stress levels. We seek a set of material properties</w:t>
      </w:r>
      <w:ins w:id="336" w:author="Walgren, Patrick" w:date="2024-06-04T20:20:00Z" w16du:dateUtc="2024-06-05T00:20:00Z">
        <w:r w:rsidR="000C2720">
          <w:t xml:space="preserve"> such</w:t>
        </w:r>
      </w:ins>
      <w:r>
        <w:t xml:space="preserve"> that</w:t>
      </w:r>
      <w:ins w:id="337" w:author="Walgren, Patrick" w:date="2024-06-04T20:20:00Z" w16du:dateUtc="2024-06-05T00:20:00Z">
        <w:r w:rsidR="000C2720">
          <w:t xml:space="preserve"> the calibrated constitutive model</w:t>
        </w:r>
      </w:ins>
      <w:r>
        <w:t xml:space="preserve"> best matches the experimental data over this set of experiments. </w:t>
      </w:r>
      <w:del w:id="338" w:author="Walgren, Patrick" w:date="2024-06-04T20:20:00Z" w16du:dateUtc="2024-06-05T00:20:00Z">
        <w:r w:rsidDel="000C2720">
          <w:delText>This can be represented as a mathematical optimization problem</w:delText>
        </w:r>
      </w:del>
      <w:del w:id="339" w:author="Walgren, Patrick" w:date="2024-06-04T19:40:00Z" w16du:dateUtc="2024-06-04T23:40:00Z">
        <w:r w:rsidDel="00C93B97">
          <w:delText xml:space="preserve">.  </w:delText>
        </w:r>
      </w:del>
    </w:p>
    <w:p w14:paraId="7A84B8B7" w14:textId="2451DAE6" w:rsidR="00A267DB" w:rsidDel="00D248B0" w:rsidRDefault="00A267DB" w:rsidP="00A267DB">
      <w:pPr>
        <w:rPr>
          <w:del w:id="340" w:author="Walgren, Patrick" w:date="2024-08-29T13:16:00Z" w16du:dateUtc="2024-08-29T19:16:00Z"/>
        </w:rPr>
      </w:pPr>
      <w:bookmarkStart w:id="341" w:name="_Hlk164063265"/>
      <w:del w:id="342" w:author="Walgren, Patrick" w:date="2024-08-29T13:16:00Z" w16du:dateUtc="2024-08-29T19:16:00Z">
        <w:r w:rsidRPr="00A267DB" w:rsidDel="00D248B0">
          <w:rPr>
            <w:highlight w:val="yellow"/>
          </w:rPr>
          <w:delText xml:space="preserve">Because of the </w:delText>
        </w:r>
        <w:commentRangeStart w:id="343"/>
        <w:commentRangeStart w:id="344"/>
        <w:r w:rsidRPr="00A267DB" w:rsidDel="00D248B0">
          <w:rPr>
            <w:highlight w:val="yellow"/>
          </w:rPr>
          <w:delText>aforementioned material property interdependence</w:delText>
        </w:r>
        <w:commentRangeEnd w:id="343"/>
        <w:r w:rsidR="000C2720" w:rsidDel="00D248B0">
          <w:rPr>
            <w:rStyle w:val="CommentReference"/>
          </w:rPr>
          <w:commentReference w:id="343"/>
        </w:r>
        <w:commentRangeEnd w:id="344"/>
        <w:r w:rsidR="00442DFC" w:rsidDel="00D248B0">
          <w:rPr>
            <w:rStyle w:val="CommentReference"/>
          </w:rPr>
          <w:commentReference w:id="344"/>
        </w:r>
        <w:r w:rsidRPr="00A267DB" w:rsidDel="00D248B0">
          <w:rPr>
            <w:highlight w:val="yellow"/>
          </w:rPr>
          <w:delText xml:space="preserve">, we use a hybrid optimization </w:delText>
        </w:r>
      </w:del>
      <w:del w:id="345" w:author="Walgren, Patrick" w:date="2024-06-18T19:55:00Z" w16du:dateUtc="2024-06-18T23:55:00Z">
        <w:r w:rsidRPr="00A267DB" w:rsidDel="00442DFC">
          <w:rPr>
            <w:highlight w:val="yellow"/>
          </w:rPr>
          <w:delText>scheme to best balance global searches with local optima; when multiple experiments are conducted, this optimization problem is overdetermined so there may exist many local optima</w:delText>
        </w:r>
      </w:del>
      <w:del w:id="346" w:author="Walgren, Patrick" w:date="2024-08-29T13:16:00Z" w16du:dateUtc="2024-08-29T19:16:00Z">
        <w:r w:rsidRPr="00A267DB" w:rsidDel="00D248B0">
          <w:rPr>
            <w:highlight w:val="yellow"/>
          </w:rPr>
          <w:delText>.</w:delText>
        </w:r>
        <w:r w:rsidDel="00D248B0">
          <w:delText xml:space="preserve"> </w:delText>
        </w:r>
      </w:del>
      <w:bookmarkEnd w:id="341"/>
      <w:del w:id="347" w:author="Walgren, Patrick" w:date="2024-06-18T19:56:00Z" w16du:dateUtc="2024-06-18T23:56:00Z">
        <w:r w:rsidDel="00442DFC">
          <w:delText xml:space="preserve">Hybrid </w:delText>
        </w:r>
      </w:del>
      <w:del w:id="348" w:author="Walgren, Patrick" w:date="2024-08-29T13:16:00Z" w16du:dateUtc="2024-08-29T19:16:00Z">
        <w:r w:rsidDel="00D248B0">
          <w:delText xml:space="preserve">optimization </w:delText>
        </w:r>
      </w:del>
      <w:del w:id="349" w:author="Walgren, Patrick" w:date="2024-06-04T20:26:00Z" w16du:dateUtc="2024-06-05T00:26:00Z">
        <w:r w:rsidDel="001210B3">
          <w:delText>consists of two main</w:delText>
        </w:r>
      </w:del>
      <w:del w:id="350" w:author="Walgren, Patrick" w:date="2024-08-29T13:16:00Z" w16du:dateUtc="2024-08-29T19:16:00Z">
        <w:r w:rsidDel="00D248B0">
          <w:delText xml:space="preserve"> stages: global optimization followed by a local search on the best set of design variables that the global optimization found. The global optimization searches the entire space and</w:delText>
        </w:r>
      </w:del>
      <w:del w:id="351" w:author="Walgren, Patrick" w:date="2024-06-04T20:23:00Z" w16du:dateUtc="2024-06-05T00:23:00Z">
        <w:r w:rsidDel="000C2720">
          <w:delText xml:space="preserve"> hopefully finds the small region where the best solution lies. Then,</w:delText>
        </w:r>
      </w:del>
      <w:del w:id="352" w:author="Walgren, Patrick" w:date="2024-06-04T20:24:00Z" w16du:dateUtc="2024-06-05T00:24:00Z">
        <w:r w:rsidDel="000C2720">
          <w:delText xml:space="preserve"> based on that point,</w:delText>
        </w:r>
      </w:del>
      <w:del w:id="353" w:author="Walgren, Patrick" w:date="2024-08-29T13:16:00Z" w16du:dateUtc="2024-08-29T19:16:00Z">
        <w:r w:rsidDel="00D248B0">
          <w:delText xml:space="preserve"> a gradient-based optimization </w:delText>
        </w:r>
      </w:del>
      <w:del w:id="354" w:author="Walgren, Patrick" w:date="2024-06-04T20:24:00Z" w16du:dateUtc="2024-06-05T00:24:00Z">
        <w:r w:rsidDel="000C2720">
          <w:delText xml:space="preserve">is implemented </w:delText>
        </w:r>
      </w:del>
      <w:del w:id="355" w:author="Walgren, Patrick" w:date="2024-08-29T13:16:00Z" w16du:dateUtc="2024-08-29T19:16:00Z">
        <w:r w:rsidDel="00D248B0">
          <w:delText xml:space="preserve">to find the mathematical optimum </w:delText>
        </w:r>
      </w:del>
      <w:del w:id="356" w:author="Walgren, Patrick" w:date="2024-06-04T20:26:00Z" w16du:dateUtc="2024-06-05T00:26:00Z">
        <w:r w:rsidDel="001210B3">
          <w:delText>point</w:delText>
        </w:r>
      </w:del>
      <w:del w:id="357" w:author="Walgren, Patrick" w:date="2024-06-04T20:24:00Z" w16du:dateUtc="2024-06-05T00:24:00Z">
        <w:r w:rsidDel="000C2720">
          <w:delText xml:space="preserve"> in that smaller subset of the design space.</w:delText>
        </w:r>
      </w:del>
      <w:del w:id="358" w:author="Walgren, Patrick" w:date="2024-08-29T13:16:00Z" w16du:dateUtc="2024-08-29T19:16:00Z">
        <w:r w:rsidDel="00D248B0">
          <w:delText xml:space="preserve"> </w:delText>
        </w:r>
      </w:del>
      <w:del w:id="359" w:author="Walgren, Patrick" w:date="2024-06-04T20:24:00Z" w16du:dateUtc="2024-06-05T00:24:00Z">
        <w:r w:rsidDel="000C2720">
          <w:delText xml:space="preserve">Hybrid optimization has a better chance of finding the true optimum because the preliminary global optimization acts as a “Greedy design of experiments” – it selectively samples points based on knowledge gained in the past. </w:delText>
        </w:r>
      </w:del>
    </w:p>
    <w:p w14:paraId="50AF47FB" w14:textId="4DFBA4EB" w:rsidR="00A267DB" w:rsidDel="00170137" w:rsidRDefault="00A267DB" w:rsidP="00A267DB">
      <w:pPr>
        <w:rPr>
          <w:del w:id="360" w:author="Walgren, Patrick" w:date="2024-08-29T10:43:00Z" w16du:dateUtc="2024-08-29T16:43:00Z"/>
        </w:rPr>
      </w:pPr>
      <w:bookmarkStart w:id="361" w:name="_Hlk164063272"/>
      <w:r w:rsidRPr="00A267DB">
        <w:rPr>
          <w:highlight w:val="yellow"/>
        </w:rPr>
        <w:t>Our tool leverages the genetic algorithm NSGA-II</w:t>
      </w:r>
      <w:r w:rsidR="007755B3">
        <w:rPr>
          <w:highlight w:val="yellow"/>
        </w:rPr>
        <w:t xml:space="preserve"> </w:t>
      </w:r>
      <w:r w:rsidR="007755B3">
        <w:rPr>
          <w:highlight w:val="yellow"/>
        </w:rPr>
        <w:fldChar w:fldCharType="begin"/>
      </w:r>
      <w:r w:rsidR="00080A0A">
        <w:rPr>
          <w:highlight w:val="yellow"/>
        </w:rPr>
        <w:instrText xml:space="preserve"> ADDIN ZOTERO_ITEM CSL_CITATION {"citationID":"9V31gCsb","properties":{"formattedCitation":"[23], [24]","plainCitation":"[23], [24]","noteIndex":0},"citationItems":[{"id":1584,"uris":["http://zotero.org/users/4607708/items/RIYJC9WC"],"itemData":{"id":1584,"type":"article-journal","container-title":"IEEE transactions on evolutionary computation","issue":"2","page":"182–197","source":"Google Scholar","title":"A fast and elitist multiobjective genetic algorithm: NSGA-II","title-short":"A fast and elitist multiobjective genetic algorithm","volume":"6","author":[{"family":"Deb","given":"Kalyanmoy"},{"family":"Pratap","given":"Amrit"},{"family":"Agarwal","given":"Sameer"},{"family":"Meyarivan","given":"TAMT"}],"issued":{"date-parts":[["2002"]]}}},{"id":2672,"uris":["http://zotero.org/users/4607708/items/XBHA58DW"],"itemData":{"id":2672,"type":"article-journal","container-title":"Journal of Machine Learning Research","page":"2171–2175","title":"DEAP: Evolutionary Algorithms Made Easy","volume":"13","author":[{"family":"Fortin","given":"Félix-Antoine"},{"family":"Rainville","given":"François-Michel De"},{"family":"Gardner","given":"Marc-André"},{"family":"Parizeau","given":"Marc"},{"family":"Gagné","given":"Christian"}],"issued":{"date-parts":[["2012",7]]}}}],"schema":"https://github.com/citation-style-language/schema/raw/master/csl-citation.json"} </w:instrText>
      </w:r>
      <w:r w:rsidR="007755B3">
        <w:rPr>
          <w:highlight w:val="yellow"/>
        </w:rPr>
        <w:fldChar w:fldCharType="separate"/>
      </w:r>
      <w:r w:rsidR="00080A0A" w:rsidRPr="00080A0A">
        <w:rPr>
          <w:rFonts w:ascii="Calibri" w:hAnsi="Calibri" w:cs="Calibri"/>
          <w:highlight w:val="yellow"/>
        </w:rPr>
        <w:t>[23], [24]</w:t>
      </w:r>
      <w:r w:rsidR="007755B3">
        <w:rPr>
          <w:highlight w:val="yellow"/>
        </w:rPr>
        <w:fldChar w:fldCharType="end"/>
      </w:r>
      <w:r w:rsidRPr="00A267DB">
        <w:rPr>
          <w:highlight w:val="yellow"/>
        </w:rPr>
        <w:t xml:space="preserve"> for the global search and then SLSQP implemented in SciPy</w:t>
      </w:r>
      <w:r w:rsidR="007755B3">
        <w:rPr>
          <w:highlight w:val="yellow"/>
        </w:rPr>
        <w:t xml:space="preserve"> </w:t>
      </w:r>
      <w:r w:rsidR="007755B3">
        <w:rPr>
          <w:highlight w:val="yellow"/>
        </w:rPr>
        <w:fldChar w:fldCharType="begin"/>
      </w:r>
      <w:r w:rsidR="00080A0A">
        <w:rPr>
          <w:highlight w:val="yellow"/>
        </w:rPr>
        <w:instrText xml:space="preserve"> ADDIN ZOTERO_ITEM CSL_CITATION {"citationID":"n23ijMVk","properties":{"formattedCitation":"[25]","plainCitation":"[25]","noteIndex":0},"citationItems":[{"id":3596,"uris":["http://zotero.org/users/4607708/items/C85DZUAW"],"itemData":{"id":3596,"type":"article-journal","abstract":"Abstract\n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Van Der Walt","given":"Stéfan J."},{"family":"Brett","given":"Matthew"},{"family":"Wilson","given":"Joshua"},{"family":"Millman","given":"K.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H."},{"family":"Pedregosa","given":"Fabian"},{"family":"Van Mulbregt","given":"Paul"},{"literal":"SciPy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L."},{"family":"De Miranda Cardoso","given":"José Vinícius"},{"family":"Reimer","given":"Joscha"},{"family":"Harrington","given":"Joseph"},{"family":"Rodríguez","given":"Juan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sidR="007755B3">
        <w:rPr>
          <w:highlight w:val="yellow"/>
        </w:rPr>
        <w:fldChar w:fldCharType="separate"/>
      </w:r>
      <w:r w:rsidR="00080A0A" w:rsidRPr="00080A0A">
        <w:rPr>
          <w:rFonts w:ascii="Calibri" w:hAnsi="Calibri" w:cs="Calibri"/>
          <w:highlight w:val="yellow"/>
        </w:rPr>
        <w:t>[25]</w:t>
      </w:r>
      <w:r w:rsidR="007755B3">
        <w:rPr>
          <w:highlight w:val="yellow"/>
        </w:rPr>
        <w:fldChar w:fldCharType="end"/>
      </w:r>
      <w:r w:rsidRPr="00A267DB">
        <w:rPr>
          <w:highlight w:val="yellow"/>
        </w:rPr>
        <w:t xml:space="preserve"> for the local search, although the tool is modular and can be modified to use other optimization algorithms</w:t>
      </w:r>
      <w:del w:id="362" w:author="Walgren, Patrick" w:date="2024-06-04T20:29:00Z" w16du:dateUtc="2024-06-05T00:29:00Z">
        <w:r w:rsidRPr="00A267DB" w:rsidDel="002F5A8B">
          <w:rPr>
            <w:highlight w:val="yellow"/>
          </w:rPr>
          <w:delText xml:space="preserve"> easily</w:delText>
        </w:r>
      </w:del>
      <w:r w:rsidRPr="00A267DB">
        <w:rPr>
          <w:highlight w:val="yellow"/>
        </w:rPr>
        <w:t>.</w:t>
      </w:r>
      <w:r>
        <w:t xml:space="preserve"> </w:t>
      </w:r>
      <w:bookmarkEnd w:id="361"/>
      <w:ins w:id="363" w:author="Walgren, Patrick" w:date="2024-06-04T20:26:00Z" w16du:dateUtc="2024-06-05T00:26:00Z">
        <w:r w:rsidR="002F5A8B">
          <w:t>For all example calibrations in this</w:t>
        </w:r>
      </w:ins>
      <w:ins w:id="364" w:author="Walgren, Patrick" w:date="2024-06-04T20:27:00Z" w16du:dateUtc="2024-06-05T00:27:00Z">
        <w:r w:rsidR="002F5A8B">
          <w:t xml:space="preserve"> </w:t>
        </w:r>
      </w:ins>
      <w:del w:id="365" w:author="Walgren, Patrick" w:date="2024-06-04T20:27:00Z" w16du:dateUtc="2024-06-05T00:27:00Z">
        <w:r w:rsidDel="002F5A8B">
          <w:delText>T</w:delText>
        </w:r>
      </w:del>
      <w:ins w:id="366" w:author="Walgren, Patrick" w:date="2024-06-04T20:27:00Z" w16du:dateUtc="2024-06-05T00:27:00Z">
        <w:r w:rsidR="002F5A8B">
          <w:t>t</w:t>
        </w:r>
      </w:ins>
      <w:r>
        <w:t xml:space="preserve">ext, </w:t>
      </w:r>
      <w:ins w:id="367" w:author="Walgren, Patrick" w:date="2024-06-04T20:27:00Z" w16du:dateUtc="2024-06-05T00:27:00Z">
        <w:r w:rsidR="002F5A8B">
          <w:t xml:space="preserve">we specify the </w:t>
        </w:r>
      </w:ins>
      <w:r>
        <w:t>population size</w:t>
      </w:r>
      <w:ins w:id="368" w:author="Walgren, Patrick" w:date="2024-06-04T20:27:00Z" w16du:dateUtc="2024-06-05T00:27:00Z">
        <w:r w:rsidR="002F5A8B">
          <w:t xml:space="preserve"> and number of generations to be 100 and at least 10, respectively for NSG</w:t>
        </w:r>
      </w:ins>
      <w:ins w:id="369" w:author="Walgren, Patrick" w:date="2024-06-04T20:28:00Z" w16du:dateUtc="2024-06-05T00:28:00Z">
        <w:r w:rsidR="002F5A8B">
          <w:t>A-II</w:t>
        </w:r>
      </w:ins>
      <w:ins w:id="370" w:author="Walgren, Patrick" w:date="2024-06-04T20:27:00Z" w16du:dateUtc="2024-06-05T00:27:00Z">
        <w:r w:rsidR="002F5A8B">
          <w:t>.</w:t>
        </w:r>
      </w:ins>
      <w:r>
        <w:t xml:space="preserve"> </w:t>
      </w:r>
      <w:del w:id="371" w:author="Walgren, Patrick" w:date="2024-06-04T20:28:00Z" w16du:dateUtc="2024-06-05T00:28:00Z">
        <w:r w:rsidDel="002F5A8B">
          <w:delText xml:space="preserve">for NSGA-II is </w:delText>
        </w:r>
      </w:del>
      <w:del w:id="372" w:author="Walgren, Patrick" w:date="2024-06-04T20:27:00Z" w16du:dateUtc="2024-06-05T00:27:00Z">
        <w:r w:rsidDel="002F5A8B">
          <w:delText xml:space="preserve">commonly </w:delText>
        </w:r>
      </w:del>
      <w:del w:id="373" w:author="Walgren, Patrick" w:date="2024-06-04T20:28:00Z" w16du:dateUtc="2024-06-05T00:28:00Z">
        <w:r w:rsidDel="002F5A8B">
          <w:delText>set to 100 and the genetic algorithm is typically run for at least 10 generations, while is set to run for approximately</w:delText>
        </w:r>
      </w:del>
      <w:ins w:id="374" w:author="Walgren, Patrick" w:date="2024-06-04T20:28:00Z" w16du:dateUtc="2024-06-05T00:28:00Z">
        <w:r w:rsidR="002F5A8B">
          <w:t>We constrain SLSQP to</w:t>
        </w:r>
      </w:ins>
      <w:r>
        <w:t xml:space="preserve"> 100 maximum iterations. All </w:t>
      </w:r>
      <w:del w:id="375" w:author="Walgren, Patrick" w:date="2024-06-04T20:29:00Z" w16du:dateUtc="2024-06-05T00:29:00Z">
        <w:r w:rsidDel="002F5A8B">
          <w:delText xml:space="preserve">optimization </w:delText>
        </w:r>
      </w:del>
      <w:ins w:id="376" w:author="Walgren, Patrick" w:date="2024-06-04T20:29:00Z" w16du:dateUtc="2024-06-05T00:29:00Z">
        <w:r w:rsidR="002F5A8B">
          <w:t xml:space="preserve">relevant optimization </w:t>
        </w:r>
      </w:ins>
      <w:r>
        <w:t xml:space="preserve">parameters are modifiable in the GUI. </w:t>
      </w:r>
    </w:p>
    <w:p w14:paraId="6F13D4AD" w14:textId="77777777" w:rsidR="00A267DB" w:rsidRDefault="00A267DB" w:rsidP="007A7F3B"/>
    <w:p w14:paraId="073F18C4" w14:textId="77777777" w:rsidR="007A7F3B" w:rsidRPr="007A7F3B" w:rsidRDefault="007A7F3B" w:rsidP="007A7F3B">
      <w:pPr>
        <w:rPr>
          <w:b/>
          <w:bCs/>
        </w:rPr>
      </w:pPr>
      <w:commentRangeStart w:id="377"/>
      <w:r w:rsidRPr="007A7F3B">
        <w:rPr>
          <w:b/>
          <w:bCs/>
        </w:rPr>
        <w:t>One-dimensional Lagoudas SMA Constitutive Model</w:t>
      </w:r>
      <w:commentRangeEnd w:id="377"/>
      <w:r w:rsidR="006F4BB1">
        <w:rPr>
          <w:rStyle w:val="CommentReference"/>
        </w:rPr>
        <w:commentReference w:id="377"/>
      </w:r>
    </w:p>
    <w:p w14:paraId="28791284" w14:textId="77777777" w:rsidR="001B2481" w:rsidRDefault="001B2481" w:rsidP="001B2481">
      <w:pPr>
        <w:rPr>
          <w:ins w:id="378" w:author="Walgren, Patrick" w:date="2024-08-29T15:45:00Z" w16du:dateUtc="2024-08-29T21:45:00Z"/>
        </w:rPr>
      </w:pPr>
      <w:bookmarkStart w:id="379" w:name="_Hlk164063389"/>
      <w:bookmarkStart w:id="380" w:name="_Hlk175831488"/>
      <w:commentRangeStart w:id="381"/>
      <w:commentRangeStart w:id="382"/>
      <w:commentRangeStart w:id="383"/>
      <w:ins w:id="384" w:author="Walgren, Patrick" w:date="2024-08-29T15:45:00Z" w16du:dateUtc="2024-08-29T21:45:00Z">
        <w:r w:rsidRPr="00A267DB">
          <w:rPr>
            <w:highlight w:val="yellow"/>
          </w:rPr>
          <w:t>The Lagoudas shape memory alloy constitutive model uses the Gibbs' free energy to derive a thermodynamically consistent relationship between stress and strain.</w:t>
        </w:r>
        <w:r>
          <w:t xml:space="preserve"> In this</w:t>
        </w:r>
        <w:commentRangeEnd w:id="381"/>
        <w:r>
          <w:rPr>
            <w:rStyle w:val="CommentReference"/>
          </w:rPr>
          <w:commentReference w:id="381"/>
        </w:r>
        <w:commentRangeEnd w:id="382"/>
        <w:r>
          <w:rPr>
            <w:rStyle w:val="CommentReference"/>
          </w:rPr>
          <w:commentReference w:id="382"/>
        </w:r>
        <w:commentRangeEnd w:id="383"/>
        <w:r>
          <w:rPr>
            <w:rStyle w:val="CommentReference"/>
          </w:rPr>
          <w:commentReference w:id="383"/>
        </w:r>
        <w:r>
          <w:t xml:space="preserve"> work, we leverage the commonly used temperature- and strain-driven implementation of this model for wider applicability in standard finite element suites. From the perspective of model calibration, seventeen unique but dependent model parameters must be found to best match experimental data. In this section, we will omit a full model derivation, but rather highlight the seventeen model parameters that need calibrated and their effects on constitutive behavior. See __ for more information. </w:t>
        </w:r>
      </w:ins>
    </w:p>
    <w:p w14:paraId="47C82772" w14:textId="77777777" w:rsidR="001B2481" w:rsidRDefault="001B2481" w:rsidP="001B2481">
      <w:pPr>
        <w:pStyle w:val="Caption"/>
        <w:keepNext/>
        <w:rPr>
          <w:ins w:id="385" w:author="Walgren, Patrick" w:date="2024-08-29T15:45:00Z" w16du:dateUtc="2024-08-29T21:45:00Z"/>
        </w:rPr>
      </w:pPr>
      <w:ins w:id="386" w:author="Walgren, Patrick" w:date="2024-08-29T15:45:00Z" w16du:dateUtc="2024-08-29T21:45:00Z">
        <w:r>
          <w:t xml:space="preserve">Table </w:t>
        </w:r>
        <w:r>
          <w:fldChar w:fldCharType="begin"/>
        </w:r>
        <w:r>
          <w:instrText xml:space="preserve"> SEQ Table \* ARABIC </w:instrText>
        </w:r>
        <w:r>
          <w:fldChar w:fldCharType="separate"/>
        </w:r>
        <w:r>
          <w:rPr>
            <w:noProof/>
          </w:rPr>
          <w:t>1</w:t>
        </w:r>
        <w:r>
          <w:fldChar w:fldCharType="end"/>
        </w:r>
        <w:r>
          <w:t>:</w:t>
        </w:r>
        <w:r w:rsidRPr="007807A1">
          <w:t>The</w:t>
        </w:r>
        <w:r>
          <w:t xml:space="preserve"> one-dimensional reduction of the</w:t>
        </w:r>
        <w:r w:rsidRPr="007807A1">
          <w:t xml:space="preserve"> Lagoudas SMA constitutive model requires calibration of 17 unique but dependent parameters.</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4"/>
        <w:gridCol w:w="2304"/>
        <w:gridCol w:w="1152"/>
      </w:tblGrid>
      <w:tr w:rsidR="001B2481" w14:paraId="2ACDF107" w14:textId="77777777" w:rsidTr="00CA769D">
        <w:trPr>
          <w:ins w:id="387" w:author="Walgren, Patrick" w:date="2024-08-29T15:45:00Z"/>
        </w:trPr>
        <w:tc>
          <w:tcPr>
            <w:tcW w:w="5184" w:type="dxa"/>
          </w:tcPr>
          <w:p w14:paraId="649E23EB" w14:textId="77777777" w:rsidR="001B2481" w:rsidRPr="001A0D06" w:rsidRDefault="001B2481" w:rsidP="00CA769D">
            <w:pPr>
              <w:rPr>
                <w:ins w:id="388" w:author="Walgren, Patrick" w:date="2024-08-29T15:45:00Z" w16du:dateUtc="2024-08-29T21:45:00Z"/>
                <w:b/>
                <w:bCs/>
              </w:rPr>
            </w:pPr>
            <w:commentRangeStart w:id="389"/>
            <w:ins w:id="390" w:author="Walgren, Patrick" w:date="2024-08-29T15:45:00Z" w16du:dateUtc="2024-08-29T21:45:00Z">
              <w:r>
                <w:rPr>
                  <w:b/>
                  <w:bCs/>
                </w:rPr>
                <w:t>Parameter</w:t>
              </w:r>
              <w:commentRangeEnd w:id="389"/>
              <w:r>
                <w:rPr>
                  <w:rStyle w:val="CommentReference"/>
                </w:rPr>
                <w:commentReference w:id="389"/>
              </w:r>
            </w:ins>
          </w:p>
        </w:tc>
        <w:tc>
          <w:tcPr>
            <w:tcW w:w="2304" w:type="dxa"/>
            <w:vAlign w:val="center"/>
          </w:tcPr>
          <w:p w14:paraId="21D4D09B" w14:textId="77777777" w:rsidR="001B2481" w:rsidRPr="001A0D06" w:rsidRDefault="001B2481" w:rsidP="00CA769D">
            <w:pPr>
              <w:jc w:val="center"/>
              <w:rPr>
                <w:ins w:id="391" w:author="Walgren, Patrick" w:date="2024-08-29T15:45:00Z" w16du:dateUtc="2024-08-29T21:45:00Z"/>
                <w:b/>
                <w:bCs/>
              </w:rPr>
            </w:pPr>
            <w:ins w:id="392" w:author="Walgren, Patrick" w:date="2024-08-29T15:45:00Z" w16du:dateUtc="2024-08-29T21:45:00Z">
              <w:r>
                <w:rPr>
                  <w:b/>
                  <w:bCs/>
                </w:rPr>
                <w:t>Mathematical Symbol</w:t>
              </w:r>
            </w:ins>
          </w:p>
        </w:tc>
        <w:tc>
          <w:tcPr>
            <w:tcW w:w="1152" w:type="dxa"/>
            <w:vAlign w:val="center"/>
          </w:tcPr>
          <w:p w14:paraId="7C5382CD" w14:textId="77777777" w:rsidR="001B2481" w:rsidRPr="001A0D06" w:rsidRDefault="001B2481" w:rsidP="00CA769D">
            <w:pPr>
              <w:jc w:val="center"/>
              <w:rPr>
                <w:ins w:id="393" w:author="Walgren, Patrick" w:date="2024-08-29T15:45:00Z" w16du:dateUtc="2024-08-29T21:45:00Z"/>
                <w:b/>
                <w:bCs/>
              </w:rPr>
            </w:pPr>
            <w:ins w:id="394" w:author="Walgren, Patrick" w:date="2024-08-29T15:45:00Z" w16du:dateUtc="2024-08-29T21:45:00Z">
              <w:r>
                <w:rPr>
                  <w:b/>
                  <w:bCs/>
                </w:rPr>
                <w:t>Units (SI)</w:t>
              </w:r>
            </w:ins>
          </w:p>
        </w:tc>
      </w:tr>
      <w:tr w:rsidR="001B2481" w14:paraId="44B4D719" w14:textId="77777777" w:rsidTr="00CA769D">
        <w:trPr>
          <w:ins w:id="395" w:author="Walgren, Patrick" w:date="2024-08-29T15:45:00Z"/>
        </w:trPr>
        <w:tc>
          <w:tcPr>
            <w:tcW w:w="5184" w:type="dxa"/>
            <w:tcBorders>
              <w:bottom w:val="single" w:sz="4" w:space="0" w:color="auto"/>
            </w:tcBorders>
          </w:tcPr>
          <w:p w14:paraId="39A46B71" w14:textId="77777777" w:rsidR="001B2481" w:rsidRPr="001A0D06" w:rsidRDefault="001B2481" w:rsidP="00CA769D">
            <w:pPr>
              <w:rPr>
                <w:ins w:id="396" w:author="Walgren, Patrick" w:date="2024-08-29T15:45:00Z" w16du:dateUtc="2024-08-29T21:45:00Z"/>
                <w:b/>
                <w:bCs/>
              </w:rPr>
            </w:pPr>
            <w:ins w:id="397" w:author="Walgren, Patrick" w:date="2024-08-29T15:45:00Z" w16du:dateUtc="2024-08-29T21:45:00Z">
              <w:r>
                <w:rPr>
                  <w:b/>
                  <w:bCs/>
                </w:rPr>
                <w:t>Thermoelastic properties</w:t>
              </w:r>
            </w:ins>
          </w:p>
        </w:tc>
        <w:tc>
          <w:tcPr>
            <w:tcW w:w="2304" w:type="dxa"/>
            <w:tcBorders>
              <w:bottom w:val="single" w:sz="4" w:space="0" w:color="auto"/>
            </w:tcBorders>
            <w:vAlign w:val="center"/>
          </w:tcPr>
          <w:p w14:paraId="73BA95FB" w14:textId="77777777" w:rsidR="001B2481" w:rsidRDefault="001B2481" w:rsidP="00CA769D">
            <w:pPr>
              <w:jc w:val="center"/>
              <w:rPr>
                <w:ins w:id="398" w:author="Walgren, Patrick" w:date="2024-08-29T15:45:00Z" w16du:dateUtc="2024-08-29T21:45:00Z"/>
              </w:rPr>
            </w:pPr>
          </w:p>
        </w:tc>
        <w:tc>
          <w:tcPr>
            <w:tcW w:w="1152" w:type="dxa"/>
            <w:tcBorders>
              <w:bottom w:val="single" w:sz="4" w:space="0" w:color="auto"/>
            </w:tcBorders>
            <w:vAlign w:val="center"/>
          </w:tcPr>
          <w:p w14:paraId="5818A668" w14:textId="77777777" w:rsidR="001B2481" w:rsidRDefault="001B2481" w:rsidP="00CA769D">
            <w:pPr>
              <w:jc w:val="center"/>
              <w:rPr>
                <w:ins w:id="399" w:author="Walgren, Patrick" w:date="2024-08-29T15:45:00Z" w16du:dateUtc="2024-08-29T21:45:00Z"/>
              </w:rPr>
            </w:pPr>
          </w:p>
        </w:tc>
      </w:tr>
      <w:tr w:rsidR="001B2481" w14:paraId="292C1FF7" w14:textId="77777777" w:rsidTr="00CA769D">
        <w:trPr>
          <w:ins w:id="400" w:author="Walgren, Patrick" w:date="2024-08-29T15:45:00Z"/>
        </w:trPr>
        <w:tc>
          <w:tcPr>
            <w:tcW w:w="5184" w:type="dxa"/>
            <w:tcBorders>
              <w:top w:val="single" w:sz="4" w:space="0" w:color="auto"/>
            </w:tcBorders>
          </w:tcPr>
          <w:p w14:paraId="68ACA276" w14:textId="77777777" w:rsidR="001B2481" w:rsidRDefault="001B2481" w:rsidP="00CA769D">
            <w:pPr>
              <w:rPr>
                <w:ins w:id="401" w:author="Walgren, Patrick" w:date="2024-08-29T15:45:00Z" w16du:dateUtc="2024-08-29T21:45:00Z"/>
              </w:rPr>
            </w:pPr>
            <w:ins w:id="402" w:author="Walgren, Patrick" w:date="2024-08-29T15:45:00Z" w16du:dateUtc="2024-08-29T21:45:00Z">
              <w:r>
                <w:t>Elastic moduli</w:t>
              </w:r>
            </w:ins>
          </w:p>
        </w:tc>
        <w:tc>
          <w:tcPr>
            <w:tcW w:w="2304" w:type="dxa"/>
            <w:tcBorders>
              <w:top w:val="single" w:sz="4" w:space="0" w:color="auto"/>
            </w:tcBorders>
            <w:vAlign w:val="center"/>
          </w:tcPr>
          <w:p w14:paraId="41E1748A" w14:textId="77777777" w:rsidR="001B2481" w:rsidRDefault="00000000" w:rsidP="00CA769D">
            <w:pPr>
              <w:jc w:val="center"/>
              <w:rPr>
                <w:ins w:id="403" w:author="Walgren, Patrick" w:date="2024-08-29T15:45:00Z" w16du:dateUtc="2024-08-29T21:45:00Z"/>
              </w:rPr>
            </w:pPr>
            <m:oMathPara>
              <m:oMath>
                <m:sSup>
                  <m:sSupPr>
                    <m:ctrlPr>
                      <w:ins w:id="404" w:author="Walgren, Patrick" w:date="2024-08-29T15:45:00Z" w16du:dateUtc="2024-08-29T21:45:00Z">
                        <w:rPr>
                          <w:rFonts w:ascii="Cambria Math" w:hAnsi="Cambria Math"/>
                          <w:i/>
                        </w:rPr>
                      </w:ins>
                    </m:ctrlPr>
                  </m:sSupPr>
                  <m:e>
                    <m:r>
                      <w:ins w:id="405" w:author="Walgren, Patrick" w:date="2024-08-29T15:45:00Z" w16du:dateUtc="2024-08-29T21:45:00Z">
                        <w:rPr>
                          <w:rFonts w:ascii="Cambria Math" w:hAnsi="Cambria Math"/>
                        </w:rPr>
                        <m:t>E</m:t>
                      </w:ins>
                    </m:r>
                  </m:e>
                  <m:sup>
                    <m:r>
                      <w:ins w:id="406" w:author="Walgren, Patrick" w:date="2024-08-29T15:45:00Z" w16du:dateUtc="2024-08-29T21:45:00Z">
                        <w:rPr>
                          <w:rFonts w:ascii="Cambria Math" w:hAnsi="Cambria Math"/>
                        </w:rPr>
                        <m:t>M</m:t>
                      </w:ins>
                    </m:r>
                  </m:sup>
                </m:sSup>
                <m:r>
                  <w:ins w:id="407" w:author="Walgren, Patrick" w:date="2024-08-29T15:45:00Z" w16du:dateUtc="2024-08-29T21:45:00Z">
                    <w:rPr>
                      <w:rFonts w:ascii="Cambria Math" w:hAnsi="Cambria Math"/>
                    </w:rPr>
                    <m:t xml:space="preserve">, </m:t>
                  </w:ins>
                </m:r>
                <m:sSup>
                  <m:sSupPr>
                    <m:ctrlPr>
                      <w:ins w:id="408" w:author="Walgren, Patrick" w:date="2024-08-29T15:45:00Z" w16du:dateUtc="2024-08-29T21:45:00Z">
                        <w:rPr>
                          <w:rFonts w:ascii="Cambria Math" w:hAnsi="Cambria Math"/>
                          <w:i/>
                        </w:rPr>
                      </w:ins>
                    </m:ctrlPr>
                  </m:sSupPr>
                  <m:e>
                    <m:r>
                      <w:ins w:id="409" w:author="Walgren, Patrick" w:date="2024-08-29T15:45:00Z" w16du:dateUtc="2024-08-29T21:45:00Z">
                        <w:rPr>
                          <w:rFonts w:ascii="Cambria Math" w:hAnsi="Cambria Math"/>
                        </w:rPr>
                        <m:t>E</m:t>
                      </w:ins>
                    </m:r>
                  </m:e>
                  <m:sup>
                    <m:r>
                      <w:ins w:id="410" w:author="Walgren, Patrick" w:date="2024-08-29T15:45:00Z" w16du:dateUtc="2024-08-29T21:45:00Z">
                        <w:rPr>
                          <w:rFonts w:ascii="Cambria Math" w:hAnsi="Cambria Math"/>
                        </w:rPr>
                        <m:t>A</m:t>
                      </w:ins>
                    </m:r>
                  </m:sup>
                </m:sSup>
              </m:oMath>
            </m:oMathPara>
          </w:p>
        </w:tc>
        <w:tc>
          <w:tcPr>
            <w:tcW w:w="1152" w:type="dxa"/>
            <w:tcBorders>
              <w:top w:val="single" w:sz="4" w:space="0" w:color="auto"/>
            </w:tcBorders>
            <w:vAlign w:val="center"/>
          </w:tcPr>
          <w:p w14:paraId="0140ACA6" w14:textId="77777777" w:rsidR="001B2481" w:rsidRDefault="001B2481" w:rsidP="00CA769D">
            <w:pPr>
              <w:jc w:val="center"/>
              <w:rPr>
                <w:ins w:id="411" w:author="Walgren, Patrick" w:date="2024-08-29T15:45:00Z" w16du:dateUtc="2024-08-29T21:45:00Z"/>
              </w:rPr>
            </w:pPr>
            <w:ins w:id="412" w:author="Walgren, Patrick" w:date="2024-08-29T15:45:00Z" w16du:dateUtc="2024-08-29T21:45:00Z">
              <w:r>
                <w:t>Pa</w:t>
              </w:r>
            </w:ins>
          </w:p>
        </w:tc>
      </w:tr>
      <w:tr w:rsidR="001B2481" w14:paraId="4B94DEDC" w14:textId="77777777" w:rsidTr="00CA769D">
        <w:trPr>
          <w:ins w:id="413" w:author="Walgren, Patrick" w:date="2024-08-29T15:45:00Z"/>
        </w:trPr>
        <w:tc>
          <w:tcPr>
            <w:tcW w:w="5184" w:type="dxa"/>
          </w:tcPr>
          <w:p w14:paraId="1CD32166" w14:textId="77777777" w:rsidR="001B2481" w:rsidRDefault="001B2481" w:rsidP="00CA769D">
            <w:pPr>
              <w:rPr>
                <w:ins w:id="414" w:author="Walgren, Patrick" w:date="2024-08-29T15:45:00Z" w16du:dateUtc="2024-08-29T21:45:00Z"/>
              </w:rPr>
            </w:pPr>
            <w:ins w:id="415" w:author="Walgren, Patrick" w:date="2024-08-29T15:45:00Z" w16du:dateUtc="2024-08-29T21:45:00Z">
              <w:r>
                <w:t>Coefficient of thermal expansion</w:t>
              </w:r>
            </w:ins>
          </w:p>
        </w:tc>
        <w:tc>
          <w:tcPr>
            <w:tcW w:w="2304" w:type="dxa"/>
            <w:vAlign w:val="center"/>
          </w:tcPr>
          <w:p w14:paraId="6AB4FCCA" w14:textId="77777777" w:rsidR="001B2481" w:rsidRDefault="001B2481" w:rsidP="00CA769D">
            <w:pPr>
              <w:jc w:val="center"/>
              <w:rPr>
                <w:ins w:id="416" w:author="Walgren, Patrick" w:date="2024-08-29T15:45:00Z" w16du:dateUtc="2024-08-29T21:45:00Z"/>
                <w:rFonts w:ascii="Calibri" w:eastAsia="Calibri" w:hAnsi="Calibri" w:cs="Times New Roman"/>
              </w:rPr>
            </w:pPr>
            <m:oMathPara>
              <m:oMath>
                <m:r>
                  <w:ins w:id="417" w:author="Walgren, Patrick" w:date="2024-08-29T15:45:00Z" w16du:dateUtc="2024-08-29T21:45:00Z">
                    <w:rPr>
                      <w:rFonts w:ascii="Cambria Math" w:eastAsia="Calibri" w:hAnsi="Cambria Math" w:cs="Times New Roman"/>
                    </w:rPr>
                    <m:t>α</m:t>
                  </w:ins>
                </m:r>
              </m:oMath>
            </m:oMathPara>
          </w:p>
        </w:tc>
        <w:tc>
          <w:tcPr>
            <w:tcW w:w="1152" w:type="dxa"/>
            <w:vAlign w:val="center"/>
          </w:tcPr>
          <w:p w14:paraId="3C52B274" w14:textId="77777777" w:rsidR="001B2481" w:rsidRDefault="001B2481" w:rsidP="00CA769D">
            <w:pPr>
              <w:jc w:val="center"/>
              <w:rPr>
                <w:ins w:id="418" w:author="Walgren, Patrick" w:date="2024-08-29T15:45:00Z" w16du:dateUtc="2024-08-29T21:45:00Z"/>
              </w:rPr>
            </w:pPr>
            <w:ins w:id="419" w:author="Walgren, Patrick" w:date="2024-08-29T15:45:00Z" w16du:dateUtc="2024-08-29T21:45:00Z">
              <w:r>
                <w:t>1/K</w:t>
              </w:r>
            </w:ins>
          </w:p>
        </w:tc>
      </w:tr>
      <w:tr w:rsidR="001B2481" w14:paraId="0C9C2191" w14:textId="77777777" w:rsidTr="00CA769D">
        <w:trPr>
          <w:ins w:id="420" w:author="Walgren, Patrick" w:date="2024-08-29T15:45:00Z"/>
        </w:trPr>
        <w:tc>
          <w:tcPr>
            <w:tcW w:w="5184" w:type="dxa"/>
            <w:tcBorders>
              <w:bottom w:val="single" w:sz="4" w:space="0" w:color="auto"/>
            </w:tcBorders>
          </w:tcPr>
          <w:p w14:paraId="29368C25" w14:textId="77777777" w:rsidR="001B2481" w:rsidRPr="001A0D06" w:rsidRDefault="001B2481" w:rsidP="00CA769D">
            <w:pPr>
              <w:rPr>
                <w:ins w:id="421" w:author="Walgren, Patrick" w:date="2024-08-29T15:45:00Z" w16du:dateUtc="2024-08-29T21:45:00Z"/>
                <w:b/>
                <w:bCs/>
              </w:rPr>
            </w:pPr>
            <w:ins w:id="422" w:author="Walgren, Patrick" w:date="2024-08-29T15:45:00Z" w16du:dateUtc="2024-08-29T21:45:00Z">
              <w:r>
                <w:rPr>
                  <w:b/>
                  <w:bCs/>
                </w:rPr>
                <w:t>Transformation properties</w:t>
              </w:r>
            </w:ins>
          </w:p>
        </w:tc>
        <w:tc>
          <w:tcPr>
            <w:tcW w:w="2304" w:type="dxa"/>
            <w:tcBorders>
              <w:bottom w:val="single" w:sz="4" w:space="0" w:color="auto"/>
            </w:tcBorders>
            <w:vAlign w:val="center"/>
          </w:tcPr>
          <w:p w14:paraId="2CAB2256" w14:textId="77777777" w:rsidR="001B2481" w:rsidRDefault="001B2481" w:rsidP="00CA769D">
            <w:pPr>
              <w:jc w:val="center"/>
              <w:rPr>
                <w:ins w:id="423" w:author="Walgren, Patrick" w:date="2024-08-29T15:45:00Z" w16du:dateUtc="2024-08-29T21:45:00Z"/>
                <w:rFonts w:ascii="Calibri" w:eastAsia="Calibri" w:hAnsi="Calibri" w:cs="Times New Roman"/>
              </w:rPr>
            </w:pPr>
          </w:p>
        </w:tc>
        <w:tc>
          <w:tcPr>
            <w:tcW w:w="1152" w:type="dxa"/>
            <w:tcBorders>
              <w:bottom w:val="single" w:sz="4" w:space="0" w:color="auto"/>
            </w:tcBorders>
            <w:vAlign w:val="center"/>
          </w:tcPr>
          <w:p w14:paraId="3C510E3D" w14:textId="77777777" w:rsidR="001B2481" w:rsidRDefault="001B2481" w:rsidP="00CA769D">
            <w:pPr>
              <w:jc w:val="center"/>
              <w:rPr>
                <w:ins w:id="424" w:author="Walgren, Patrick" w:date="2024-08-29T15:45:00Z" w16du:dateUtc="2024-08-29T21:45:00Z"/>
              </w:rPr>
            </w:pPr>
          </w:p>
        </w:tc>
      </w:tr>
      <w:tr w:rsidR="001B2481" w14:paraId="6784E87C" w14:textId="77777777" w:rsidTr="00CA769D">
        <w:trPr>
          <w:ins w:id="425" w:author="Walgren, Patrick" w:date="2024-08-29T15:45:00Z"/>
        </w:trPr>
        <w:tc>
          <w:tcPr>
            <w:tcW w:w="5184" w:type="dxa"/>
            <w:tcBorders>
              <w:top w:val="single" w:sz="4" w:space="0" w:color="auto"/>
            </w:tcBorders>
          </w:tcPr>
          <w:p w14:paraId="5CC05E43" w14:textId="77777777" w:rsidR="001B2481" w:rsidRPr="001A0D06" w:rsidRDefault="001B2481" w:rsidP="00CA769D">
            <w:pPr>
              <w:rPr>
                <w:ins w:id="426" w:author="Walgren, Patrick" w:date="2024-08-29T15:45:00Z" w16du:dateUtc="2024-08-29T21:45:00Z"/>
              </w:rPr>
            </w:pPr>
            <w:ins w:id="427" w:author="Walgren, Patrick" w:date="2024-08-29T15:45:00Z" w16du:dateUtc="2024-08-29T21:45:00Z">
              <w:r>
                <w:t>Transformation temperatures</w:t>
              </w:r>
            </w:ins>
          </w:p>
        </w:tc>
        <w:tc>
          <w:tcPr>
            <w:tcW w:w="2304" w:type="dxa"/>
            <w:tcBorders>
              <w:top w:val="single" w:sz="4" w:space="0" w:color="auto"/>
            </w:tcBorders>
            <w:vAlign w:val="center"/>
          </w:tcPr>
          <w:p w14:paraId="5AED1F15" w14:textId="77777777" w:rsidR="001B2481" w:rsidRDefault="00000000" w:rsidP="00CA769D">
            <w:pPr>
              <w:jc w:val="center"/>
              <w:rPr>
                <w:ins w:id="428" w:author="Walgren, Patrick" w:date="2024-08-29T15:45:00Z" w16du:dateUtc="2024-08-29T21:45:00Z"/>
                <w:rFonts w:ascii="Calibri" w:eastAsia="Calibri" w:hAnsi="Calibri" w:cs="Times New Roman"/>
              </w:rPr>
            </w:pPr>
            <m:oMathPara>
              <m:oMath>
                <m:sSub>
                  <m:sSubPr>
                    <m:ctrlPr>
                      <w:ins w:id="429" w:author="Walgren, Patrick" w:date="2024-08-29T15:45:00Z" w16du:dateUtc="2024-08-29T21:45:00Z">
                        <w:rPr>
                          <w:rFonts w:ascii="Cambria Math" w:eastAsia="Calibri" w:hAnsi="Cambria Math" w:cs="Times New Roman"/>
                          <w:i/>
                        </w:rPr>
                      </w:ins>
                    </m:ctrlPr>
                  </m:sSubPr>
                  <m:e>
                    <m:r>
                      <w:ins w:id="430" w:author="Walgren, Patrick" w:date="2024-08-29T15:45:00Z" w16du:dateUtc="2024-08-29T21:45:00Z">
                        <w:rPr>
                          <w:rFonts w:ascii="Cambria Math" w:eastAsia="Calibri" w:hAnsi="Cambria Math" w:cs="Times New Roman"/>
                        </w:rPr>
                        <m:t>M</m:t>
                      </w:ins>
                    </m:r>
                  </m:e>
                  <m:sub>
                    <m:r>
                      <w:ins w:id="431" w:author="Walgren, Patrick" w:date="2024-08-29T15:45:00Z" w16du:dateUtc="2024-08-29T21:45:00Z">
                        <w:rPr>
                          <w:rFonts w:ascii="Cambria Math" w:eastAsia="Calibri" w:hAnsi="Cambria Math" w:cs="Times New Roman"/>
                        </w:rPr>
                        <m:t>s</m:t>
                      </w:ins>
                    </m:r>
                  </m:sub>
                </m:sSub>
                <m:r>
                  <w:ins w:id="432" w:author="Walgren, Patrick" w:date="2024-08-29T15:45:00Z" w16du:dateUtc="2024-08-29T21:45:00Z">
                    <w:rPr>
                      <w:rFonts w:ascii="Cambria Math" w:eastAsia="Calibri" w:hAnsi="Cambria Math" w:cs="Times New Roman"/>
                    </w:rPr>
                    <m:t xml:space="preserve">, </m:t>
                  </w:ins>
                </m:r>
                <m:sSub>
                  <m:sSubPr>
                    <m:ctrlPr>
                      <w:ins w:id="433" w:author="Walgren, Patrick" w:date="2024-08-29T15:45:00Z" w16du:dateUtc="2024-08-29T21:45:00Z">
                        <w:rPr>
                          <w:rFonts w:ascii="Cambria Math" w:eastAsia="Calibri" w:hAnsi="Cambria Math" w:cs="Times New Roman"/>
                          <w:i/>
                        </w:rPr>
                      </w:ins>
                    </m:ctrlPr>
                  </m:sSubPr>
                  <m:e>
                    <m:r>
                      <w:ins w:id="434" w:author="Walgren, Patrick" w:date="2024-08-29T15:45:00Z" w16du:dateUtc="2024-08-29T21:45:00Z">
                        <w:rPr>
                          <w:rFonts w:ascii="Cambria Math" w:eastAsia="Calibri" w:hAnsi="Cambria Math" w:cs="Times New Roman"/>
                        </w:rPr>
                        <m:t>M</m:t>
                      </w:ins>
                    </m:r>
                  </m:e>
                  <m:sub>
                    <m:r>
                      <w:ins w:id="435" w:author="Walgren, Patrick" w:date="2024-08-29T15:45:00Z" w16du:dateUtc="2024-08-29T21:45:00Z">
                        <w:rPr>
                          <w:rFonts w:ascii="Cambria Math" w:eastAsia="Calibri" w:hAnsi="Cambria Math" w:cs="Times New Roman"/>
                        </w:rPr>
                        <m:t>f</m:t>
                      </w:ins>
                    </m:r>
                  </m:sub>
                </m:sSub>
                <m:r>
                  <w:ins w:id="436" w:author="Walgren, Patrick" w:date="2024-08-29T15:45:00Z" w16du:dateUtc="2024-08-29T21:45:00Z">
                    <w:rPr>
                      <w:rFonts w:ascii="Cambria Math" w:eastAsia="Calibri" w:hAnsi="Cambria Math" w:cs="Times New Roman"/>
                    </w:rPr>
                    <m:t xml:space="preserve">, </m:t>
                  </w:ins>
                </m:r>
                <m:sSub>
                  <m:sSubPr>
                    <m:ctrlPr>
                      <w:ins w:id="437" w:author="Walgren, Patrick" w:date="2024-08-29T15:45:00Z" w16du:dateUtc="2024-08-29T21:45:00Z">
                        <w:rPr>
                          <w:rFonts w:ascii="Cambria Math" w:eastAsia="Calibri" w:hAnsi="Cambria Math" w:cs="Times New Roman"/>
                          <w:i/>
                        </w:rPr>
                      </w:ins>
                    </m:ctrlPr>
                  </m:sSubPr>
                  <m:e>
                    <m:r>
                      <w:ins w:id="438" w:author="Walgren, Patrick" w:date="2024-08-29T15:45:00Z" w16du:dateUtc="2024-08-29T21:45:00Z">
                        <w:rPr>
                          <w:rFonts w:ascii="Cambria Math" w:eastAsia="Calibri" w:hAnsi="Cambria Math" w:cs="Times New Roman"/>
                        </w:rPr>
                        <m:t>A</m:t>
                      </w:ins>
                    </m:r>
                  </m:e>
                  <m:sub>
                    <m:r>
                      <w:ins w:id="439" w:author="Walgren, Patrick" w:date="2024-08-29T15:45:00Z" w16du:dateUtc="2024-08-29T21:45:00Z">
                        <w:rPr>
                          <w:rFonts w:ascii="Cambria Math" w:eastAsia="Calibri" w:hAnsi="Cambria Math" w:cs="Times New Roman"/>
                        </w:rPr>
                        <m:t>s</m:t>
                      </w:ins>
                    </m:r>
                  </m:sub>
                </m:sSub>
                <m:r>
                  <w:ins w:id="440" w:author="Walgren, Patrick" w:date="2024-08-29T15:45:00Z" w16du:dateUtc="2024-08-29T21:45:00Z">
                    <w:rPr>
                      <w:rFonts w:ascii="Cambria Math" w:eastAsia="Calibri" w:hAnsi="Cambria Math" w:cs="Times New Roman"/>
                    </w:rPr>
                    <m:t xml:space="preserve">, </m:t>
                  </w:ins>
                </m:r>
                <m:sSub>
                  <m:sSubPr>
                    <m:ctrlPr>
                      <w:ins w:id="441" w:author="Walgren, Patrick" w:date="2024-08-29T15:45:00Z" w16du:dateUtc="2024-08-29T21:45:00Z">
                        <w:rPr>
                          <w:rFonts w:ascii="Cambria Math" w:eastAsia="Calibri" w:hAnsi="Cambria Math" w:cs="Times New Roman"/>
                          <w:i/>
                        </w:rPr>
                      </w:ins>
                    </m:ctrlPr>
                  </m:sSubPr>
                  <m:e>
                    <m:r>
                      <w:ins w:id="442" w:author="Walgren, Patrick" w:date="2024-08-29T15:45:00Z" w16du:dateUtc="2024-08-29T21:45:00Z">
                        <w:rPr>
                          <w:rFonts w:ascii="Cambria Math" w:eastAsia="Calibri" w:hAnsi="Cambria Math" w:cs="Times New Roman"/>
                        </w:rPr>
                        <m:t>A</m:t>
                      </w:ins>
                    </m:r>
                  </m:e>
                  <m:sub>
                    <m:r>
                      <w:ins w:id="443" w:author="Walgren, Patrick" w:date="2024-08-29T15:45:00Z" w16du:dateUtc="2024-08-29T21:45:00Z">
                        <w:rPr>
                          <w:rFonts w:ascii="Cambria Math" w:eastAsia="Calibri" w:hAnsi="Cambria Math" w:cs="Times New Roman"/>
                        </w:rPr>
                        <m:t>f</m:t>
                      </w:ins>
                    </m:r>
                  </m:sub>
                </m:sSub>
              </m:oMath>
            </m:oMathPara>
          </w:p>
        </w:tc>
        <w:tc>
          <w:tcPr>
            <w:tcW w:w="1152" w:type="dxa"/>
            <w:tcBorders>
              <w:top w:val="single" w:sz="4" w:space="0" w:color="auto"/>
            </w:tcBorders>
            <w:vAlign w:val="center"/>
          </w:tcPr>
          <w:p w14:paraId="55CE544D" w14:textId="77777777" w:rsidR="001B2481" w:rsidRDefault="001B2481" w:rsidP="00CA769D">
            <w:pPr>
              <w:jc w:val="center"/>
              <w:rPr>
                <w:ins w:id="444" w:author="Walgren, Patrick" w:date="2024-08-29T15:45:00Z" w16du:dateUtc="2024-08-29T21:45:00Z"/>
              </w:rPr>
            </w:pPr>
            <w:ins w:id="445" w:author="Walgren, Patrick" w:date="2024-08-29T15:45:00Z" w16du:dateUtc="2024-08-29T21:45:00Z">
              <w:r>
                <w:t>K</w:t>
              </w:r>
            </w:ins>
          </w:p>
        </w:tc>
      </w:tr>
      <w:tr w:rsidR="001B2481" w14:paraId="3AC79193" w14:textId="77777777" w:rsidTr="00CA769D">
        <w:trPr>
          <w:ins w:id="446" w:author="Walgren, Patrick" w:date="2024-08-29T15:45:00Z"/>
        </w:trPr>
        <w:tc>
          <w:tcPr>
            <w:tcW w:w="5184" w:type="dxa"/>
          </w:tcPr>
          <w:p w14:paraId="70D7C711" w14:textId="77777777" w:rsidR="001B2481" w:rsidRDefault="001B2481" w:rsidP="00CA769D">
            <w:pPr>
              <w:rPr>
                <w:ins w:id="447" w:author="Walgren, Patrick" w:date="2024-08-29T15:45:00Z" w16du:dateUtc="2024-08-29T21:45:00Z"/>
              </w:rPr>
            </w:pPr>
            <w:ins w:id="448" w:author="Walgren, Patrick" w:date="2024-08-29T15:45:00Z" w16du:dateUtc="2024-08-29T21:45:00Z">
              <w:r>
                <w:t>Stress-influence coefficients</w:t>
              </w:r>
            </w:ins>
          </w:p>
        </w:tc>
        <w:tc>
          <w:tcPr>
            <w:tcW w:w="2304" w:type="dxa"/>
            <w:vAlign w:val="center"/>
          </w:tcPr>
          <w:p w14:paraId="20FCD834" w14:textId="77777777" w:rsidR="001B2481" w:rsidRDefault="00000000" w:rsidP="00CA769D">
            <w:pPr>
              <w:jc w:val="center"/>
              <w:rPr>
                <w:ins w:id="449" w:author="Walgren, Patrick" w:date="2024-08-29T15:45:00Z" w16du:dateUtc="2024-08-29T21:45:00Z"/>
                <w:rFonts w:ascii="Calibri" w:eastAsia="Calibri" w:hAnsi="Calibri" w:cs="Times New Roman"/>
              </w:rPr>
            </w:pPr>
            <m:oMathPara>
              <m:oMath>
                <m:sSup>
                  <m:sSupPr>
                    <m:ctrlPr>
                      <w:ins w:id="450" w:author="Walgren, Patrick" w:date="2024-08-29T15:45:00Z" w16du:dateUtc="2024-08-29T21:45:00Z">
                        <w:rPr>
                          <w:rFonts w:ascii="Cambria Math" w:eastAsia="Calibri" w:hAnsi="Cambria Math" w:cs="Times New Roman"/>
                          <w:i/>
                        </w:rPr>
                      </w:ins>
                    </m:ctrlPr>
                  </m:sSupPr>
                  <m:e>
                    <m:r>
                      <w:ins w:id="451" w:author="Walgren, Patrick" w:date="2024-08-29T15:45:00Z" w16du:dateUtc="2024-08-29T21:45:00Z">
                        <w:rPr>
                          <w:rFonts w:ascii="Cambria Math" w:eastAsia="Calibri" w:hAnsi="Cambria Math" w:cs="Times New Roman"/>
                        </w:rPr>
                        <m:t>C</m:t>
                      </w:ins>
                    </m:r>
                  </m:e>
                  <m:sup>
                    <m:r>
                      <w:ins w:id="452" w:author="Walgren, Patrick" w:date="2024-08-29T15:45:00Z" w16du:dateUtc="2024-08-29T21:45:00Z">
                        <w:rPr>
                          <w:rFonts w:ascii="Cambria Math" w:eastAsia="Calibri" w:hAnsi="Cambria Math" w:cs="Times New Roman"/>
                        </w:rPr>
                        <m:t>M</m:t>
                      </w:ins>
                    </m:r>
                  </m:sup>
                </m:sSup>
                <m:r>
                  <w:ins w:id="453" w:author="Walgren, Patrick" w:date="2024-08-29T15:45:00Z" w16du:dateUtc="2024-08-29T21:45:00Z">
                    <w:rPr>
                      <w:rFonts w:ascii="Cambria Math" w:eastAsia="Calibri" w:hAnsi="Cambria Math" w:cs="Times New Roman"/>
                    </w:rPr>
                    <m:t xml:space="preserve">, </m:t>
                  </w:ins>
                </m:r>
                <m:sSup>
                  <m:sSupPr>
                    <m:ctrlPr>
                      <w:ins w:id="454" w:author="Walgren, Patrick" w:date="2024-08-29T15:45:00Z" w16du:dateUtc="2024-08-29T21:45:00Z">
                        <w:rPr>
                          <w:rFonts w:ascii="Cambria Math" w:eastAsia="Calibri" w:hAnsi="Cambria Math" w:cs="Times New Roman"/>
                          <w:i/>
                        </w:rPr>
                      </w:ins>
                    </m:ctrlPr>
                  </m:sSupPr>
                  <m:e>
                    <m:r>
                      <w:ins w:id="455" w:author="Walgren, Patrick" w:date="2024-08-29T15:45:00Z" w16du:dateUtc="2024-08-29T21:45:00Z">
                        <w:rPr>
                          <w:rFonts w:ascii="Cambria Math" w:eastAsia="Calibri" w:hAnsi="Cambria Math" w:cs="Times New Roman"/>
                        </w:rPr>
                        <m:t>C</m:t>
                      </w:ins>
                    </m:r>
                  </m:e>
                  <m:sup>
                    <m:r>
                      <w:ins w:id="456" w:author="Walgren, Patrick" w:date="2024-08-29T15:45:00Z" w16du:dateUtc="2024-08-29T21:45:00Z">
                        <w:rPr>
                          <w:rFonts w:ascii="Cambria Math" w:eastAsia="Calibri" w:hAnsi="Cambria Math" w:cs="Times New Roman"/>
                        </w:rPr>
                        <m:t>A</m:t>
                      </w:ins>
                    </m:r>
                  </m:sup>
                </m:sSup>
              </m:oMath>
            </m:oMathPara>
          </w:p>
        </w:tc>
        <w:tc>
          <w:tcPr>
            <w:tcW w:w="1152" w:type="dxa"/>
            <w:vAlign w:val="center"/>
          </w:tcPr>
          <w:p w14:paraId="1EFF14A4" w14:textId="77777777" w:rsidR="001B2481" w:rsidRDefault="001B2481" w:rsidP="00CA769D">
            <w:pPr>
              <w:jc w:val="center"/>
              <w:rPr>
                <w:ins w:id="457" w:author="Walgren, Patrick" w:date="2024-08-29T15:45:00Z" w16du:dateUtc="2024-08-29T21:45:00Z"/>
              </w:rPr>
            </w:pPr>
            <w:ins w:id="458" w:author="Walgren, Patrick" w:date="2024-08-29T15:45:00Z" w16du:dateUtc="2024-08-29T21:45:00Z">
              <w:r>
                <w:t>Pa/K</w:t>
              </w:r>
            </w:ins>
          </w:p>
        </w:tc>
      </w:tr>
      <w:tr w:rsidR="001B2481" w14:paraId="5F98A83B" w14:textId="77777777" w:rsidTr="00CA769D">
        <w:trPr>
          <w:ins w:id="459" w:author="Walgren, Patrick" w:date="2024-08-29T15:45:00Z"/>
        </w:trPr>
        <w:tc>
          <w:tcPr>
            <w:tcW w:w="5184" w:type="dxa"/>
            <w:tcBorders>
              <w:bottom w:val="single" w:sz="4" w:space="0" w:color="auto"/>
            </w:tcBorders>
          </w:tcPr>
          <w:p w14:paraId="15287E82" w14:textId="77777777" w:rsidR="001B2481" w:rsidRPr="001A0D06" w:rsidRDefault="001B2481" w:rsidP="00CA769D">
            <w:pPr>
              <w:rPr>
                <w:ins w:id="460" w:author="Walgren, Patrick" w:date="2024-08-29T15:45:00Z" w16du:dateUtc="2024-08-29T21:45:00Z"/>
                <w:b/>
                <w:bCs/>
              </w:rPr>
            </w:pPr>
            <w:ins w:id="461" w:author="Walgren, Patrick" w:date="2024-08-29T15:45:00Z" w16du:dateUtc="2024-08-29T21:45:00Z">
              <w:r>
                <w:rPr>
                  <w:b/>
                  <w:bCs/>
                </w:rPr>
                <w:t>Transformation strain properties</w:t>
              </w:r>
            </w:ins>
          </w:p>
        </w:tc>
        <w:tc>
          <w:tcPr>
            <w:tcW w:w="2304" w:type="dxa"/>
            <w:tcBorders>
              <w:bottom w:val="single" w:sz="4" w:space="0" w:color="auto"/>
            </w:tcBorders>
            <w:vAlign w:val="center"/>
          </w:tcPr>
          <w:p w14:paraId="4D8A0D5A" w14:textId="77777777" w:rsidR="001B2481" w:rsidRDefault="001B2481" w:rsidP="00CA769D">
            <w:pPr>
              <w:jc w:val="center"/>
              <w:rPr>
                <w:ins w:id="462" w:author="Walgren, Patrick" w:date="2024-08-29T15:45:00Z" w16du:dateUtc="2024-08-29T21:45:00Z"/>
                <w:rFonts w:ascii="Calibri" w:eastAsia="Calibri" w:hAnsi="Calibri" w:cs="Times New Roman"/>
              </w:rPr>
            </w:pPr>
          </w:p>
        </w:tc>
        <w:tc>
          <w:tcPr>
            <w:tcW w:w="1152" w:type="dxa"/>
            <w:tcBorders>
              <w:bottom w:val="single" w:sz="4" w:space="0" w:color="auto"/>
            </w:tcBorders>
            <w:vAlign w:val="center"/>
          </w:tcPr>
          <w:p w14:paraId="442F2484" w14:textId="77777777" w:rsidR="001B2481" w:rsidRDefault="001B2481" w:rsidP="00CA769D">
            <w:pPr>
              <w:jc w:val="center"/>
              <w:rPr>
                <w:ins w:id="463" w:author="Walgren, Patrick" w:date="2024-08-29T15:45:00Z" w16du:dateUtc="2024-08-29T21:45:00Z"/>
              </w:rPr>
            </w:pPr>
          </w:p>
        </w:tc>
      </w:tr>
      <w:tr w:rsidR="001B2481" w14:paraId="144D20A5" w14:textId="77777777" w:rsidTr="00CA769D">
        <w:trPr>
          <w:ins w:id="464" w:author="Walgren, Patrick" w:date="2024-08-29T15:45:00Z"/>
        </w:trPr>
        <w:tc>
          <w:tcPr>
            <w:tcW w:w="5184" w:type="dxa"/>
            <w:tcBorders>
              <w:top w:val="single" w:sz="4" w:space="0" w:color="auto"/>
            </w:tcBorders>
          </w:tcPr>
          <w:p w14:paraId="7E7AB5D3" w14:textId="77777777" w:rsidR="001B2481" w:rsidRPr="001A0D06" w:rsidRDefault="001B2481" w:rsidP="00CA769D">
            <w:pPr>
              <w:rPr>
                <w:ins w:id="465" w:author="Walgren, Patrick" w:date="2024-08-29T15:45:00Z" w16du:dateUtc="2024-08-29T21:45:00Z"/>
              </w:rPr>
            </w:pPr>
            <w:ins w:id="466" w:author="Walgren, Patrick" w:date="2024-08-29T15:45:00Z" w16du:dateUtc="2024-08-29T21:45:00Z">
              <w:r>
                <w:t>Minimum transformation strain</w:t>
              </w:r>
            </w:ins>
          </w:p>
        </w:tc>
        <w:tc>
          <w:tcPr>
            <w:tcW w:w="2304" w:type="dxa"/>
            <w:tcBorders>
              <w:top w:val="single" w:sz="4" w:space="0" w:color="auto"/>
            </w:tcBorders>
            <w:vAlign w:val="center"/>
          </w:tcPr>
          <w:p w14:paraId="449E4A0D" w14:textId="77777777" w:rsidR="001B2481" w:rsidRDefault="00000000" w:rsidP="00CA769D">
            <w:pPr>
              <w:jc w:val="center"/>
              <w:rPr>
                <w:ins w:id="467" w:author="Walgren, Patrick" w:date="2024-08-29T15:45:00Z" w16du:dateUtc="2024-08-29T21:45:00Z"/>
                <w:rFonts w:ascii="Calibri" w:eastAsia="Calibri" w:hAnsi="Calibri" w:cs="Times New Roman"/>
              </w:rPr>
            </w:pPr>
            <m:oMathPara>
              <m:oMath>
                <m:sSub>
                  <m:sSubPr>
                    <m:ctrlPr>
                      <w:ins w:id="468" w:author="Walgren, Patrick" w:date="2024-08-29T15:45:00Z" w16du:dateUtc="2024-08-29T21:45:00Z">
                        <w:rPr>
                          <w:rFonts w:ascii="Cambria Math" w:eastAsia="Calibri" w:hAnsi="Cambria Math" w:cs="Times New Roman"/>
                          <w:i/>
                        </w:rPr>
                      </w:ins>
                    </m:ctrlPr>
                  </m:sSubPr>
                  <m:e>
                    <m:r>
                      <w:ins w:id="469" w:author="Walgren, Patrick" w:date="2024-08-29T15:45:00Z" w16du:dateUtc="2024-08-29T21:45:00Z">
                        <w:rPr>
                          <w:rFonts w:ascii="Cambria Math" w:eastAsia="Calibri" w:hAnsi="Cambria Math" w:cs="Times New Roman"/>
                        </w:rPr>
                        <m:t>H</m:t>
                      </w:ins>
                    </m:r>
                  </m:e>
                  <m:sub>
                    <m:r>
                      <w:ins w:id="470" w:author="Walgren, Patrick" w:date="2024-08-29T15:45:00Z" w16du:dateUtc="2024-08-29T21:45:00Z">
                        <w:rPr>
                          <w:rFonts w:ascii="Cambria Math" w:eastAsia="Calibri" w:hAnsi="Cambria Math" w:cs="Times New Roman"/>
                        </w:rPr>
                        <m:t>min</m:t>
                      </w:ins>
                    </m:r>
                  </m:sub>
                </m:sSub>
              </m:oMath>
            </m:oMathPara>
          </w:p>
        </w:tc>
        <w:tc>
          <w:tcPr>
            <w:tcW w:w="1152" w:type="dxa"/>
            <w:tcBorders>
              <w:top w:val="single" w:sz="4" w:space="0" w:color="auto"/>
            </w:tcBorders>
            <w:vAlign w:val="center"/>
          </w:tcPr>
          <w:p w14:paraId="078BABDE" w14:textId="77777777" w:rsidR="001B2481" w:rsidRDefault="001B2481" w:rsidP="00CA769D">
            <w:pPr>
              <w:jc w:val="center"/>
              <w:rPr>
                <w:ins w:id="471" w:author="Walgren, Patrick" w:date="2024-08-29T15:45:00Z" w16du:dateUtc="2024-08-29T21:45:00Z"/>
              </w:rPr>
            </w:pPr>
            <w:ins w:id="472" w:author="Walgren, Patrick" w:date="2024-08-29T15:45:00Z" w16du:dateUtc="2024-08-29T21:45:00Z">
              <w:r>
                <w:t>mm/mm</w:t>
              </w:r>
            </w:ins>
          </w:p>
        </w:tc>
      </w:tr>
      <w:tr w:rsidR="001B2481" w14:paraId="755CE7AF" w14:textId="77777777" w:rsidTr="00CA769D">
        <w:trPr>
          <w:ins w:id="473" w:author="Walgren, Patrick" w:date="2024-08-29T15:45:00Z"/>
        </w:trPr>
        <w:tc>
          <w:tcPr>
            <w:tcW w:w="5184" w:type="dxa"/>
          </w:tcPr>
          <w:p w14:paraId="6DEA07DF" w14:textId="77777777" w:rsidR="001B2481" w:rsidRDefault="001B2481" w:rsidP="00CA769D">
            <w:pPr>
              <w:rPr>
                <w:ins w:id="474" w:author="Walgren, Patrick" w:date="2024-08-29T15:45:00Z" w16du:dateUtc="2024-08-29T21:45:00Z"/>
              </w:rPr>
            </w:pPr>
            <w:ins w:id="475" w:author="Walgren, Patrick" w:date="2024-08-29T15:45:00Z" w16du:dateUtc="2024-08-29T21:45:00Z">
              <w:r>
                <w:t>Maximum transformation strain</w:t>
              </w:r>
            </w:ins>
          </w:p>
        </w:tc>
        <w:tc>
          <w:tcPr>
            <w:tcW w:w="2304" w:type="dxa"/>
            <w:vAlign w:val="center"/>
          </w:tcPr>
          <w:p w14:paraId="463CDD1D" w14:textId="77777777" w:rsidR="001B2481" w:rsidRDefault="00000000" w:rsidP="00CA769D">
            <w:pPr>
              <w:jc w:val="center"/>
              <w:rPr>
                <w:ins w:id="476" w:author="Walgren, Patrick" w:date="2024-08-29T15:45:00Z" w16du:dateUtc="2024-08-29T21:45:00Z"/>
                <w:rFonts w:ascii="Calibri" w:eastAsia="Calibri" w:hAnsi="Calibri" w:cs="Times New Roman"/>
              </w:rPr>
            </w:pPr>
            <m:oMathPara>
              <m:oMath>
                <m:sSub>
                  <m:sSubPr>
                    <m:ctrlPr>
                      <w:ins w:id="477" w:author="Walgren, Patrick" w:date="2024-08-29T15:45:00Z" w16du:dateUtc="2024-08-29T21:45:00Z">
                        <w:rPr>
                          <w:rFonts w:ascii="Cambria Math" w:eastAsia="Calibri" w:hAnsi="Cambria Math" w:cs="Times New Roman"/>
                          <w:i/>
                        </w:rPr>
                      </w:ins>
                    </m:ctrlPr>
                  </m:sSubPr>
                  <m:e>
                    <m:r>
                      <w:ins w:id="478" w:author="Walgren, Patrick" w:date="2024-08-29T15:45:00Z" w16du:dateUtc="2024-08-29T21:45:00Z">
                        <w:rPr>
                          <w:rFonts w:ascii="Cambria Math" w:eastAsia="Calibri" w:hAnsi="Cambria Math" w:cs="Times New Roman"/>
                        </w:rPr>
                        <m:t>H</m:t>
                      </w:ins>
                    </m:r>
                  </m:e>
                  <m:sub>
                    <m:r>
                      <w:ins w:id="479" w:author="Walgren, Patrick" w:date="2024-08-29T15:45:00Z" w16du:dateUtc="2024-08-29T21:45:00Z">
                        <w:rPr>
                          <w:rFonts w:ascii="Cambria Math" w:eastAsia="Calibri" w:hAnsi="Cambria Math" w:cs="Times New Roman"/>
                        </w:rPr>
                        <m:t>max</m:t>
                      </w:ins>
                    </m:r>
                  </m:sub>
                </m:sSub>
              </m:oMath>
            </m:oMathPara>
          </w:p>
        </w:tc>
        <w:tc>
          <w:tcPr>
            <w:tcW w:w="1152" w:type="dxa"/>
            <w:vAlign w:val="center"/>
          </w:tcPr>
          <w:p w14:paraId="27FB78FA" w14:textId="77777777" w:rsidR="001B2481" w:rsidRDefault="001B2481" w:rsidP="00CA769D">
            <w:pPr>
              <w:jc w:val="center"/>
              <w:rPr>
                <w:ins w:id="480" w:author="Walgren, Patrick" w:date="2024-08-29T15:45:00Z" w16du:dateUtc="2024-08-29T21:45:00Z"/>
              </w:rPr>
            </w:pPr>
            <w:ins w:id="481" w:author="Walgren, Patrick" w:date="2024-08-29T15:45:00Z" w16du:dateUtc="2024-08-29T21:45:00Z">
              <w:r>
                <w:t>mm/mm</w:t>
              </w:r>
            </w:ins>
          </w:p>
        </w:tc>
      </w:tr>
      <w:tr w:rsidR="001B2481" w14:paraId="2C85B9C4" w14:textId="77777777" w:rsidTr="00CA769D">
        <w:trPr>
          <w:ins w:id="482" w:author="Walgren, Patrick" w:date="2024-08-29T15:45:00Z"/>
        </w:trPr>
        <w:tc>
          <w:tcPr>
            <w:tcW w:w="5184" w:type="dxa"/>
          </w:tcPr>
          <w:p w14:paraId="08310EC0" w14:textId="77777777" w:rsidR="001B2481" w:rsidRDefault="001B2481" w:rsidP="00CA769D">
            <w:pPr>
              <w:rPr>
                <w:ins w:id="483" w:author="Walgren, Patrick" w:date="2024-08-29T15:45:00Z" w16du:dateUtc="2024-08-29T21:45:00Z"/>
              </w:rPr>
            </w:pPr>
            <w:ins w:id="484" w:author="Walgren, Patrick" w:date="2024-08-29T15:45:00Z" w16du:dateUtc="2024-08-29T21:45:00Z">
              <w:r>
                <w:t>Critical stress at which transformation strain manifests</w:t>
              </w:r>
            </w:ins>
          </w:p>
        </w:tc>
        <w:tc>
          <w:tcPr>
            <w:tcW w:w="2304" w:type="dxa"/>
            <w:vAlign w:val="center"/>
          </w:tcPr>
          <w:p w14:paraId="5D0F9E0F" w14:textId="77777777" w:rsidR="001B2481" w:rsidRPr="001A0D06" w:rsidRDefault="00000000" w:rsidP="00CA769D">
            <w:pPr>
              <w:jc w:val="center"/>
              <w:rPr>
                <w:ins w:id="485" w:author="Walgren, Patrick" w:date="2024-08-29T15:45:00Z" w16du:dateUtc="2024-08-29T21:45:00Z"/>
                <w:rFonts w:ascii="Calibri" w:eastAsia="Calibri" w:hAnsi="Calibri" w:cs="Times New Roman"/>
                <w:vertAlign w:val="subscript"/>
              </w:rPr>
            </w:pPr>
            <m:oMathPara>
              <m:oMath>
                <m:sSub>
                  <m:sSubPr>
                    <m:ctrlPr>
                      <w:ins w:id="486" w:author="Walgren, Patrick" w:date="2024-08-29T15:45:00Z" w16du:dateUtc="2024-08-29T21:45:00Z">
                        <w:rPr>
                          <w:rFonts w:ascii="Cambria Math" w:eastAsia="Calibri" w:hAnsi="Cambria Math" w:cs="Times New Roman"/>
                          <w:i/>
                          <w:vertAlign w:val="subscript"/>
                        </w:rPr>
                      </w:ins>
                    </m:ctrlPr>
                  </m:sSubPr>
                  <m:e>
                    <m:r>
                      <w:ins w:id="487" w:author="Walgren, Patrick" w:date="2024-08-29T15:45:00Z" w16du:dateUtc="2024-08-29T21:45:00Z">
                        <w:rPr>
                          <w:rFonts w:ascii="Cambria Math" w:eastAsia="Calibri" w:hAnsi="Cambria Math" w:cs="Times New Roman"/>
                          <w:vertAlign w:val="subscript"/>
                        </w:rPr>
                        <m:t>σ</m:t>
                      </w:ins>
                    </m:r>
                  </m:e>
                  <m:sub>
                    <m:r>
                      <w:ins w:id="488" w:author="Walgren, Patrick" w:date="2024-08-29T15:45:00Z" w16du:dateUtc="2024-08-29T21:45:00Z">
                        <w:rPr>
                          <w:rFonts w:ascii="Cambria Math" w:eastAsia="Calibri" w:hAnsi="Cambria Math" w:cs="Times New Roman"/>
                          <w:vertAlign w:val="subscript"/>
                        </w:rPr>
                        <m:t>crit</m:t>
                      </w:ins>
                    </m:r>
                  </m:sub>
                </m:sSub>
              </m:oMath>
            </m:oMathPara>
          </w:p>
        </w:tc>
        <w:tc>
          <w:tcPr>
            <w:tcW w:w="1152" w:type="dxa"/>
            <w:vAlign w:val="center"/>
          </w:tcPr>
          <w:p w14:paraId="3B2F9C23" w14:textId="77777777" w:rsidR="001B2481" w:rsidRDefault="001B2481" w:rsidP="00CA769D">
            <w:pPr>
              <w:jc w:val="center"/>
              <w:rPr>
                <w:ins w:id="489" w:author="Walgren, Patrick" w:date="2024-08-29T15:45:00Z" w16du:dateUtc="2024-08-29T21:45:00Z"/>
              </w:rPr>
            </w:pPr>
            <w:ins w:id="490" w:author="Walgren, Patrick" w:date="2024-08-29T15:45:00Z" w16du:dateUtc="2024-08-29T21:45:00Z">
              <w:r>
                <w:t>Pa</w:t>
              </w:r>
            </w:ins>
          </w:p>
        </w:tc>
      </w:tr>
      <w:tr w:rsidR="001B2481" w14:paraId="39E5C37E" w14:textId="77777777" w:rsidTr="00CA769D">
        <w:trPr>
          <w:ins w:id="491" w:author="Walgren, Patrick" w:date="2024-08-29T15:45:00Z"/>
        </w:trPr>
        <w:tc>
          <w:tcPr>
            <w:tcW w:w="5184" w:type="dxa"/>
          </w:tcPr>
          <w:p w14:paraId="21345FE2" w14:textId="77777777" w:rsidR="001B2481" w:rsidRDefault="001B2481" w:rsidP="00CA769D">
            <w:pPr>
              <w:rPr>
                <w:ins w:id="492" w:author="Walgren, Patrick" w:date="2024-08-29T15:45:00Z" w16du:dateUtc="2024-08-29T21:45:00Z"/>
              </w:rPr>
            </w:pPr>
            <w:ins w:id="493" w:author="Walgren, Patrick" w:date="2024-08-29T15:45:00Z" w16du:dateUtc="2024-08-29T21:45:00Z">
              <w:r>
                <w:t>Transformation strain rise time</w:t>
              </w:r>
            </w:ins>
          </w:p>
        </w:tc>
        <w:tc>
          <w:tcPr>
            <w:tcW w:w="2304" w:type="dxa"/>
            <w:vAlign w:val="center"/>
          </w:tcPr>
          <w:p w14:paraId="714F261C" w14:textId="77777777" w:rsidR="001B2481" w:rsidRDefault="001B2481" w:rsidP="00CA769D">
            <w:pPr>
              <w:jc w:val="center"/>
              <w:rPr>
                <w:ins w:id="494" w:author="Walgren, Patrick" w:date="2024-08-29T15:45:00Z" w16du:dateUtc="2024-08-29T21:45:00Z"/>
                <w:rFonts w:ascii="Calibri" w:eastAsia="Calibri" w:hAnsi="Calibri" w:cs="Times New Roman"/>
                <w:vertAlign w:val="subscript"/>
              </w:rPr>
            </w:pPr>
            <m:oMathPara>
              <m:oMath>
                <m:r>
                  <w:ins w:id="495" w:author="Walgren, Patrick" w:date="2024-08-29T15:45:00Z" w16du:dateUtc="2024-08-29T21:45:00Z">
                    <w:rPr>
                      <w:rFonts w:ascii="Cambria Math" w:eastAsia="Calibri" w:hAnsi="Cambria Math" w:cs="Times New Roman"/>
                      <w:vertAlign w:val="subscript"/>
                    </w:rPr>
                    <m:t>k</m:t>
                  </w:ins>
                </m:r>
              </m:oMath>
            </m:oMathPara>
          </w:p>
        </w:tc>
        <w:tc>
          <w:tcPr>
            <w:tcW w:w="1152" w:type="dxa"/>
            <w:vAlign w:val="center"/>
          </w:tcPr>
          <w:p w14:paraId="0475E52E" w14:textId="77777777" w:rsidR="001B2481" w:rsidRDefault="001B2481" w:rsidP="00CA769D">
            <w:pPr>
              <w:jc w:val="center"/>
              <w:rPr>
                <w:ins w:id="496" w:author="Walgren, Patrick" w:date="2024-08-29T15:45:00Z" w16du:dateUtc="2024-08-29T21:45:00Z"/>
              </w:rPr>
            </w:pPr>
            <w:ins w:id="497" w:author="Walgren, Patrick" w:date="2024-08-29T15:45:00Z" w16du:dateUtc="2024-08-29T21:45:00Z">
              <w:r>
                <w:t>1/Pa</w:t>
              </w:r>
            </w:ins>
          </w:p>
        </w:tc>
      </w:tr>
      <w:tr w:rsidR="001B2481" w14:paraId="1F1FEED8" w14:textId="77777777" w:rsidTr="00CA769D">
        <w:trPr>
          <w:ins w:id="498" w:author="Walgren, Patrick" w:date="2024-08-29T15:45:00Z"/>
        </w:trPr>
        <w:tc>
          <w:tcPr>
            <w:tcW w:w="5184" w:type="dxa"/>
            <w:tcBorders>
              <w:bottom w:val="single" w:sz="4" w:space="0" w:color="auto"/>
            </w:tcBorders>
          </w:tcPr>
          <w:p w14:paraId="3E8991F0" w14:textId="77777777" w:rsidR="001B2481" w:rsidRPr="001123FD" w:rsidRDefault="001B2481" w:rsidP="00CA769D">
            <w:pPr>
              <w:rPr>
                <w:ins w:id="499" w:author="Walgren, Patrick" w:date="2024-08-29T15:45:00Z" w16du:dateUtc="2024-08-29T21:45:00Z"/>
                <w:b/>
                <w:bCs/>
              </w:rPr>
            </w:pPr>
            <w:ins w:id="500" w:author="Walgren, Patrick" w:date="2024-08-29T15:45:00Z" w16du:dateUtc="2024-08-29T21:45:00Z">
              <w:r>
                <w:rPr>
                  <w:b/>
                  <w:bCs/>
                </w:rPr>
                <w:t>Smooth hardening properties</w:t>
              </w:r>
            </w:ins>
          </w:p>
        </w:tc>
        <w:tc>
          <w:tcPr>
            <w:tcW w:w="2304" w:type="dxa"/>
            <w:tcBorders>
              <w:bottom w:val="single" w:sz="4" w:space="0" w:color="auto"/>
            </w:tcBorders>
            <w:vAlign w:val="center"/>
          </w:tcPr>
          <w:p w14:paraId="3EB083DF" w14:textId="77777777" w:rsidR="001B2481" w:rsidRDefault="001B2481" w:rsidP="00CA769D">
            <w:pPr>
              <w:jc w:val="center"/>
              <w:rPr>
                <w:ins w:id="501" w:author="Walgren, Patrick" w:date="2024-08-29T15:45:00Z" w16du:dateUtc="2024-08-29T21:45:00Z"/>
                <w:rFonts w:ascii="Calibri" w:eastAsia="Calibri" w:hAnsi="Calibri" w:cs="Times New Roman"/>
                <w:vertAlign w:val="subscript"/>
              </w:rPr>
            </w:pPr>
          </w:p>
        </w:tc>
        <w:tc>
          <w:tcPr>
            <w:tcW w:w="1152" w:type="dxa"/>
            <w:tcBorders>
              <w:bottom w:val="single" w:sz="4" w:space="0" w:color="auto"/>
            </w:tcBorders>
            <w:vAlign w:val="center"/>
          </w:tcPr>
          <w:p w14:paraId="14BFDA21" w14:textId="77777777" w:rsidR="001B2481" w:rsidRDefault="001B2481" w:rsidP="00CA769D">
            <w:pPr>
              <w:jc w:val="center"/>
              <w:rPr>
                <w:ins w:id="502" w:author="Walgren, Patrick" w:date="2024-08-29T15:45:00Z" w16du:dateUtc="2024-08-29T21:45:00Z"/>
              </w:rPr>
            </w:pPr>
          </w:p>
        </w:tc>
      </w:tr>
      <w:tr w:rsidR="001B2481" w14:paraId="3F6A92FA" w14:textId="77777777" w:rsidTr="00CA769D">
        <w:trPr>
          <w:ins w:id="503" w:author="Walgren, Patrick" w:date="2024-08-29T15:45:00Z"/>
        </w:trPr>
        <w:tc>
          <w:tcPr>
            <w:tcW w:w="5184" w:type="dxa"/>
            <w:tcBorders>
              <w:top w:val="single" w:sz="4" w:space="0" w:color="auto"/>
            </w:tcBorders>
          </w:tcPr>
          <w:p w14:paraId="271A998E" w14:textId="77777777" w:rsidR="001B2481" w:rsidRPr="001123FD" w:rsidRDefault="001B2481" w:rsidP="00CA769D">
            <w:pPr>
              <w:rPr>
                <w:ins w:id="504" w:author="Walgren, Patrick" w:date="2024-08-29T15:45:00Z" w16du:dateUtc="2024-08-29T21:45:00Z"/>
              </w:rPr>
            </w:pPr>
            <w:ins w:id="505" w:author="Walgren, Patrick" w:date="2024-08-29T15:45:00Z" w16du:dateUtc="2024-08-29T21:45:00Z">
              <w:r>
                <w:t>Smooth hardening coefficients</w:t>
              </w:r>
            </w:ins>
          </w:p>
        </w:tc>
        <w:tc>
          <w:tcPr>
            <w:tcW w:w="2304" w:type="dxa"/>
            <w:tcBorders>
              <w:top w:val="single" w:sz="4" w:space="0" w:color="auto"/>
            </w:tcBorders>
            <w:vAlign w:val="center"/>
          </w:tcPr>
          <w:p w14:paraId="4281A232" w14:textId="77777777" w:rsidR="001B2481" w:rsidRDefault="00000000" w:rsidP="00CA769D">
            <w:pPr>
              <w:jc w:val="center"/>
              <w:rPr>
                <w:ins w:id="506" w:author="Walgren, Patrick" w:date="2024-08-29T15:45:00Z" w16du:dateUtc="2024-08-29T21:45:00Z"/>
                <w:rFonts w:ascii="Calibri" w:eastAsia="Calibri" w:hAnsi="Calibri" w:cs="Times New Roman"/>
                <w:vertAlign w:val="subscript"/>
              </w:rPr>
            </w:pPr>
            <m:oMathPara>
              <m:oMath>
                <m:sSub>
                  <m:sSubPr>
                    <m:ctrlPr>
                      <w:ins w:id="507" w:author="Walgren, Patrick" w:date="2024-08-29T15:45:00Z" w16du:dateUtc="2024-08-29T21:45:00Z">
                        <w:rPr>
                          <w:rFonts w:ascii="Cambria Math" w:eastAsia="Calibri" w:hAnsi="Cambria Math" w:cs="Times New Roman"/>
                          <w:i/>
                          <w:vertAlign w:val="subscript"/>
                        </w:rPr>
                      </w:ins>
                    </m:ctrlPr>
                  </m:sSubPr>
                  <m:e>
                    <m:r>
                      <w:ins w:id="508" w:author="Walgren, Patrick" w:date="2024-08-29T15:45:00Z" w16du:dateUtc="2024-08-29T21:45:00Z">
                        <w:rPr>
                          <w:rFonts w:ascii="Cambria Math" w:eastAsia="Calibri" w:hAnsi="Cambria Math" w:cs="Times New Roman"/>
                          <w:vertAlign w:val="subscript"/>
                        </w:rPr>
                        <m:t>n</m:t>
                      </w:ins>
                    </m:r>
                  </m:e>
                  <m:sub>
                    <m:r>
                      <w:ins w:id="509" w:author="Walgren, Patrick" w:date="2024-08-29T15:45:00Z" w16du:dateUtc="2024-08-29T21:45:00Z">
                        <w:rPr>
                          <w:rFonts w:ascii="Cambria Math" w:eastAsia="Calibri" w:hAnsi="Cambria Math" w:cs="Times New Roman"/>
                          <w:vertAlign w:val="subscript"/>
                        </w:rPr>
                        <m:t>1</m:t>
                      </w:ins>
                    </m:r>
                  </m:sub>
                </m:sSub>
                <m:r>
                  <w:ins w:id="510" w:author="Walgren, Patrick" w:date="2024-08-29T15:45:00Z" w16du:dateUtc="2024-08-29T21:45:00Z">
                    <w:rPr>
                      <w:rFonts w:ascii="Cambria Math" w:eastAsia="Calibri" w:hAnsi="Cambria Math" w:cs="Times New Roman"/>
                      <w:vertAlign w:val="subscript"/>
                    </w:rPr>
                    <m:t xml:space="preserve">, </m:t>
                  </w:ins>
                </m:r>
                <m:sSub>
                  <m:sSubPr>
                    <m:ctrlPr>
                      <w:ins w:id="511" w:author="Walgren, Patrick" w:date="2024-08-29T15:45:00Z" w16du:dateUtc="2024-08-29T21:45:00Z">
                        <w:rPr>
                          <w:rFonts w:ascii="Cambria Math" w:eastAsia="Calibri" w:hAnsi="Cambria Math" w:cs="Times New Roman"/>
                          <w:i/>
                          <w:vertAlign w:val="subscript"/>
                        </w:rPr>
                      </w:ins>
                    </m:ctrlPr>
                  </m:sSubPr>
                  <m:e>
                    <m:r>
                      <w:ins w:id="512" w:author="Walgren, Patrick" w:date="2024-08-29T15:45:00Z" w16du:dateUtc="2024-08-29T21:45:00Z">
                        <w:rPr>
                          <w:rFonts w:ascii="Cambria Math" w:eastAsia="Calibri" w:hAnsi="Cambria Math" w:cs="Times New Roman"/>
                          <w:vertAlign w:val="subscript"/>
                        </w:rPr>
                        <m:t>n</m:t>
                      </w:ins>
                    </m:r>
                  </m:e>
                  <m:sub>
                    <m:r>
                      <w:ins w:id="513" w:author="Walgren, Patrick" w:date="2024-08-29T15:45:00Z" w16du:dateUtc="2024-08-29T21:45:00Z">
                        <w:rPr>
                          <w:rFonts w:ascii="Cambria Math" w:eastAsia="Calibri" w:hAnsi="Cambria Math" w:cs="Times New Roman"/>
                          <w:vertAlign w:val="subscript"/>
                        </w:rPr>
                        <m:t>2</m:t>
                      </w:ins>
                    </m:r>
                  </m:sub>
                </m:sSub>
                <m:r>
                  <w:ins w:id="514" w:author="Walgren, Patrick" w:date="2024-08-29T15:45:00Z" w16du:dateUtc="2024-08-29T21:45:00Z">
                    <w:rPr>
                      <w:rFonts w:ascii="Cambria Math" w:eastAsia="Calibri" w:hAnsi="Cambria Math" w:cs="Times New Roman"/>
                      <w:vertAlign w:val="subscript"/>
                    </w:rPr>
                    <m:t xml:space="preserve">, </m:t>
                  </w:ins>
                </m:r>
                <m:sSub>
                  <m:sSubPr>
                    <m:ctrlPr>
                      <w:ins w:id="515" w:author="Walgren, Patrick" w:date="2024-08-29T15:45:00Z" w16du:dateUtc="2024-08-29T21:45:00Z">
                        <w:rPr>
                          <w:rFonts w:ascii="Cambria Math" w:eastAsia="Calibri" w:hAnsi="Cambria Math" w:cs="Times New Roman"/>
                          <w:i/>
                          <w:vertAlign w:val="subscript"/>
                        </w:rPr>
                      </w:ins>
                    </m:ctrlPr>
                  </m:sSubPr>
                  <m:e>
                    <m:r>
                      <w:ins w:id="516" w:author="Walgren, Patrick" w:date="2024-08-29T15:45:00Z" w16du:dateUtc="2024-08-29T21:45:00Z">
                        <w:rPr>
                          <w:rFonts w:ascii="Cambria Math" w:eastAsia="Calibri" w:hAnsi="Cambria Math" w:cs="Times New Roman"/>
                          <w:vertAlign w:val="subscript"/>
                        </w:rPr>
                        <m:t>n</m:t>
                      </w:ins>
                    </m:r>
                  </m:e>
                  <m:sub>
                    <m:r>
                      <w:ins w:id="517" w:author="Walgren, Patrick" w:date="2024-08-29T15:45:00Z" w16du:dateUtc="2024-08-29T21:45:00Z">
                        <w:rPr>
                          <w:rFonts w:ascii="Cambria Math" w:eastAsia="Calibri" w:hAnsi="Cambria Math" w:cs="Times New Roman"/>
                          <w:vertAlign w:val="subscript"/>
                        </w:rPr>
                        <m:t>3</m:t>
                      </w:ins>
                    </m:r>
                  </m:sub>
                </m:sSub>
                <m:r>
                  <w:ins w:id="518" w:author="Walgren, Patrick" w:date="2024-08-29T15:45:00Z" w16du:dateUtc="2024-08-29T21:45:00Z">
                    <w:rPr>
                      <w:rFonts w:ascii="Cambria Math" w:eastAsia="Calibri" w:hAnsi="Cambria Math" w:cs="Times New Roman"/>
                      <w:vertAlign w:val="subscript"/>
                    </w:rPr>
                    <m:t>,</m:t>
                  </w:ins>
                </m:r>
                <m:sSub>
                  <m:sSubPr>
                    <m:ctrlPr>
                      <w:ins w:id="519" w:author="Walgren, Patrick" w:date="2024-08-29T15:45:00Z" w16du:dateUtc="2024-08-29T21:45:00Z">
                        <w:rPr>
                          <w:rFonts w:ascii="Cambria Math" w:eastAsia="Calibri" w:hAnsi="Cambria Math" w:cs="Times New Roman"/>
                          <w:i/>
                          <w:vertAlign w:val="subscript"/>
                        </w:rPr>
                      </w:ins>
                    </m:ctrlPr>
                  </m:sSubPr>
                  <m:e>
                    <m:r>
                      <w:ins w:id="520" w:author="Walgren, Patrick" w:date="2024-08-29T15:45:00Z" w16du:dateUtc="2024-08-29T21:45:00Z">
                        <w:rPr>
                          <w:rFonts w:ascii="Cambria Math" w:eastAsia="Calibri" w:hAnsi="Cambria Math" w:cs="Times New Roman"/>
                          <w:vertAlign w:val="subscript"/>
                        </w:rPr>
                        <m:t>n</m:t>
                      </w:ins>
                    </m:r>
                  </m:e>
                  <m:sub>
                    <m:r>
                      <w:ins w:id="521" w:author="Walgren, Patrick" w:date="2024-08-29T15:45:00Z" w16du:dateUtc="2024-08-29T21:45:00Z">
                        <w:rPr>
                          <w:rFonts w:ascii="Cambria Math" w:eastAsia="Calibri" w:hAnsi="Cambria Math" w:cs="Times New Roman"/>
                          <w:vertAlign w:val="subscript"/>
                        </w:rPr>
                        <m:t>4</m:t>
                      </w:ins>
                    </m:r>
                  </m:sub>
                </m:sSub>
              </m:oMath>
            </m:oMathPara>
          </w:p>
        </w:tc>
        <w:tc>
          <w:tcPr>
            <w:tcW w:w="1152" w:type="dxa"/>
            <w:tcBorders>
              <w:top w:val="single" w:sz="4" w:space="0" w:color="auto"/>
            </w:tcBorders>
            <w:vAlign w:val="center"/>
          </w:tcPr>
          <w:p w14:paraId="02382831" w14:textId="77777777" w:rsidR="001B2481" w:rsidRDefault="001B2481" w:rsidP="00CA769D">
            <w:pPr>
              <w:jc w:val="center"/>
              <w:rPr>
                <w:ins w:id="522" w:author="Walgren, Patrick" w:date="2024-08-29T15:45:00Z" w16du:dateUtc="2024-08-29T21:45:00Z"/>
              </w:rPr>
            </w:pPr>
            <w:ins w:id="523" w:author="Walgren, Patrick" w:date="2024-08-29T15:45:00Z" w16du:dateUtc="2024-08-29T21:45:00Z">
              <w:r>
                <w:t>-</w:t>
              </w:r>
            </w:ins>
          </w:p>
        </w:tc>
      </w:tr>
    </w:tbl>
    <w:p w14:paraId="76955CFB" w14:textId="77777777" w:rsidR="001B2481" w:rsidRDefault="001B2481" w:rsidP="001B2481">
      <w:pPr>
        <w:rPr>
          <w:ins w:id="524" w:author="Walgren, Patrick" w:date="2024-08-29T15:45:00Z" w16du:dateUtc="2024-08-29T21:45:00Z"/>
        </w:rPr>
      </w:pPr>
    </w:p>
    <w:p w14:paraId="5B1D0A0F" w14:textId="77777777" w:rsidR="001B2481" w:rsidRPr="00156251" w:rsidRDefault="001B2481" w:rsidP="001B2481">
      <w:pPr>
        <w:rPr>
          <w:ins w:id="525" w:author="Walgren, Patrick" w:date="2024-08-29T15:45:00Z" w16du:dateUtc="2024-08-29T21:45:00Z"/>
        </w:rPr>
      </w:pPr>
      <w:ins w:id="526" w:author="Walgren, Patrick" w:date="2024-08-29T15:45:00Z" w16du:dateUtc="2024-08-29T21:45:00Z">
        <w:r w:rsidRPr="00156251">
          <w:lastRenderedPageBreak/>
          <w:t>The Lagoudas one-dimensional constitutive model comprises four interdependent parameter groups.</w:t>
        </w:r>
      </w:ins>
    </w:p>
    <w:p w14:paraId="0417CB7A" w14:textId="77777777" w:rsidR="001B2481" w:rsidRPr="00156251" w:rsidRDefault="001B2481" w:rsidP="001B2481">
      <w:pPr>
        <w:pStyle w:val="ListParagraph"/>
        <w:numPr>
          <w:ilvl w:val="0"/>
          <w:numId w:val="6"/>
        </w:numPr>
        <w:rPr>
          <w:ins w:id="527" w:author="Walgren, Patrick" w:date="2024-08-29T15:45:00Z" w16du:dateUtc="2024-08-29T21:45:00Z"/>
        </w:rPr>
      </w:pPr>
      <w:ins w:id="528" w:author="Walgren, Patrick" w:date="2024-08-29T15:45:00Z" w16du:dateUtc="2024-08-29T21:45:00Z">
        <w:r>
          <w:rPr>
            <w:b/>
            <w:bCs/>
          </w:rPr>
          <w:t xml:space="preserve">Thermoelastic properties </w:t>
        </w:r>
        <w:r>
          <w:t>include the elastic moduli for each material phase (</w:t>
        </w:r>
      </w:ins>
      <m:oMath>
        <m:sSup>
          <m:sSupPr>
            <m:ctrlPr>
              <w:ins w:id="529" w:author="Walgren, Patrick" w:date="2024-08-29T15:45:00Z" w16du:dateUtc="2024-08-29T21:45:00Z">
                <w:rPr>
                  <w:rFonts w:ascii="Cambria Math" w:hAnsi="Cambria Math"/>
                  <w:i/>
                </w:rPr>
              </w:ins>
            </m:ctrlPr>
          </m:sSupPr>
          <m:e>
            <m:r>
              <w:ins w:id="530" w:author="Walgren, Patrick" w:date="2024-08-29T15:45:00Z" w16du:dateUtc="2024-08-29T21:45:00Z">
                <w:rPr>
                  <w:rFonts w:ascii="Cambria Math" w:hAnsi="Cambria Math"/>
                </w:rPr>
                <m:t>E</m:t>
              </w:ins>
            </m:r>
          </m:e>
          <m:sup>
            <m:r>
              <w:ins w:id="531" w:author="Walgren, Patrick" w:date="2024-08-29T15:45:00Z" w16du:dateUtc="2024-08-29T21:45:00Z">
                <w:rPr>
                  <w:rFonts w:ascii="Cambria Math" w:hAnsi="Cambria Math"/>
                </w:rPr>
                <m:t>A</m:t>
              </w:ins>
            </m:r>
          </m:sup>
        </m:sSup>
      </m:oMath>
      <w:ins w:id="532" w:author="Walgren, Patrick" w:date="2024-08-29T15:45:00Z" w16du:dateUtc="2024-08-29T21:45:00Z">
        <w:r>
          <w:rPr>
            <w:rFonts w:eastAsiaTheme="minorEastAsia"/>
          </w:rPr>
          <w:t xml:space="preserve"> and </w:t>
        </w:r>
      </w:ins>
      <m:oMath>
        <m:sSup>
          <m:sSupPr>
            <m:ctrlPr>
              <w:ins w:id="533" w:author="Walgren, Patrick" w:date="2024-08-29T15:45:00Z" w16du:dateUtc="2024-08-29T21:45:00Z">
                <w:rPr>
                  <w:rFonts w:ascii="Cambria Math" w:eastAsiaTheme="minorEastAsia" w:hAnsi="Cambria Math"/>
                  <w:i/>
                </w:rPr>
              </w:ins>
            </m:ctrlPr>
          </m:sSupPr>
          <m:e>
            <m:r>
              <w:ins w:id="534" w:author="Walgren, Patrick" w:date="2024-08-29T15:45:00Z" w16du:dateUtc="2024-08-29T21:45:00Z">
                <w:rPr>
                  <w:rFonts w:ascii="Cambria Math" w:eastAsiaTheme="minorEastAsia" w:hAnsi="Cambria Math"/>
                </w:rPr>
                <m:t>E</m:t>
              </w:ins>
            </m:r>
          </m:e>
          <m:sup>
            <m:r>
              <w:ins w:id="535" w:author="Walgren, Patrick" w:date="2024-08-29T15:45:00Z" w16du:dateUtc="2024-08-29T21:45:00Z">
                <w:rPr>
                  <w:rFonts w:ascii="Cambria Math" w:eastAsiaTheme="minorEastAsia" w:hAnsi="Cambria Math"/>
                </w:rPr>
                <m:t>M</m:t>
              </w:ins>
            </m:r>
          </m:sup>
        </m:sSup>
      </m:oMath>
      <w:ins w:id="536" w:author="Walgren, Patrick" w:date="2024-08-29T15:45:00Z" w16du:dateUtc="2024-08-29T21:45:00Z">
        <w:r>
          <w:rPr>
            <w:rFonts w:eastAsiaTheme="minorEastAsia"/>
          </w:rPr>
          <w:t xml:space="preserve"> for austenite and martensite, respectively) and the coefficient of thermal expansion </w:t>
        </w:r>
      </w:ins>
      <m:oMath>
        <m:r>
          <w:ins w:id="537" w:author="Walgren, Patrick" w:date="2024-08-29T15:45:00Z" w16du:dateUtc="2024-08-29T21:45:00Z">
            <w:rPr>
              <w:rFonts w:ascii="Cambria Math" w:eastAsiaTheme="minorEastAsia" w:hAnsi="Cambria Math"/>
            </w:rPr>
            <m:t>α</m:t>
          </w:ins>
        </m:r>
      </m:oMath>
      <w:ins w:id="538" w:author="Walgren, Patrick" w:date="2024-08-29T15:45:00Z" w16du:dateUtc="2024-08-29T21:45:00Z">
        <w:r>
          <w:rPr>
            <w:rFonts w:eastAsiaTheme="minorEastAsia"/>
          </w:rPr>
          <w:t>. Note this model formulation assumes the coefficient of thermal expansion is constant with respect to material phase; this allows the use of simpler nonlinear solution methods (i.e., Convex Cutting Plane).</w:t>
        </w:r>
      </w:ins>
    </w:p>
    <w:p w14:paraId="1FE5BB9F" w14:textId="77777777" w:rsidR="001B2481" w:rsidRPr="00A15DC6" w:rsidRDefault="001B2481" w:rsidP="001B2481">
      <w:pPr>
        <w:pStyle w:val="ListParagraph"/>
        <w:numPr>
          <w:ilvl w:val="0"/>
          <w:numId w:val="6"/>
        </w:numPr>
        <w:rPr>
          <w:ins w:id="539" w:author="Walgren, Patrick" w:date="2024-08-29T15:45:00Z" w16du:dateUtc="2024-08-29T21:45:00Z"/>
        </w:rPr>
      </w:pPr>
      <w:ins w:id="540" w:author="Walgren, Patrick" w:date="2024-08-29T15:45:00Z" w16du:dateUtc="2024-08-29T21:45:00Z">
        <w:r>
          <w:rPr>
            <w:b/>
            <w:bCs/>
          </w:rPr>
          <w:t>Transformation properties</w:t>
        </w:r>
        <w:r>
          <w:t xml:space="preserve"> include zero-stress transformation temperatures </w:t>
        </w:r>
      </w:ins>
      <m:oMath>
        <m:sSub>
          <m:sSubPr>
            <m:ctrlPr>
              <w:ins w:id="541" w:author="Walgren, Patrick" w:date="2024-08-29T15:45:00Z" w16du:dateUtc="2024-08-29T21:45:00Z">
                <w:rPr>
                  <w:rFonts w:ascii="Cambria Math" w:eastAsia="Calibri" w:hAnsi="Cambria Math" w:cs="Times New Roman"/>
                  <w:i/>
                </w:rPr>
              </w:ins>
            </m:ctrlPr>
          </m:sSubPr>
          <m:e>
            <m:r>
              <w:ins w:id="542" w:author="Walgren, Patrick" w:date="2024-08-29T15:45:00Z" w16du:dateUtc="2024-08-29T21:45:00Z">
                <w:rPr>
                  <w:rFonts w:ascii="Cambria Math" w:eastAsia="Calibri" w:hAnsi="Cambria Math" w:cs="Times New Roman"/>
                </w:rPr>
                <m:t>M</m:t>
              </w:ins>
            </m:r>
          </m:e>
          <m:sub>
            <m:r>
              <w:ins w:id="543" w:author="Walgren, Patrick" w:date="2024-08-29T15:45:00Z" w16du:dateUtc="2024-08-29T21:45:00Z">
                <w:rPr>
                  <w:rFonts w:ascii="Cambria Math" w:eastAsia="Calibri" w:hAnsi="Cambria Math" w:cs="Times New Roman"/>
                </w:rPr>
                <m:t>s</m:t>
              </w:ins>
            </m:r>
          </m:sub>
        </m:sSub>
        <m:r>
          <w:ins w:id="544" w:author="Walgren, Patrick" w:date="2024-08-29T15:45:00Z" w16du:dateUtc="2024-08-29T21:45:00Z">
            <w:rPr>
              <w:rFonts w:ascii="Cambria Math" w:eastAsia="Calibri" w:hAnsi="Cambria Math" w:cs="Times New Roman"/>
            </w:rPr>
            <m:t xml:space="preserve">, </m:t>
          </w:ins>
        </m:r>
        <m:sSub>
          <m:sSubPr>
            <m:ctrlPr>
              <w:ins w:id="545" w:author="Walgren, Patrick" w:date="2024-08-29T15:45:00Z" w16du:dateUtc="2024-08-29T21:45:00Z">
                <w:rPr>
                  <w:rFonts w:ascii="Cambria Math" w:eastAsia="Calibri" w:hAnsi="Cambria Math" w:cs="Times New Roman"/>
                  <w:i/>
                </w:rPr>
              </w:ins>
            </m:ctrlPr>
          </m:sSubPr>
          <m:e>
            <m:r>
              <w:ins w:id="546" w:author="Walgren, Patrick" w:date="2024-08-29T15:45:00Z" w16du:dateUtc="2024-08-29T21:45:00Z">
                <w:rPr>
                  <w:rFonts w:ascii="Cambria Math" w:eastAsia="Calibri" w:hAnsi="Cambria Math" w:cs="Times New Roman"/>
                </w:rPr>
                <m:t>M</m:t>
              </w:ins>
            </m:r>
          </m:e>
          <m:sub>
            <m:r>
              <w:ins w:id="547" w:author="Walgren, Patrick" w:date="2024-08-29T15:45:00Z" w16du:dateUtc="2024-08-29T21:45:00Z">
                <w:rPr>
                  <w:rFonts w:ascii="Cambria Math" w:eastAsia="Calibri" w:hAnsi="Cambria Math" w:cs="Times New Roman"/>
                </w:rPr>
                <m:t>f</m:t>
              </w:ins>
            </m:r>
          </m:sub>
        </m:sSub>
        <m:r>
          <w:ins w:id="548" w:author="Walgren, Patrick" w:date="2024-08-29T15:45:00Z" w16du:dateUtc="2024-08-29T21:45:00Z">
            <w:rPr>
              <w:rFonts w:ascii="Cambria Math" w:eastAsia="Calibri" w:hAnsi="Cambria Math" w:cs="Times New Roman"/>
            </w:rPr>
            <m:t xml:space="preserve">, </m:t>
          </w:ins>
        </m:r>
        <m:sSub>
          <m:sSubPr>
            <m:ctrlPr>
              <w:ins w:id="549" w:author="Walgren, Patrick" w:date="2024-08-29T15:45:00Z" w16du:dateUtc="2024-08-29T21:45:00Z">
                <w:rPr>
                  <w:rFonts w:ascii="Cambria Math" w:eastAsia="Calibri" w:hAnsi="Cambria Math" w:cs="Times New Roman"/>
                  <w:i/>
                </w:rPr>
              </w:ins>
            </m:ctrlPr>
          </m:sSubPr>
          <m:e>
            <m:r>
              <w:ins w:id="550" w:author="Walgren, Patrick" w:date="2024-08-29T15:45:00Z" w16du:dateUtc="2024-08-29T21:45:00Z">
                <w:rPr>
                  <w:rFonts w:ascii="Cambria Math" w:eastAsia="Calibri" w:hAnsi="Cambria Math" w:cs="Times New Roman"/>
                </w:rPr>
                <m:t>A</m:t>
              </w:ins>
            </m:r>
          </m:e>
          <m:sub>
            <m:r>
              <w:ins w:id="551" w:author="Walgren, Patrick" w:date="2024-08-29T15:45:00Z" w16du:dateUtc="2024-08-29T21:45:00Z">
                <w:rPr>
                  <w:rFonts w:ascii="Cambria Math" w:eastAsia="Calibri" w:hAnsi="Cambria Math" w:cs="Times New Roman"/>
                </w:rPr>
                <m:t>s</m:t>
              </w:ins>
            </m:r>
          </m:sub>
        </m:sSub>
        <m:r>
          <w:ins w:id="552" w:author="Walgren, Patrick" w:date="2024-08-29T15:45:00Z" w16du:dateUtc="2024-08-29T21:45:00Z">
            <w:rPr>
              <w:rFonts w:ascii="Cambria Math" w:eastAsia="Calibri" w:hAnsi="Cambria Math" w:cs="Times New Roman"/>
            </w:rPr>
            <m:t xml:space="preserve">, </m:t>
          </w:ins>
        </m:r>
        <m:sSub>
          <m:sSubPr>
            <m:ctrlPr>
              <w:ins w:id="553" w:author="Walgren, Patrick" w:date="2024-08-29T15:45:00Z" w16du:dateUtc="2024-08-29T21:45:00Z">
                <w:rPr>
                  <w:rFonts w:ascii="Cambria Math" w:eastAsia="Calibri" w:hAnsi="Cambria Math" w:cs="Times New Roman"/>
                  <w:i/>
                </w:rPr>
              </w:ins>
            </m:ctrlPr>
          </m:sSubPr>
          <m:e>
            <m:r>
              <w:ins w:id="554" w:author="Walgren, Patrick" w:date="2024-08-29T15:45:00Z" w16du:dateUtc="2024-08-29T21:45:00Z">
                <w:rPr>
                  <w:rFonts w:ascii="Cambria Math" w:eastAsia="Calibri" w:hAnsi="Cambria Math" w:cs="Times New Roman"/>
                </w:rPr>
                <m:t>A</m:t>
              </w:ins>
            </m:r>
          </m:e>
          <m:sub>
            <m:r>
              <w:ins w:id="555" w:author="Walgren, Patrick" w:date="2024-08-29T15:45:00Z" w16du:dateUtc="2024-08-29T21:45:00Z">
                <w:rPr>
                  <w:rFonts w:ascii="Cambria Math" w:eastAsia="Calibri" w:hAnsi="Cambria Math" w:cs="Times New Roman"/>
                </w:rPr>
                <m:t>f</m:t>
              </w:ins>
            </m:r>
          </m:sub>
        </m:sSub>
      </m:oMath>
      <w:ins w:id="556" w:author="Walgren, Patrick" w:date="2024-08-29T15:45:00Z" w16du:dateUtc="2024-08-29T21:45:00Z">
        <w:r>
          <w:rPr>
            <w:rFonts w:eastAsiaTheme="minorEastAsia"/>
          </w:rPr>
          <w:t xml:space="preserve"> and stress-influence coefficients </w:t>
        </w:r>
      </w:ins>
      <m:oMath>
        <m:sSup>
          <m:sSupPr>
            <m:ctrlPr>
              <w:ins w:id="557" w:author="Walgren, Patrick" w:date="2024-08-29T15:45:00Z" w16du:dateUtc="2024-08-29T21:45:00Z">
                <w:rPr>
                  <w:rFonts w:ascii="Cambria Math" w:eastAsia="Calibri" w:hAnsi="Cambria Math" w:cs="Times New Roman"/>
                  <w:i/>
                </w:rPr>
              </w:ins>
            </m:ctrlPr>
          </m:sSupPr>
          <m:e>
            <m:r>
              <w:ins w:id="558" w:author="Walgren, Patrick" w:date="2024-08-29T15:45:00Z" w16du:dateUtc="2024-08-29T21:45:00Z">
                <w:rPr>
                  <w:rFonts w:ascii="Cambria Math" w:eastAsia="Calibri" w:hAnsi="Cambria Math" w:cs="Times New Roman"/>
                </w:rPr>
                <m:t>C</m:t>
              </w:ins>
            </m:r>
          </m:e>
          <m:sup>
            <m:r>
              <w:ins w:id="559" w:author="Walgren, Patrick" w:date="2024-08-29T15:45:00Z" w16du:dateUtc="2024-08-29T21:45:00Z">
                <w:rPr>
                  <w:rFonts w:ascii="Cambria Math" w:eastAsia="Calibri" w:hAnsi="Cambria Math" w:cs="Times New Roman"/>
                </w:rPr>
                <m:t>M</m:t>
              </w:ins>
            </m:r>
          </m:sup>
        </m:sSup>
        <m:r>
          <w:ins w:id="560" w:author="Walgren, Patrick" w:date="2024-08-29T15:45:00Z" w16du:dateUtc="2024-08-29T21:45:00Z">
            <w:rPr>
              <w:rFonts w:ascii="Cambria Math" w:eastAsia="Calibri" w:hAnsi="Cambria Math" w:cs="Times New Roman"/>
            </w:rPr>
            <m:t xml:space="preserve">, </m:t>
          </w:ins>
        </m:r>
        <m:sSup>
          <m:sSupPr>
            <m:ctrlPr>
              <w:ins w:id="561" w:author="Walgren, Patrick" w:date="2024-08-29T15:45:00Z" w16du:dateUtc="2024-08-29T21:45:00Z">
                <w:rPr>
                  <w:rFonts w:ascii="Cambria Math" w:eastAsia="Calibri" w:hAnsi="Cambria Math" w:cs="Times New Roman"/>
                  <w:i/>
                </w:rPr>
              </w:ins>
            </m:ctrlPr>
          </m:sSupPr>
          <m:e>
            <m:r>
              <w:ins w:id="562" w:author="Walgren, Patrick" w:date="2024-08-29T15:45:00Z" w16du:dateUtc="2024-08-29T21:45:00Z">
                <w:rPr>
                  <w:rFonts w:ascii="Cambria Math" w:eastAsia="Calibri" w:hAnsi="Cambria Math" w:cs="Times New Roman"/>
                </w:rPr>
                <m:t>C</m:t>
              </w:ins>
            </m:r>
          </m:e>
          <m:sup>
            <m:r>
              <w:ins w:id="563" w:author="Walgren, Patrick" w:date="2024-08-29T15:45:00Z" w16du:dateUtc="2024-08-29T21:45:00Z">
                <w:rPr>
                  <w:rFonts w:ascii="Cambria Math" w:eastAsia="Calibri" w:hAnsi="Cambria Math" w:cs="Times New Roman"/>
                </w:rPr>
                <m:t>A</m:t>
              </w:ins>
            </m:r>
          </m:sup>
        </m:sSup>
      </m:oMath>
      <w:ins w:id="564" w:author="Walgren, Patrick" w:date="2024-08-29T15:45:00Z" w16du:dateUtc="2024-08-29T21:45:00Z">
        <w:r>
          <w:rPr>
            <w:rFonts w:eastAsiaTheme="minorEastAsia"/>
          </w:rPr>
          <w:t xml:space="preserve">. Zero-stress transformation temperatures define the start and end of transformation at zero stress (denoted by the character for the material phase and the subscript for the start and end). Stress-influence coefficients define how transformation temperatures change with respect to stress and are assumed to be constant with respect to material phase; the slope of the stress-temperature phase diagram at the </w:t>
        </w:r>
        <w:r>
          <w:rPr>
            <w:rFonts w:eastAsiaTheme="minorEastAsia"/>
            <w:i/>
            <w:iCs/>
          </w:rPr>
          <w:t>calibration stress</w:t>
        </w:r>
        <w:r>
          <w:rPr>
            <w:rStyle w:val="FootnoteReference"/>
            <w:rFonts w:eastAsiaTheme="minorEastAsia"/>
            <w:i/>
            <w:iCs/>
          </w:rPr>
          <w:footnoteReference w:id="3"/>
        </w:r>
        <w:r>
          <w:rPr>
            <w:rFonts w:eastAsiaTheme="minorEastAsia"/>
          </w:rPr>
          <w:t xml:space="preserve"> </w:t>
        </w:r>
      </w:ins>
      <m:oMath>
        <m:sSub>
          <m:sSubPr>
            <m:ctrlPr>
              <w:ins w:id="567" w:author="Walgren, Patrick" w:date="2024-08-29T15:45:00Z" w16du:dateUtc="2024-08-29T21:45:00Z">
                <w:rPr>
                  <w:rFonts w:ascii="Cambria Math" w:eastAsiaTheme="minorEastAsia" w:hAnsi="Cambria Math"/>
                  <w:i/>
                </w:rPr>
              </w:ins>
            </m:ctrlPr>
          </m:sSubPr>
          <m:e>
            <m:r>
              <w:ins w:id="568" w:author="Walgren, Patrick" w:date="2024-08-29T15:45:00Z" w16du:dateUtc="2024-08-29T21:45:00Z">
                <w:rPr>
                  <w:rFonts w:ascii="Cambria Math" w:eastAsiaTheme="minorEastAsia" w:hAnsi="Cambria Math"/>
                </w:rPr>
                <m:t>σ</m:t>
              </w:ins>
            </m:r>
          </m:e>
          <m:sub>
            <m:r>
              <w:ins w:id="569" w:author="Walgren, Patrick" w:date="2024-08-29T15:45:00Z" w16du:dateUtc="2024-08-29T21:45:00Z">
                <w:rPr>
                  <w:rFonts w:ascii="Cambria Math" w:eastAsiaTheme="minorEastAsia" w:hAnsi="Cambria Math"/>
                </w:rPr>
                <m:t>cal</m:t>
              </w:ins>
            </m:r>
          </m:sub>
        </m:sSub>
      </m:oMath>
      <w:ins w:id="570" w:author="Walgren, Patrick" w:date="2024-08-29T15:45:00Z" w16du:dateUtc="2024-08-29T21:45:00Z">
        <w:r>
          <w:rPr>
            <w:rFonts w:eastAsiaTheme="minorEastAsia"/>
          </w:rPr>
          <w:t xml:space="preserve"> gives these two values. </w:t>
        </w:r>
      </w:ins>
    </w:p>
    <w:p w14:paraId="4B5B945C" w14:textId="77777777" w:rsidR="001B2481" w:rsidRPr="00B6396C" w:rsidRDefault="001B2481" w:rsidP="001B2481">
      <w:pPr>
        <w:pStyle w:val="ListParagraph"/>
        <w:numPr>
          <w:ilvl w:val="0"/>
          <w:numId w:val="6"/>
        </w:numPr>
        <w:rPr>
          <w:ins w:id="571" w:author="Walgren, Patrick" w:date="2024-08-29T15:45:00Z" w16du:dateUtc="2024-08-29T21:45:00Z"/>
        </w:rPr>
      </w:pPr>
      <w:ins w:id="572" w:author="Walgren, Patrick" w:date="2024-08-29T15:45:00Z" w16du:dateUtc="2024-08-29T21:45:00Z">
        <w:r>
          <w:rPr>
            <w:b/>
            <w:bCs/>
          </w:rPr>
          <w:t>Transformation strain properties</w:t>
        </w:r>
        <w:r>
          <w:t xml:space="preserve"> define the evolution of transformation strain with respect to stress and are crucial to understand if the material exhibits sufficient transformation strain at the design stress. The transformation strain is approximated as an asymptotic exponential function, where </w:t>
        </w:r>
      </w:ins>
      <m:oMath>
        <m:sSub>
          <m:sSubPr>
            <m:ctrlPr>
              <w:ins w:id="573" w:author="Walgren, Patrick" w:date="2024-08-29T15:45:00Z" w16du:dateUtc="2024-08-29T21:45:00Z">
                <w:rPr>
                  <w:rFonts w:ascii="Cambria Math" w:hAnsi="Cambria Math"/>
                  <w:i/>
                </w:rPr>
              </w:ins>
            </m:ctrlPr>
          </m:sSubPr>
          <m:e>
            <m:r>
              <w:ins w:id="574" w:author="Walgren, Patrick" w:date="2024-08-29T15:45:00Z" w16du:dateUtc="2024-08-29T21:45:00Z">
                <w:rPr>
                  <w:rFonts w:ascii="Cambria Math" w:hAnsi="Cambria Math"/>
                </w:rPr>
                <m:t>H</m:t>
              </w:ins>
            </m:r>
          </m:e>
          <m:sub>
            <m:r>
              <w:ins w:id="575" w:author="Walgren, Patrick" w:date="2024-08-29T15:45:00Z" w16du:dateUtc="2024-08-29T21:45:00Z">
                <w:rPr>
                  <w:rFonts w:ascii="Cambria Math" w:hAnsi="Cambria Math"/>
                </w:rPr>
                <m:t>min</m:t>
              </w:ins>
            </m:r>
          </m:sub>
        </m:sSub>
      </m:oMath>
      <w:ins w:id="576" w:author="Walgren, Patrick" w:date="2024-08-29T15:45:00Z" w16du:dateUtc="2024-08-29T21:45:00Z">
        <w:r>
          <w:rPr>
            <w:rFonts w:eastAsiaTheme="minorEastAsia"/>
          </w:rPr>
          <w:t xml:space="preserve"> and </w:t>
        </w:r>
      </w:ins>
      <m:oMath>
        <m:sSub>
          <m:sSubPr>
            <m:ctrlPr>
              <w:ins w:id="577" w:author="Walgren, Patrick" w:date="2024-08-29T15:45:00Z" w16du:dateUtc="2024-08-29T21:45:00Z">
                <w:rPr>
                  <w:rFonts w:ascii="Cambria Math" w:eastAsiaTheme="minorEastAsia" w:hAnsi="Cambria Math"/>
                  <w:i/>
                </w:rPr>
              </w:ins>
            </m:ctrlPr>
          </m:sSubPr>
          <m:e>
            <m:r>
              <w:ins w:id="578" w:author="Walgren, Patrick" w:date="2024-08-29T15:45:00Z" w16du:dateUtc="2024-08-29T21:45:00Z">
                <w:rPr>
                  <w:rFonts w:ascii="Cambria Math" w:eastAsiaTheme="minorEastAsia" w:hAnsi="Cambria Math"/>
                </w:rPr>
                <m:t>H</m:t>
              </w:ins>
            </m:r>
          </m:e>
          <m:sub>
            <m:r>
              <w:ins w:id="579" w:author="Walgren, Patrick" w:date="2024-08-29T15:45:00Z" w16du:dateUtc="2024-08-29T21:45:00Z">
                <w:rPr>
                  <w:rFonts w:ascii="Cambria Math" w:eastAsiaTheme="minorEastAsia" w:hAnsi="Cambria Math"/>
                </w:rPr>
                <m:t>max</m:t>
              </w:ins>
            </m:r>
          </m:sub>
        </m:sSub>
      </m:oMath>
      <w:ins w:id="580" w:author="Walgren, Patrick" w:date="2024-08-29T15:45:00Z" w16du:dateUtc="2024-08-29T21:45:00Z">
        <w:r>
          <w:rPr>
            <w:rFonts w:eastAsiaTheme="minorEastAsia"/>
          </w:rPr>
          <w:t xml:space="preserve"> are the minimum and maximum transformation strain, </w:t>
        </w:r>
      </w:ins>
      <m:oMath>
        <m:sSub>
          <m:sSubPr>
            <m:ctrlPr>
              <w:ins w:id="581" w:author="Walgren, Patrick" w:date="2024-08-29T15:45:00Z" w16du:dateUtc="2024-08-29T21:45:00Z">
                <w:rPr>
                  <w:rFonts w:ascii="Cambria Math" w:eastAsiaTheme="minorEastAsia" w:hAnsi="Cambria Math"/>
                  <w:i/>
                </w:rPr>
              </w:ins>
            </m:ctrlPr>
          </m:sSubPr>
          <m:e>
            <m:r>
              <w:ins w:id="582" w:author="Walgren, Patrick" w:date="2024-08-29T15:45:00Z" w16du:dateUtc="2024-08-29T21:45:00Z">
                <w:rPr>
                  <w:rFonts w:ascii="Cambria Math" w:eastAsiaTheme="minorEastAsia" w:hAnsi="Cambria Math"/>
                </w:rPr>
                <m:t>σ</m:t>
              </w:ins>
            </m:r>
          </m:e>
          <m:sub>
            <m:r>
              <w:ins w:id="583" w:author="Walgren, Patrick" w:date="2024-08-29T15:45:00Z" w16du:dateUtc="2024-08-29T21:45:00Z">
                <w:rPr>
                  <w:rFonts w:ascii="Cambria Math" w:eastAsiaTheme="minorEastAsia" w:hAnsi="Cambria Math"/>
                </w:rPr>
                <m:t>crit</m:t>
              </w:ins>
            </m:r>
          </m:sub>
        </m:sSub>
      </m:oMath>
      <w:ins w:id="584" w:author="Walgren, Patrick" w:date="2024-08-29T15:45:00Z" w16du:dateUtc="2024-08-29T21:45:00Z">
        <w:r>
          <w:rPr>
            <w:rFonts w:eastAsiaTheme="minorEastAsia"/>
          </w:rPr>
          <w:t xml:space="preserve"> defines the critical stress at which transformation strain manifests, and </w:t>
        </w:r>
      </w:ins>
      <m:oMath>
        <m:r>
          <w:ins w:id="585" w:author="Walgren, Patrick" w:date="2024-08-29T15:45:00Z" w16du:dateUtc="2024-08-29T21:45:00Z">
            <w:rPr>
              <w:rFonts w:ascii="Cambria Math" w:eastAsiaTheme="minorEastAsia" w:hAnsi="Cambria Math"/>
            </w:rPr>
            <m:t>k</m:t>
          </w:ins>
        </m:r>
      </m:oMath>
      <w:ins w:id="586" w:author="Walgren, Patrick" w:date="2024-08-29T15:45:00Z" w16du:dateUtc="2024-08-29T21:45:00Z">
        <w:r>
          <w:rPr>
            <w:rFonts w:eastAsiaTheme="minorEastAsia"/>
          </w:rPr>
          <w:t xml:space="preserve"> is the </w:t>
        </w:r>
        <w:r>
          <w:rPr>
            <w:rFonts w:eastAsiaTheme="minorEastAsia"/>
            <w:i/>
            <w:iCs/>
          </w:rPr>
          <w:t>rise time</w:t>
        </w:r>
        <w:r>
          <w:rPr>
            <w:rFonts w:eastAsiaTheme="minorEastAsia"/>
          </w:rPr>
          <w:t xml:space="preserve">, or how quickly the </w:t>
        </w:r>
        <w:r>
          <w:t xml:space="preserve">transformation strain increases from </w:t>
        </w:r>
      </w:ins>
      <m:oMath>
        <m:sSub>
          <m:sSubPr>
            <m:ctrlPr>
              <w:ins w:id="587" w:author="Walgren, Patrick" w:date="2024-08-29T15:45:00Z" w16du:dateUtc="2024-08-29T21:45:00Z">
                <w:rPr>
                  <w:rFonts w:ascii="Cambria Math" w:hAnsi="Cambria Math"/>
                  <w:i/>
                </w:rPr>
              </w:ins>
            </m:ctrlPr>
          </m:sSubPr>
          <m:e>
            <m:r>
              <w:ins w:id="588" w:author="Walgren, Patrick" w:date="2024-08-29T15:45:00Z" w16du:dateUtc="2024-08-29T21:45:00Z">
                <w:rPr>
                  <w:rFonts w:ascii="Cambria Math" w:hAnsi="Cambria Math"/>
                </w:rPr>
                <m:t>H</m:t>
              </w:ins>
            </m:r>
          </m:e>
          <m:sub>
            <m:r>
              <w:ins w:id="589" w:author="Walgren, Patrick" w:date="2024-08-29T15:45:00Z" w16du:dateUtc="2024-08-29T21:45:00Z">
                <w:rPr>
                  <w:rFonts w:ascii="Cambria Math" w:hAnsi="Cambria Math"/>
                </w:rPr>
                <m:t>min</m:t>
              </w:ins>
            </m:r>
          </m:sub>
        </m:sSub>
      </m:oMath>
      <w:ins w:id="590" w:author="Walgren, Patrick" w:date="2024-08-29T15:45:00Z" w16du:dateUtc="2024-08-29T21:45:00Z">
        <w:r>
          <w:t xml:space="preserve"> to </w:t>
        </w:r>
      </w:ins>
      <m:oMath>
        <m:sSub>
          <m:sSubPr>
            <m:ctrlPr>
              <w:ins w:id="591" w:author="Walgren, Patrick" w:date="2024-08-29T15:45:00Z" w16du:dateUtc="2024-08-29T21:45:00Z">
                <w:rPr>
                  <w:rFonts w:ascii="Cambria Math" w:hAnsi="Cambria Math"/>
                  <w:i/>
                </w:rPr>
              </w:ins>
            </m:ctrlPr>
          </m:sSubPr>
          <m:e>
            <m:r>
              <w:ins w:id="592" w:author="Walgren, Patrick" w:date="2024-08-29T15:45:00Z" w16du:dateUtc="2024-08-29T21:45:00Z">
                <w:rPr>
                  <w:rFonts w:ascii="Cambria Math" w:hAnsi="Cambria Math"/>
                </w:rPr>
                <m:t>H</m:t>
              </w:ins>
            </m:r>
          </m:e>
          <m:sub>
            <m:r>
              <w:ins w:id="593" w:author="Walgren, Patrick" w:date="2024-08-29T15:45:00Z" w16du:dateUtc="2024-08-29T21:45:00Z">
                <w:rPr>
                  <w:rFonts w:ascii="Cambria Math" w:hAnsi="Cambria Math"/>
                </w:rPr>
                <m:t>max</m:t>
              </w:ins>
            </m:r>
          </m:sub>
        </m:sSub>
      </m:oMath>
      <w:ins w:id="594" w:author="Walgren, Patrick" w:date="2024-08-29T15:45:00Z" w16du:dateUtc="2024-08-29T21:45:00Z">
        <w:r>
          <w:rPr>
            <w:rFonts w:eastAsiaTheme="minorEastAsia"/>
          </w:rPr>
          <w:t xml:space="preserve">. </w:t>
        </w:r>
      </w:ins>
    </w:p>
    <w:p w14:paraId="13575FD9" w14:textId="77777777" w:rsidR="001B2481" w:rsidRPr="00156251" w:rsidRDefault="001B2481" w:rsidP="001B2481">
      <w:pPr>
        <w:pStyle w:val="ListParagraph"/>
        <w:numPr>
          <w:ilvl w:val="0"/>
          <w:numId w:val="6"/>
        </w:numPr>
        <w:rPr>
          <w:ins w:id="595" w:author="Walgren, Patrick" w:date="2024-08-29T15:45:00Z" w16du:dateUtc="2024-08-29T21:45:00Z"/>
        </w:rPr>
      </w:pPr>
      <w:ins w:id="596" w:author="Walgren, Patrick" w:date="2024-08-29T15:45:00Z" w16du:dateUtc="2024-08-29T21:45:00Z">
        <w:r>
          <w:rPr>
            <w:b/>
            <w:bCs/>
          </w:rPr>
          <w:t>Smooth hardening properties</w:t>
        </w:r>
        <w:r>
          <w:t xml:space="preserve"> define the smoothness of the transition between elastic response and transformation, or vice versa. They are numerical values bounded between 0 and 1. </w:t>
        </w:r>
      </w:ins>
    </w:p>
    <w:p w14:paraId="1A04B3D1" w14:textId="562C0EB8" w:rsidR="001B2481" w:rsidRPr="00711EAD" w:rsidRDefault="001B2481" w:rsidP="001B2481">
      <w:pPr>
        <w:rPr>
          <w:ins w:id="597" w:author="Walgren, Patrick" w:date="2024-08-29T15:45:00Z" w16du:dateUtc="2024-08-29T21:45:00Z"/>
          <w:color w:val="FF0000"/>
        </w:rPr>
      </w:pPr>
      <w:ins w:id="598" w:author="Walgren, Patrick" w:date="2024-08-29T15:45:00Z" w16du:dateUtc="2024-08-29T21:45:00Z">
        <w:r w:rsidRPr="00A267DB">
          <w:rPr>
            <w:highlight w:val="yellow"/>
          </w:rPr>
          <w:t>As mentioned earlier, the seventeen material properties that define shape memory alloy constitutive response are unique but interdependent.</w:t>
        </w:r>
        <w:r>
          <w:t xml:space="preserve"> For example, a change in smooth hardening coefficient will cause a change in the corresponding zero-stress transformation temperature. </w:t>
        </w:r>
        <w:commentRangeStart w:id="599"/>
        <w:commentRangeStart w:id="600"/>
        <w:r>
          <w:t xml:space="preserve">Herein lies a crucial nuance of calibrating the Lagoudas constitutive model: the model defines the transformation temperatures as the point at which transformation begins (i.e., the state where the transformation criteria are activated), rather than the tangent (which is the definition used in ASTM </w:t>
        </w:r>
        <w:r w:rsidRPr="009C2BEC">
          <w:rPr>
            <w:rFonts w:ascii="Calibri" w:hAnsi="Calibri" w:cs="Calibri"/>
          </w:rPr>
          <w:t>E3097</w:t>
        </w:r>
        <w:commentRangeEnd w:id="599"/>
        <w:r>
          <w:rPr>
            <w:rStyle w:val="CommentReference"/>
          </w:rPr>
          <w:commentReference w:id="599"/>
        </w:r>
        <w:commentRangeEnd w:id="600"/>
        <w:r>
          <w:rPr>
            <w:rStyle w:val="CommentReference"/>
          </w:rPr>
          <w:commentReference w:id="600"/>
        </w:r>
        <w:r>
          <w:t xml:space="preserve">) </w:t>
        </w:r>
        <w:r>
          <w:fldChar w:fldCharType="begin"/>
        </w:r>
      </w:ins>
      <w:r w:rsidR="00080A0A">
        <w:instrText xml:space="preserve"> ADDIN ZOTERO_ITEM CSL_CITATION {"citationID":"wnnH6pqH","properties":{"formattedCitation":"[9]","plainCitation":"[9]","noteIndex":0},"citationItems":[{"id":3061,"uris":["http://zotero.org/users/4607708/items/TYX3FDF8"],"itemData":{"id":3061,"type":"report","event-place":"West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alloys","URL":"https://www.astm.org/e3097-17.html","author":[{"family":"ASTM","given":""}],"issued":{"date-parts":[["2017"]]}}}],"schema":"https://github.com/citation-style-language/schema/raw/master/csl-citation.json"} </w:instrText>
      </w:r>
      <w:ins w:id="601" w:author="Walgren, Patrick" w:date="2024-08-29T15:45:00Z" w16du:dateUtc="2024-08-29T21:45:00Z">
        <w:r>
          <w:fldChar w:fldCharType="separate"/>
        </w:r>
      </w:ins>
      <w:r w:rsidR="00080A0A" w:rsidRPr="00080A0A">
        <w:rPr>
          <w:rFonts w:ascii="Calibri" w:hAnsi="Calibri" w:cs="Calibri"/>
        </w:rPr>
        <w:t>[9]</w:t>
      </w:r>
      <w:ins w:id="602" w:author="Walgren, Patrick" w:date="2024-08-29T15:45:00Z" w16du:dateUtc="2024-08-29T21:45:00Z">
        <w:r>
          <w:fldChar w:fldCharType="end"/>
        </w:r>
        <w:r>
          <w:t xml:space="preserve">. </w:t>
        </w:r>
        <w:commentRangeStart w:id="603"/>
        <w:commentRangeStart w:id="604"/>
        <w:r>
          <w:t>In past work, manually updating smooth hardness coefficients, transformation temperatures, and stress-influence temperatures to best fit experimental data has been the most time-intensive part of calibration.</w:t>
        </w:r>
        <w:commentRangeEnd w:id="603"/>
        <w:r>
          <w:rPr>
            <w:rStyle w:val="CommentReference"/>
          </w:rPr>
          <w:commentReference w:id="603"/>
        </w:r>
        <w:commentRangeEnd w:id="604"/>
        <w:r>
          <w:rPr>
            <w:rStyle w:val="CommentReference"/>
          </w:rPr>
          <w:commentReference w:id="604"/>
        </w:r>
      </w:ins>
    </w:p>
    <w:p w14:paraId="4173244E" w14:textId="77777777" w:rsidR="001B2481" w:rsidRDefault="001B2481" w:rsidP="001B2481">
      <w:pPr>
        <w:rPr>
          <w:ins w:id="605" w:author="Walgren, Patrick" w:date="2024-08-29T15:45:00Z" w16du:dateUtc="2024-08-29T21:45:00Z"/>
        </w:rPr>
      </w:pPr>
      <w:commentRangeStart w:id="606"/>
      <w:ins w:id="607" w:author="Walgren, Patrick" w:date="2024-08-29T15:45:00Z" w16du:dateUtc="2024-08-29T21:45:00Z">
        <w:r w:rsidRPr="00CA769D">
          <w:rPr>
            <w:highlight w:val="yellow"/>
          </w:rPr>
          <w:t>Many other material properties are interdependent</w:t>
        </w:r>
        <w:r w:rsidRPr="00F453AD">
          <w:rPr>
            <w:highlight w:val="yellow"/>
          </w:rPr>
          <w:t xml:space="preserve">; </w:t>
        </w:r>
        <w:r>
          <w:rPr>
            <w:highlight w:val="yellow"/>
          </w:rPr>
          <w:t>a change in</w:t>
        </w:r>
        <w:r w:rsidRPr="00F453AD">
          <w:rPr>
            <w:highlight w:val="yellow"/>
          </w:rPr>
          <w:t xml:space="preserve"> transformation strain properties will </w:t>
        </w:r>
        <w:r>
          <w:rPr>
            <w:highlight w:val="yellow"/>
          </w:rPr>
          <w:t>be reflected in</w:t>
        </w:r>
        <w:r w:rsidRPr="00F453AD">
          <w:rPr>
            <w:highlight w:val="yellow"/>
          </w:rPr>
          <w:t xml:space="preserve"> both the strain-temperature response </w:t>
        </w:r>
        <w:r w:rsidRPr="00A267DB">
          <w:rPr>
            <w:highlight w:val="yellow"/>
          </w:rPr>
          <w:t>and the shape of the transformation surfaces</w:t>
        </w:r>
        <w:commentRangeEnd w:id="606"/>
        <w:r>
          <w:rPr>
            <w:rStyle w:val="CommentReference"/>
          </w:rPr>
          <w:commentReference w:id="606"/>
        </w:r>
        <w:r w:rsidRPr="00A267DB">
          <w:rPr>
            <w:highlight w:val="yellow"/>
          </w:rPr>
          <w:t>.</w:t>
        </w:r>
        <w:r>
          <w:t xml:space="preserve"> While the stress-influence coefficients are single numbers for each phase, they are only one part of the </w:t>
        </w:r>
        <w:commentRangeStart w:id="608"/>
        <w:r>
          <w:t>mathematical expression to define the transformation surface in stress-temperature space</w:t>
        </w:r>
        <w:commentRangeEnd w:id="608"/>
        <w:r>
          <w:rPr>
            <w:rStyle w:val="CommentReference"/>
          </w:rPr>
          <w:commentReference w:id="608"/>
        </w:r>
        <w:r>
          <w:t xml:space="preserve">. </w:t>
        </w:r>
        <w:r w:rsidRPr="00CB0A86">
          <w:t>For these reasons, calibration must leverage numerical optimization to ensure a robust fit of experimental data.</w:t>
        </w:r>
      </w:ins>
    </w:p>
    <w:p w14:paraId="6ECEF70B" w14:textId="307431F5" w:rsidR="00A267DB" w:rsidDel="001B2481" w:rsidRDefault="007A7F3B" w:rsidP="00A267DB">
      <w:pPr>
        <w:rPr>
          <w:del w:id="609" w:author="Walgren, Patrick" w:date="2024-08-29T15:45:00Z" w16du:dateUtc="2024-08-29T21:45:00Z"/>
        </w:rPr>
      </w:pPr>
      <w:commentRangeStart w:id="610"/>
      <w:commentRangeStart w:id="611"/>
      <w:commentRangeStart w:id="612"/>
      <w:del w:id="613" w:author="Walgren, Patrick" w:date="2024-08-29T15:45:00Z" w16du:dateUtc="2024-08-29T21:45:00Z">
        <w:r w:rsidRPr="00A267DB" w:rsidDel="001B2481">
          <w:rPr>
            <w:highlight w:val="yellow"/>
          </w:rPr>
          <w:delText>The Lagoudas shape memory alloy constitutive model uses the Gibbs' free energy to derive a thermodynamically consistent relationship between stress and strain</w:delText>
        </w:r>
        <w:r w:rsidR="00560D22" w:rsidRPr="00A267DB" w:rsidDel="001B2481">
          <w:rPr>
            <w:highlight w:val="yellow"/>
          </w:rPr>
          <w:delText>.</w:delText>
        </w:r>
        <w:r w:rsidR="00560D22" w:rsidDel="001B2481">
          <w:delText xml:space="preserve"> </w:delText>
        </w:r>
        <w:bookmarkEnd w:id="379"/>
        <w:r w:rsidDel="001B2481">
          <w:delText>In this</w:delText>
        </w:r>
        <w:commentRangeEnd w:id="610"/>
        <w:r w:rsidR="00A267DB" w:rsidDel="001B2481">
          <w:rPr>
            <w:rStyle w:val="CommentReference"/>
          </w:rPr>
          <w:commentReference w:id="610"/>
        </w:r>
        <w:commentRangeEnd w:id="611"/>
        <w:r w:rsidR="006A1B98" w:rsidDel="001B2481">
          <w:rPr>
            <w:rStyle w:val="CommentReference"/>
          </w:rPr>
          <w:commentReference w:id="611"/>
        </w:r>
        <w:commentRangeEnd w:id="612"/>
        <w:r w:rsidR="006F4BB1" w:rsidDel="001B2481">
          <w:rPr>
            <w:rStyle w:val="CommentReference"/>
          </w:rPr>
          <w:commentReference w:id="612"/>
        </w:r>
        <w:r w:rsidDel="001B2481">
          <w:delText xml:space="preserve"> work, we </w:delText>
        </w:r>
      </w:del>
      <w:del w:id="614" w:author="Walgren, Patrick" w:date="2024-08-29T13:21:00Z" w16du:dateUtc="2024-08-29T19:21:00Z">
        <w:r w:rsidDel="00632CCD">
          <w:delText>will discuss</w:delText>
        </w:r>
      </w:del>
      <w:del w:id="615" w:author="Walgren, Patrick" w:date="2024-08-29T15:45:00Z" w16du:dateUtc="2024-08-29T21:45:00Z">
        <w:r w:rsidDel="001B2481">
          <w:delText xml:space="preserve"> the commonly used temperature- and strain-driven implementation of this model for wider applicability in standard finite element suites. From the perspective of model calibration, seventeen unique but dependent model parameters must be found to best match experimental data</w:delText>
        </w:r>
      </w:del>
      <w:del w:id="616" w:author="Walgren, Patrick" w:date="2024-06-04T19:40:00Z" w16du:dateUtc="2024-06-04T23:40:00Z">
        <w:r w:rsidDel="00C93B97">
          <w:delText xml:space="preserve">. </w:delText>
        </w:r>
        <w:r w:rsidR="00560D22" w:rsidDel="00C93B97">
          <w:delText xml:space="preserve"> </w:delText>
        </w:r>
      </w:del>
      <w:del w:id="617" w:author="Walgren, Patrick" w:date="2024-08-29T15:45:00Z" w16du:dateUtc="2024-08-29T21:45:00Z">
        <w:r w:rsidDel="001B2481">
          <w:delText xml:space="preserve">In this section, we will omit a full model derivation, but rather discuss the mathematical foundation of the model and then highlight the seventeen model parameters that need calibrated and their effects on constitutive behavior. </w:delText>
        </w:r>
      </w:del>
    </w:p>
    <w:p w14:paraId="183157A9" w14:textId="6252B737" w:rsidR="001123FD" w:rsidDel="001B2481" w:rsidRDefault="001123FD" w:rsidP="001123FD">
      <w:pPr>
        <w:pStyle w:val="Caption"/>
        <w:keepNext/>
        <w:rPr>
          <w:del w:id="618" w:author="Walgren, Patrick" w:date="2024-08-29T15:45:00Z" w16du:dateUtc="2024-08-29T21:45:00Z"/>
        </w:rPr>
      </w:pPr>
      <w:del w:id="619" w:author="Walgren, Patrick" w:date="2024-08-29T15:45:00Z" w16du:dateUtc="2024-08-29T21:45:00Z">
        <w:r w:rsidDel="001B2481">
          <w:delText xml:space="preserve">Table </w:delText>
        </w:r>
        <w:r w:rsidDel="001B2481">
          <w:rPr>
            <w:i w:val="0"/>
            <w:iCs w:val="0"/>
          </w:rPr>
          <w:fldChar w:fldCharType="begin"/>
        </w:r>
        <w:r w:rsidDel="001B2481">
          <w:delInstrText xml:space="preserve"> SEQ Table \* ARABIC </w:delInstrText>
        </w:r>
        <w:r w:rsidDel="001B2481">
          <w:rPr>
            <w:i w:val="0"/>
            <w:iCs w:val="0"/>
          </w:rPr>
          <w:fldChar w:fldCharType="separate"/>
        </w:r>
        <w:r w:rsidR="005E2C6D" w:rsidDel="001B2481">
          <w:rPr>
            <w:noProof/>
          </w:rPr>
          <w:delText>1</w:delText>
        </w:r>
        <w:r w:rsidDel="001B2481">
          <w:rPr>
            <w:i w:val="0"/>
            <w:iCs w:val="0"/>
          </w:rPr>
          <w:fldChar w:fldCharType="end"/>
        </w:r>
        <w:r w:rsidDel="001B2481">
          <w:delText>:</w:delText>
        </w:r>
        <w:r w:rsidRPr="007807A1" w:rsidDel="001B2481">
          <w:delText>The</w:delText>
        </w:r>
        <w:r w:rsidDel="001B2481">
          <w:delText xml:space="preserve"> one-dimensional reduction of the</w:delText>
        </w:r>
        <w:r w:rsidRPr="007807A1" w:rsidDel="001B2481">
          <w:delText xml:space="preserve"> Lagoudas SMA constitutive model requires calibration of 17 unique but dependent parameters.</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4"/>
        <w:gridCol w:w="2304"/>
        <w:gridCol w:w="1152"/>
      </w:tblGrid>
      <w:tr w:rsidR="001123FD" w:rsidDel="001B2481" w14:paraId="063DA64D" w14:textId="539179B6" w:rsidTr="001123FD">
        <w:trPr>
          <w:del w:id="620" w:author="Walgren, Patrick" w:date="2024-08-29T15:45:00Z"/>
        </w:trPr>
        <w:tc>
          <w:tcPr>
            <w:tcW w:w="5184" w:type="dxa"/>
          </w:tcPr>
          <w:p w14:paraId="3E298EE2" w14:textId="60DEED5D" w:rsidR="001A0D06" w:rsidRPr="001A0D06" w:rsidDel="001B2481" w:rsidRDefault="001A0D06" w:rsidP="00A267DB">
            <w:pPr>
              <w:rPr>
                <w:del w:id="621" w:author="Walgren, Patrick" w:date="2024-08-29T15:45:00Z" w16du:dateUtc="2024-08-29T21:45:00Z"/>
                <w:b/>
                <w:bCs/>
              </w:rPr>
            </w:pPr>
            <w:del w:id="622" w:author="Walgren, Patrick" w:date="2024-08-29T15:45:00Z" w16du:dateUtc="2024-08-29T21:45:00Z">
              <w:r w:rsidDel="001B2481">
                <w:rPr>
                  <w:b/>
                  <w:bCs/>
                </w:rPr>
                <w:delText>Parameter</w:delText>
              </w:r>
            </w:del>
          </w:p>
        </w:tc>
        <w:tc>
          <w:tcPr>
            <w:tcW w:w="2304" w:type="dxa"/>
            <w:vAlign w:val="center"/>
          </w:tcPr>
          <w:p w14:paraId="5B5B4852" w14:textId="67A5240A" w:rsidR="001A0D06" w:rsidRPr="001A0D06" w:rsidDel="001B2481" w:rsidRDefault="001A0D06" w:rsidP="001123FD">
            <w:pPr>
              <w:jc w:val="center"/>
              <w:rPr>
                <w:del w:id="623" w:author="Walgren, Patrick" w:date="2024-08-29T15:45:00Z" w16du:dateUtc="2024-08-29T21:45:00Z"/>
                <w:b/>
                <w:bCs/>
              </w:rPr>
            </w:pPr>
            <w:del w:id="624" w:author="Walgren, Patrick" w:date="2024-08-29T15:45:00Z" w16du:dateUtc="2024-08-29T21:45:00Z">
              <w:r w:rsidDel="001B2481">
                <w:rPr>
                  <w:b/>
                  <w:bCs/>
                </w:rPr>
                <w:delText>Mathematical Symbol</w:delText>
              </w:r>
            </w:del>
          </w:p>
        </w:tc>
        <w:tc>
          <w:tcPr>
            <w:tcW w:w="1152" w:type="dxa"/>
            <w:vAlign w:val="center"/>
          </w:tcPr>
          <w:p w14:paraId="57F251EC" w14:textId="48BB46A1" w:rsidR="001A0D06" w:rsidRPr="001A0D06" w:rsidDel="001B2481" w:rsidRDefault="001A0D06" w:rsidP="001123FD">
            <w:pPr>
              <w:jc w:val="center"/>
              <w:rPr>
                <w:del w:id="625" w:author="Walgren, Patrick" w:date="2024-08-29T15:45:00Z" w16du:dateUtc="2024-08-29T21:45:00Z"/>
                <w:b/>
                <w:bCs/>
              </w:rPr>
            </w:pPr>
            <w:del w:id="626" w:author="Walgren, Patrick" w:date="2024-08-29T15:45:00Z" w16du:dateUtc="2024-08-29T21:45:00Z">
              <w:r w:rsidDel="001B2481">
                <w:rPr>
                  <w:b/>
                  <w:bCs/>
                </w:rPr>
                <w:delText>Units</w:delText>
              </w:r>
              <w:r w:rsidR="001123FD" w:rsidDel="001B2481">
                <w:rPr>
                  <w:b/>
                  <w:bCs/>
                </w:rPr>
                <w:delText xml:space="preserve"> (SI)</w:delText>
              </w:r>
            </w:del>
          </w:p>
        </w:tc>
      </w:tr>
      <w:tr w:rsidR="001123FD" w:rsidDel="001B2481" w14:paraId="42322932" w14:textId="283F7C3B" w:rsidTr="001123FD">
        <w:trPr>
          <w:del w:id="627" w:author="Walgren, Patrick" w:date="2024-08-29T15:45:00Z"/>
        </w:trPr>
        <w:tc>
          <w:tcPr>
            <w:tcW w:w="5184" w:type="dxa"/>
            <w:tcBorders>
              <w:bottom w:val="single" w:sz="4" w:space="0" w:color="auto"/>
            </w:tcBorders>
          </w:tcPr>
          <w:p w14:paraId="06218A1B" w14:textId="7BEA9447" w:rsidR="001A0D06" w:rsidRPr="001A0D06" w:rsidDel="001B2481" w:rsidRDefault="001A0D06" w:rsidP="00A267DB">
            <w:pPr>
              <w:rPr>
                <w:del w:id="628" w:author="Walgren, Patrick" w:date="2024-08-29T15:45:00Z" w16du:dateUtc="2024-08-29T21:45:00Z"/>
                <w:b/>
                <w:bCs/>
              </w:rPr>
            </w:pPr>
            <w:del w:id="629" w:author="Walgren, Patrick" w:date="2024-08-29T15:45:00Z" w16du:dateUtc="2024-08-29T21:45:00Z">
              <w:r w:rsidDel="001B2481">
                <w:rPr>
                  <w:b/>
                  <w:bCs/>
                </w:rPr>
                <w:delText>Thermoelastic properties</w:delText>
              </w:r>
            </w:del>
          </w:p>
        </w:tc>
        <w:tc>
          <w:tcPr>
            <w:tcW w:w="2304" w:type="dxa"/>
            <w:tcBorders>
              <w:bottom w:val="single" w:sz="4" w:space="0" w:color="auto"/>
            </w:tcBorders>
            <w:vAlign w:val="center"/>
          </w:tcPr>
          <w:p w14:paraId="4FBBCEC7" w14:textId="714774E1" w:rsidR="001A0D06" w:rsidDel="001B2481" w:rsidRDefault="001A0D06" w:rsidP="001123FD">
            <w:pPr>
              <w:jc w:val="center"/>
              <w:rPr>
                <w:del w:id="630" w:author="Walgren, Patrick" w:date="2024-08-29T15:45:00Z" w16du:dateUtc="2024-08-29T21:45:00Z"/>
              </w:rPr>
            </w:pPr>
          </w:p>
        </w:tc>
        <w:tc>
          <w:tcPr>
            <w:tcW w:w="1152" w:type="dxa"/>
            <w:tcBorders>
              <w:bottom w:val="single" w:sz="4" w:space="0" w:color="auto"/>
            </w:tcBorders>
            <w:vAlign w:val="center"/>
          </w:tcPr>
          <w:p w14:paraId="72F87F22" w14:textId="5D5BDD23" w:rsidR="001A0D06" w:rsidDel="001B2481" w:rsidRDefault="001A0D06" w:rsidP="001123FD">
            <w:pPr>
              <w:jc w:val="center"/>
              <w:rPr>
                <w:del w:id="631" w:author="Walgren, Patrick" w:date="2024-08-29T15:45:00Z" w16du:dateUtc="2024-08-29T21:45:00Z"/>
              </w:rPr>
            </w:pPr>
          </w:p>
        </w:tc>
      </w:tr>
      <w:tr w:rsidR="001123FD" w:rsidDel="001B2481" w14:paraId="18B792A2" w14:textId="79FE0EB8" w:rsidTr="001123FD">
        <w:trPr>
          <w:del w:id="632" w:author="Walgren, Patrick" w:date="2024-08-29T15:45:00Z"/>
        </w:trPr>
        <w:tc>
          <w:tcPr>
            <w:tcW w:w="5184" w:type="dxa"/>
            <w:tcBorders>
              <w:top w:val="single" w:sz="4" w:space="0" w:color="auto"/>
            </w:tcBorders>
          </w:tcPr>
          <w:p w14:paraId="19634818" w14:textId="237B3C72" w:rsidR="001A0D06" w:rsidDel="001B2481" w:rsidRDefault="001A0D06" w:rsidP="00A267DB">
            <w:pPr>
              <w:rPr>
                <w:del w:id="633" w:author="Walgren, Patrick" w:date="2024-08-29T15:45:00Z" w16du:dateUtc="2024-08-29T21:45:00Z"/>
              </w:rPr>
            </w:pPr>
            <w:del w:id="634" w:author="Walgren, Patrick" w:date="2024-08-29T15:45:00Z" w16du:dateUtc="2024-08-29T21:45:00Z">
              <w:r w:rsidDel="001B2481">
                <w:delText>Elastic moduli</w:delText>
              </w:r>
            </w:del>
          </w:p>
        </w:tc>
        <w:tc>
          <w:tcPr>
            <w:tcW w:w="2304" w:type="dxa"/>
            <w:tcBorders>
              <w:top w:val="single" w:sz="4" w:space="0" w:color="auto"/>
            </w:tcBorders>
            <w:vAlign w:val="center"/>
          </w:tcPr>
          <w:p w14:paraId="10D18DE6" w14:textId="61CA5522" w:rsidR="001A0D06" w:rsidDel="001B2481" w:rsidRDefault="00000000" w:rsidP="001123FD">
            <w:pPr>
              <w:jc w:val="center"/>
              <w:rPr>
                <w:del w:id="635" w:author="Walgren, Patrick" w:date="2024-08-29T15:45:00Z" w16du:dateUtc="2024-08-29T21:45:00Z"/>
              </w:rPr>
            </w:pPr>
            <m:oMathPara>
              <m:oMath>
                <m:sSup>
                  <m:sSupPr>
                    <m:ctrlPr>
                      <w:del w:id="636" w:author="Walgren, Patrick" w:date="2024-08-29T15:45:00Z" w16du:dateUtc="2024-08-29T21:45:00Z">
                        <w:rPr>
                          <w:rFonts w:ascii="Cambria Math" w:hAnsi="Cambria Math"/>
                          <w:i/>
                        </w:rPr>
                      </w:del>
                    </m:ctrlPr>
                  </m:sSupPr>
                  <m:e>
                    <m:r>
                      <w:del w:id="637" w:author="Walgren, Patrick" w:date="2024-08-29T15:45:00Z" w16du:dateUtc="2024-08-29T21:45:00Z">
                        <w:rPr>
                          <w:rFonts w:ascii="Cambria Math" w:hAnsi="Cambria Math"/>
                        </w:rPr>
                        <m:t>E</m:t>
                      </w:del>
                    </m:r>
                  </m:e>
                  <m:sup>
                    <m:r>
                      <w:del w:id="638" w:author="Walgren, Patrick" w:date="2024-08-29T15:45:00Z" w16du:dateUtc="2024-08-29T21:45:00Z">
                        <w:rPr>
                          <w:rFonts w:ascii="Cambria Math" w:hAnsi="Cambria Math"/>
                        </w:rPr>
                        <m:t>M</m:t>
                      </w:del>
                    </m:r>
                  </m:sup>
                </m:sSup>
                <m:r>
                  <w:del w:id="639" w:author="Walgren, Patrick" w:date="2024-08-29T15:45:00Z" w16du:dateUtc="2024-08-29T21:45:00Z">
                    <w:rPr>
                      <w:rFonts w:ascii="Cambria Math" w:hAnsi="Cambria Math"/>
                    </w:rPr>
                    <m:t xml:space="preserve">, </m:t>
                  </w:del>
                </m:r>
                <m:sSup>
                  <m:sSupPr>
                    <m:ctrlPr>
                      <w:del w:id="640" w:author="Walgren, Patrick" w:date="2024-08-29T15:45:00Z" w16du:dateUtc="2024-08-29T21:45:00Z">
                        <w:rPr>
                          <w:rFonts w:ascii="Cambria Math" w:hAnsi="Cambria Math"/>
                          <w:i/>
                        </w:rPr>
                      </w:del>
                    </m:ctrlPr>
                  </m:sSupPr>
                  <m:e>
                    <m:r>
                      <w:del w:id="641" w:author="Walgren, Patrick" w:date="2024-08-29T15:45:00Z" w16du:dateUtc="2024-08-29T21:45:00Z">
                        <w:rPr>
                          <w:rFonts w:ascii="Cambria Math" w:hAnsi="Cambria Math"/>
                        </w:rPr>
                        <m:t>E</m:t>
                      </w:del>
                    </m:r>
                  </m:e>
                  <m:sup>
                    <m:r>
                      <w:del w:id="642" w:author="Walgren, Patrick" w:date="2024-08-29T15:45:00Z" w16du:dateUtc="2024-08-29T21:45:00Z">
                        <w:rPr>
                          <w:rFonts w:ascii="Cambria Math" w:hAnsi="Cambria Math"/>
                        </w:rPr>
                        <m:t>A</m:t>
                      </w:del>
                    </m:r>
                  </m:sup>
                </m:sSup>
              </m:oMath>
            </m:oMathPara>
          </w:p>
        </w:tc>
        <w:tc>
          <w:tcPr>
            <w:tcW w:w="1152" w:type="dxa"/>
            <w:tcBorders>
              <w:top w:val="single" w:sz="4" w:space="0" w:color="auto"/>
            </w:tcBorders>
            <w:vAlign w:val="center"/>
          </w:tcPr>
          <w:p w14:paraId="523D677A" w14:textId="3355B499" w:rsidR="001A0D06" w:rsidDel="001B2481" w:rsidRDefault="001A0D06" w:rsidP="001123FD">
            <w:pPr>
              <w:jc w:val="center"/>
              <w:rPr>
                <w:del w:id="643" w:author="Walgren, Patrick" w:date="2024-08-29T15:45:00Z" w16du:dateUtc="2024-08-29T21:45:00Z"/>
              </w:rPr>
            </w:pPr>
            <w:del w:id="644" w:author="Walgren, Patrick" w:date="2024-08-29T15:45:00Z" w16du:dateUtc="2024-08-29T21:45:00Z">
              <w:r w:rsidDel="001B2481">
                <w:delText>Pa</w:delText>
              </w:r>
            </w:del>
          </w:p>
        </w:tc>
      </w:tr>
      <w:tr w:rsidR="001123FD" w:rsidDel="001B2481" w14:paraId="56F4C507" w14:textId="49229E9F" w:rsidTr="001123FD">
        <w:trPr>
          <w:del w:id="645" w:author="Walgren, Patrick" w:date="2024-08-29T15:45:00Z"/>
        </w:trPr>
        <w:tc>
          <w:tcPr>
            <w:tcW w:w="5184" w:type="dxa"/>
          </w:tcPr>
          <w:p w14:paraId="72B92DC3" w14:textId="4AAEF49F" w:rsidR="001A0D06" w:rsidDel="001B2481" w:rsidRDefault="001A0D06" w:rsidP="00A267DB">
            <w:pPr>
              <w:rPr>
                <w:del w:id="646" w:author="Walgren, Patrick" w:date="2024-08-29T15:45:00Z" w16du:dateUtc="2024-08-29T21:45:00Z"/>
              </w:rPr>
            </w:pPr>
            <w:del w:id="647" w:author="Walgren, Patrick" w:date="2024-08-29T15:45:00Z" w16du:dateUtc="2024-08-29T21:45:00Z">
              <w:r w:rsidDel="001B2481">
                <w:delText>Coefficient of thermal expansion</w:delText>
              </w:r>
            </w:del>
          </w:p>
        </w:tc>
        <w:tc>
          <w:tcPr>
            <w:tcW w:w="2304" w:type="dxa"/>
            <w:vAlign w:val="center"/>
          </w:tcPr>
          <w:p w14:paraId="451D99E9" w14:textId="4372696F" w:rsidR="001A0D06" w:rsidDel="001B2481" w:rsidRDefault="001A0D06" w:rsidP="001123FD">
            <w:pPr>
              <w:jc w:val="center"/>
              <w:rPr>
                <w:del w:id="648" w:author="Walgren, Patrick" w:date="2024-08-29T15:45:00Z" w16du:dateUtc="2024-08-29T21:45:00Z"/>
                <w:rFonts w:ascii="Calibri" w:eastAsia="Calibri" w:hAnsi="Calibri" w:cs="Times New Roman"/>
              </w:rPr>
            </w:pPr>
            <m:oMathPara>
              <m:oMath>
                <m:r>
                  <w:del w:id="649" w:author="Walgren, Patrick" w:date="2024-08-29T15:45:00Z" w16du:dateUtc="2024-08-29T21:45:00Z">
                    <w:rPr>
                      <w:rFonts w:ascii="Cambria Math" w:eastAsia="Calibri" w:hAnsi="Cambria Math" w:cs="Times New Roman"/>
                    </w:rPr>
                    <m:t>α</m:t>
                  </w:del>
                </m:r>
              </m:oMath>
            </m:oMathPara>
          </w:p>
        </w:tc>
        <w:tc>
          <w:tcPr>
            <w:tcW w:w="1152" w:type="dxa"/>
            <w:vAlign w:val="center"/>
          </w:tcPr>
          <w:p w14:paraId="1BA65417" w14:textId="1A9E6202" w:rsidR="001A0D06" w:rsidDel="001B2481" w:rsidRDefault="001A0D06" w:rsidP="001123FD">
            <w:pPr>
              <w:jc w:val="center"/>
              <w:rPr>
                <w:del w:id="650" w:author="Walgren, Patrick" w:date="2024-08-29T15:45:00Z" w16du:dateUtc="2024-08-29T21:45:00Z"/>
              </w:rPr>
            </w:pPr>
            <w:del w:id="651" w:author="Walgren, Patrick" w:date="2024-08-29T15:45:00Z" w16du:dateUtc="2024-08-29T21:45:00Z">
              <w:r w:rsidDel="001B2481">
                <w:delText>1/K</w:delText>
              </w:r>
            </w:del>
          </w:p>
        </w:tc>
      </w:tr>
      <w:tr w:rsidR="001123FD" w:rsidDel="001B2481" w14:paraId="31AE5E34" w14:textId="2E8C52A0" w:rsidTr="001123FD">
        <w:trPr>
          <w:del w:id="652" w:author="Walgren, Patrick" w:date="2024-08-29T15:45:00Z"/>
        </w:trPr>
        <w:tc>
          <w:tcPr>
            <w:tcW w:w="5184" w:type="dxa"/>
            <w:tcBorders>
              <w:bottom w:val="single" w:sz="4" w:space="0" w:color="auto"/>
            </w:tcBorders>
          </w:tcPr>
          <w:p w14:paraId="53819B9F" w14:textId="48DE6B40" w:rsidR="001A0D06" w:rsidRPr="001A0D06" w:rsidDel="001B2481" w:rsidRDefault="001A0D06" w:rsidP="00A267DB">
            <w:pPr>
              <w:rPr>
                <w:del w:id="653" w:author="Walgren, Patrick" w:date="2024-08-29T15:45:00Z" w16du:dateUtc="2024-08-29T21:45:00Z"/>
                <w:b/>
                <w:bCs/>
              </w:rPr>
            </w:pPr>
            <w:del w:id="654" w:author="Walgren, Patrick" w:date="2024-08-29T15:45:00Z" w16du:dateUtc="2024-08-29T21:45:00Z">
              <w:r w:rsidDel="001B2481">
                <w:rPr>
                  <w:b/>
                  <w:bCs/>
                </w:rPr>
                <w:delText>Transformation properties</w:delText>
              </w:r>
            </w:del>
          </w:p>
        </w:tc>
        <w:tc>
          <w:tcPr>
            <w:tcW w:w="2304" w:type="dxa"/>
            <w:tcBorders>
              <w:bottom w:val="single" w:sz="4" w:space="0" w:color="auto"/>
            </w:tcBorders>
            <w:vAlign w:val="center"/>
          </w:tcPr>
          <w:p w14:paraId="2E3C0E23" w14:textId="17C55A95" w:rsidR="001A0D06" w:rsidDel="001B2481" w:rsidRDefault="001A0D06" w:rsidP="001123FD">
            <w:pPr>
              <w:jc w:val="center"/>
              <w:rPr>
                <w:del w:id="655" w:author="Walgren, Patrick" w:date="2024-08-29T15:45:00Z" w16du:dateUtc="2024-08-29T21:45:00Z"/>
                <w:rFonts w:ascii="Calibri" w:eastAsia="Calibri" w:hAnsi="Calibri" w:cs="Times New Roman"/>
              </w:rPr>
            </w:pPr>
          </w:p>
        </w:tc>
        <w:tc>
          <w:tcPr>
            <w:tcW w:w="1152" w:type="dxa"/>
            <w:tcBorders>
              <w:bottom w:val="single" w:sz="4" w:space="0" w:color="auto"/>
            </w:tcBorders>
            <w:vAlign w:val="center"/>
          </w:tcPr>
          <w:p w14:paraId="50F7135B" w14:textId="0930C1ED" w:rsidR="001A0D06" w:rsidDel="001B2481" w:rsidRDefault="001A0D06" w:rsidP="001123FD">
            <w:pPr>
              <w:jc w:val="center"/>
              <w:rPr>
                <w:del w:id="656" w:author="Walgren, Patrick" w:date="2024-08-29T15:45:00Z" w16du:dateUtc="2024-08-29T21:45:00Z"/>
              </w:rPr>
            </w:pPr>
          </w:p>
        </w:tc>
      </w:tr>
      <w:tr w:rsidR="001123FD" w:rsidDel="001B2481" w14:paraId="782659DF" w14:textId="6B47BF66" w:rsidTr="001123FD">
        <w:trPr>
          <w:del w:id="657" w:author="Walgren, Patrick" w:date="2024-08-29T15:45:00Z"/>
        </w:trPr>
        <w:tc>
          <w:tcPr>
            <w:tcW w:w="5184" w:type="dxa"/>
            <w:tcBorders>
              <w:top w:val="single" w:sz="4" w:space="0" w:color="auto"/>
            </w:tcBorders>
          </w:tcPr>
          <w:p w14:paraId="20DF014D" w14:textId="41F9BA22" w:rsidR="001A0D06" w:rsidRPr="001A0D06" w:rsidDel="001B2481" w:rsidRDefault="001A0D06" w:rsidP="00A267DB">
            <w:pPr>
              <w:rPr>
                <w:del w:id="658" w:author="Walgren, Patrick" w:date="2024-08-29T15:45:00Z" w16du:dateUtc="2024-08-29T21:45:00Z"/>
              </w:rPr>
            </w:pPr>
            <w:del w:id="659" w:author="Walgren, Patrick" w:date="2024-08-29T15:45:00Z" w16du:dateUtc="2024-08-29T21:45:00Z">
              <w:r w:rsidDel="001B2481">
                <w:delText>Transformation temperatures</w:delText>
              </w:r>
            </w:del>
          </w:p>
        </w:tc>
        <w:tc>
          <w:tcPr>
            <w:tcW w:w="2304" w:type="dxa"/>
            <w:tcBorders>
              <w:top w:val="single" w:sz="4" w:space="0" w:color="auto"/>
            </w:tcBorders>
            <w:vAlign w:val="center"/>
          </w:tcPr>
          <w:p w14:paraId="2641A59D" w14:textId="1A2B38CF" w:rsidR="001A0D06" w:rsidDel="001B2481" w:rsidRDefault="00000000" w:rsidP="001123FD">
            <w:pPr>
              <w:jc w:val="center"/>
              <w:rPr>
                <w:del w:id="660" w:author="Walgren, Patrick" w:date="2024-08-29T15:45:00Z" w16du:dateUtc="2024-08-29T21:45:00Z"/>
                <w:rFonts w:ascii="Calibri" w:eastAsia="Calibri" w:hAnsi="Calibri" w:cs="Times New Roman"/>
              </w:rPr>
            </w:pPr>
            <m:oMathPara>
              <m:oMath>
                <m:sSub>
                  <m:sSubPr>
                    <m:ctrlPr>
                      <w:del w:id="661" w:author="Walgren, Patrick" w:date="2024-08-29T15:45:00Z" w16du:dateUtc="2024-08-29T21:45:00Z">
                        <w:rPr>
                          <w:rFonts w:ascii="Cambria Math" w:eastAsia="Calibri" w:hAnsi="Cambria Math" w:cs="Times New Roman"/>
                          <w:i/>
                        </w:rPr>
                      </w:del>
                    </m:ctrlPr>
                  </m:sSubPr>
                  <m:e>
                    <m:r>
                      <w:del w:id="662" w:author="Walgren, Patrick" w:date="2024-08-29T15:45:00Z" w16du:dateUtc="2024-08-29T21:45:00Z">
                        <w:rPr>
                          <w:rFonts w:ascii="Cambria Math" w:eastAsia="Calibri" w:hAnsi="Cambria Math" w:cs="Times New Roman"/>
                        </w:rPr>
                        <m:t>M</m:t>
                      </w:del>
                    </m:r>
                  </m:e>
                  <m:sub>
                    <m:r>
                      <w:del w:id="663" w:author="Walgren, Patrick" w:date="2024-08-29T15:45:00Z" w16du:dateUtc="2024-08-29T21:45:00Z">
                        <w:rPr>
                          <w:rFonts w:ascii="Cambria Math" w:eastAsia="Calibri" w:hAnsi="Cambria Math" w:cs="Times New Roman"/>
                        </w:rPr>
                        <m:t>s</m:t>
                      </w:del>
                    </m:r>
                  </m:sub>
                </m:sSub>
                <m:r>
                  <w:del w:id="664" w:author="Walgren, Patrick" w:date="2024-08-29T15:45:00Z" w16du:dateUtc="2024-08-29T21:45:00Z">
                    <w:rPr>
                      <w:rFonts w:ascii="Cambria Math" w:eastAsia="Calibri" w:hAnsi="Cambria Math" w:cs="Times New Roman"/>
                    </w:rPr>
                    <m:t xml:space="preserve">, </m:t>
                  </w:del>
                </m:r>
                <m:sSub>
                  <m:sSubPr>
                    <m:ctrlPr>
                      <w:del w:id="665" w:author="Walgren, Patrick" w:date="2024-08-29T15:45:00Z" w16du:dateUtc="2024-08-29T21:45:00Z">
                        <w:rPr>
                          <w:rFonts w:ascii="Cambria Math" w:eastAsia="Calibri" w:hAnsi="Cambria Math" w:cs="Times New Roman"/>
                          <w:i/>
                        </w:rPr>
                      </w:del>
                    </m:ctrlPr>
                  </m:sSubPr>
                  <m:e>
                    <m:r>
                      <w:del w:id="666" w:author="Walgren, Patrick" w:date="2024-08-29T15:45:00Z" w16du:dateUtc="2024-08-29T21:45:00Z">
                        <w:rPr>
                          <w:rFonts w:ascii="Cambria Math" w:eastAsia="Calibri" w:hAnsi="Cambria Math" w:cs="Times New Roman"/>
                        </w:rPr>
                        <m:t>M</m:t>
                      </w:del>
                    </m:r>
                  </m:e>
                  <m:sub>
                    <m:r>
                      <w:del w:id="667" w:author="Walgren, Patrick" w:date="2024-08-29T15:45:00Z" w16du:dateUtc="2024-08-29T21:45:00Z">
                        <w:rPr>
                          <w:rFonts w:ascii="Cambria Math" w:eastAsia="Calibri" w:hAnsi="Cambria Math" w:cs="Times New Roman"/>
                        </w:rPr>
                        <m:t>f</m:t>
                      </w:del>
                    </m:r>
                  </m:sub>
                </m:sSub>
                <m:r>
                  <w:del w:id="668" w:author="Walgren, Patrick" w:date="2024-08-29T15:45:00Z" w16du:dateUtc="2024-08-29T21:45:00Z">
                    <w:rPr>
                      <w:rFonts w:ascii="Cambria Math" w:eastAsia="Calibri" w:hAnsi="Cambria Math" w:cs="Times New Roman"/>
                    </w:rPr>
                    <m:t xml:space="preserve">, </m:t>
                  </w:del>
                </m:r>
                <m:sSub>
                  <m:sSubPr>
                    <m:ctrlPr>
                      <w:del w:id="669" w:author="Walgren, Patrick" w:date="2024-08-29T15:45:00Z" w16du:dateUtc="2024-08-29T21:45:00Z">
                        <w:rPr>
                          <w:rFonts w:ascii="Cambria Math" w:eastAsia="Calibri" w:hAnsi="Cambria Math" w:cs="Times New Roman"/>
                          <w:i/>
                        </w:rPr>
                      </w:del>
                    </m:ctrlPr>
                  </m:sSubPr>
                  <m:e>
                    <m:r>
                      <w:del w:id="670" w:author="Walgren, Patrick" w:date="2024-08-29T15:45:00Z" w16du:dateUtc="2024-08-29T21:45:00Z">
                        <w:rPr>
                          <w:rFonts w:ascii="Cambria Math" w:eastAsia="Calibri" w:hAnsi="Cambria Math" w:cs="Times New Roman"/>
                        </w:rPr>
                        <m:t>A</m:t>
                      </w:del>
                    </m:r>
                  </m:e>
                  <m:sub>
                    <m:r>
                      <w:del w:id="671" w:author="Walgren, Patrick" w:date="2024-08-29T15:45:00Z" w16du:dateUtc="2024-08-29T21:45:00Z">
                        <w:rPr>
                          <w:rFonts w:ascii="Cambria Math" w:eastAsia="Calibri" w:hAnsi="Cambria Math" w:cs="Times New Roman"/>
                        </w:rPr>
                        <m:t>s</m:t>
                      </w:del>
                    </m:r>
                  </m:sub>
                </m:sSub>
                <m:r>
                  <w:del w:id="672" w:author="Walgren, Patrick" w:date="2024-08-29T15:45:00Z" w16du:dateUtc="2024-08-29T21:45:00Z">
                    <w:rPr>
                      <w:rFonts w:ascii="Cambria Math" w:eastAsia="Calibri" w:hAnsi="Cambria Math" w:cs="Times New Roman"/>
                    </w:rPr>
                    <m:t xml:space="preserve">, </m:t>
                  </w:del>
                </m:r>
                <m:sSub>
                  <m:sSubPr>
                    <m:ctrlPr>
                      <w:del w:id="673" w:author="Walgren, Patrick" w:date="2024-08-29T15:45:00Z" w16du:dateUtc="2024-08-29T21:45:00Z">
                        <w:rPr>
                          <w:rFonts w:ascii="Cambria Math" w:eastAsia="Calibri" w:hAnsi="Cambria Math" w:cs="Times New Roman"/>
                          <w:i/>
                        </w:rPr>
                      </w:del>
                    </m:ctrlPr>
                  </m:sSubPr>
                  <m:e>
                    <m:r>
                      <w:del w:id="674" w:author="Walgren, Patrick" w:date="2024-08-29T15:45:00Z" w16du:dateUtc="2024-08-29T21:45:00Z">
                        <w:rPr>
                          <w:rFonts w:ascii="Cambria Math" w:eastAsia="Calibri" w:hAnsi="Cambria Math" w:cs="Times New Roman"/>
                        </w:rPr>
                        <m:t>A</m:t>
                      </w:del>
                    </m:r>
                  </m:e>
                  <m:sub>
                    <m:r>
                      <w:del w:id="675" w:author="Walgren, Patrick" w:date="2024-08-29T15:45:00Z" w16du:dateUtc="2024-08-29T21:45:00Z">
                        <w:rPr>
                          <w:rFonts w:ascii="Cambria Math" w:eastAsia="Calibri" w:hAnsi="Cambria Math" w:cs="Times New Roman"/>
                        </w:rPr>
                        <m:t>f</m:t>
                      </w:del>
                    </m:r>
                  </m:sub>
                </m:sSub>
              </m:oMath>
            </m:oMathPara>
          </w:p>
        </w:tc>
        <w:tc>
          <w:tcPr>
            <w:tcW w:w="1152" w:type="dxa"/>
            <w:tcBorders>
              <w:top w:val="single" w:sz="4" w:space="0" w:color="auto"/>
            </w:tcBorders>
            <w:vAlign w:val="center"/>
          </w:tcPr>
          <w:p w14:paraId="3F7B4C2E" w14:textId="35E9F423" w:rsidR="001A0D06" w:rsidDel="001B2481" w:rsidRDefault="001A0D06" w:rsidP="001123FD">
            <w:pPr>
              <w:jc w:val="center"/>
              <w:rPr>
                <w:del w:id="676" w:author="Walgren, Patrick" w:date="2024-08-29T15:45:00Z" w16du:dateUtc="2024-08-29T21:45:00Z"/>
              </w:rPr>
            </w:pPr>
            <w:del w:id="677" w:author="Walgren, Patrick" w:date="2024-08-29T15:45:00Z" w16du:dateUtc="2024-08-29T21:45:00Z">
              <w:r w:rsidDel="001B2481">
                <w:delText>K</w:delText>
              </w:r>
            </w:del>
          </w:p>
        </w:tc>
      </w:tr>
      <w:tr w:rsidR="001123FD" w:rsidDel="001B2481" w14:paraId="5F661E8A" w14:textId="6365579E" w:rsidTr="001123FD">
        <w:trPr>
          <w:del w:id="678" w:author="Walgren, Patrick" w:date="2024-08-29T15:45:00Z"/>
        </w:trPr>
        <w:tc>
          <w:tcPr>
            <w:tcW w:w="5184" w:type="dxa"/>
          </w:tcPr>
          <w:p w14:paraId="3AA46B23" w14:textId="59C22636" w:rsidR="001A0D06" w:rsidDel="001B2481" w:rsidRDefault="001A0D06" w:rsidP="00A267DB">
            <w:pPr>
              <w:rPr>
                <w:del w:id="679" w:author="Walgren, Patrick" w:date="2024-08-29T15:45:00Z" w16du:dateUtc="2024-08-29T21:45:00Z"/>
              </w:rPr>
            </w:pPr>
            <w:del w:id="680" w:author="Walgren, Patrick" w:date="2024-08-29T15:45:00Z" w16du:dateUtc="2024-08-29T21:45:00Z">
              <w:r w:rsidDel="001B2481">
                <w:delText>Stress-influence coefficients</w:delText>
              </w:r>
            </w:del>
          </w:p>
        </w:tc>
        <w:tc>
          <w:tcPr>
            <w:tcW w:w="2304" w:type="dxa"/>
            <w:vAlign w:val="center"/>
          </w:tcPr>
          <w:p w14:paraId="50AEDE14" w14:textId="2B1FFF59" w:rsidR="001A0D06" w:rsidDel="001B2481" w:rsidRDefault="00000000" w:rsidP="001123FD">
            <w:pPr>
              <w:jc w:val="center"/>
              <w:rPr>
                <w:del w:id="681" w:author="Walgren, Patrick" w:date="2024-08-29T15:45:00Z" w16du:dateUtc="2024-08-29T21:45:00Z"/>
                <w:rFonts w:ascii="Calibri" w:eastAsia="Calibri" w:hAnsi="Calibri" w:cs="Times New Roman"/>
              </w:rPr>
            </w:pPr>
            <m:oMathPara>
              <m:oMath>
                <m:sSup>
                  <m:sSupPr>
                    <m:ctrlPr>
                      <w:del w:id="682" w:author="Walgren, Patrick" w:date="2024-08-29T15:45:00Z" w16du:dateUtc="2024-08-29T21:45:00Z">
                        <w:rPr>
                          <w:rFonts w:ascii="Cambria Math" w:eastAsia="Calibri" w:hAnsi="Cambria Math" w:cs="Times New Roman"/>
                          <w:i/>
                        </w:rPr>
                      </w:del>
                    </m:ctrlPr>
                  </m:sSupPr>
                  <m:e>
                    <m:r>
                      <w:del w:id="683" w:author="Walgren, Patrick" w:date="2024-08-29T15:45:00Z" w16du:dateUtc="2024-08-29T21:45:00Z">
                        <w:rPr>
                          <w:rFonts w:ascii="Cambria Math" w:eastAsia="Calibri" w:hAnsi="Cambria Math" w:cs="Times New Roman"/>
                        </w:rPr>
                        <m:t>C</m:t>
                      </w:del>
                    </m:r>
                  </m:e>
                  <m:sup>
                    <m:r>
                      <w:del w:id="684" w:author="Walgren, Patrick" w:date="2024-08-29T15:45:00Z" w16du:dateUtc="2024-08-29T21:45:00Z">
                        <w:rPr>
                          <w:rFonts w:ascii="Cambria Math" w:eastAsia="Calibri" w:hAnsi="Cambria Math" w:cs="Times New Roman"/>
                        </w:rPr>
                        <m:t>M</m:t>
                      </w:del>
                    </m:r>
                  </m:sup>
                </m:sSup>
                <m:r>
                  <w:del w:id="685" w:author="Walgren, Patrick" w:date="2024-08-29T15:45:00Z" w16du:dateUtc="2024-08-29T21:45:00Z">
                    <w:rPr>
                      <w:rFonts w:ascii="Cambria Math" w:eastAsia="Calibri" w:hAnsi="Cambria Math" w:cs="Times New Roman"/>
                    </w:rPr>
                    <m:t xml:space="preserve">, </m:t>
                  </w:del>
                </m:r>
                <m:sSup>
                  <m:sSupPr>
                    <m:ctrlPr>
                      <w:del w:id="686" w:author="Walgren, Patrick" w:date="2024-08-29T15:45:00Z" w16du:dateUtc="2024-08-29T21:45:00Z">
                        <w:rPr>
                          <w:rFonts w:ascii="Cambria Math" w:eastAsia="Calibri" w:hAnsi="Cambria Math" w:cs="Times New Roman"/>
                          <w:i/>
                        </w:rPr>
                      </w:del>
                    </m:ctrlPr>
                  </m:sSupPr>
                  <m:e>
                    <m:r>
                      <w:del w:id="687" w:author="Walgren, Patrick" w:date="2024-08-29T15:45:00Z" w16du:dateUtc="2024-08-29T21:45:00Z">
                        <w:rPr>
                          <w:rFonts w:ascii="Cambria Math" w:eastAsia="Calibri" w:hAnsi="Cambria Math" w:cs="Times New Roman"/>
                        </w:rPr>
                        <m:t>C</m:t>
                      </w:del>
                    </m:r>
                  </m:e>
                  <m:sup>
                    <m:r>
                      <w:del w:id="688" w:author="Walgren, Patrick" w:date="2024-08-29T15:45:00Z" w16du:dateUtc="2024-08-29T21:45:00Z">
                        <w:rPr>
                          <w:rFonts w:ascii="Cambria Math" w:eastAsia="Calibri" w:hAnsi="Cambria Math" w:cs="Times New Roman"/>
                        </w:rPr>
                        <m:t>A</m:t>
                      </w:del>
                    </m:r>
                  </m:sup>
                </m:sSup>
              </m:oMath>
            </m:oMathPara>
          </w:p>
        </w:tc>
        <w:tc>
          <w:tcPr>
            <w:tcW w:w="1152" w:type="dxa"/>
            <w:vAlign w:val="center"/>
          </w:tcPr>
          <w:p w14:paraId="5F8A803A" w14:textId="118982A3" w:rsidR="001A0D06" w:rsidDel="001B2481" w:rsidRDefault="001A0D06" w:rsidP="001123FD">
            <w:pPr>
              <w:jc w:val="center"/>
              <w:rPr>
                <w:del w:id="689" w:author="Walgren, Patrick" w:date="2024-08-29T15:45:00Z" w16du:dateUtc="2024-08-29T21:45:00Z"/>
              </w:rPr>
            </w:pPr>
            <w:del w:id="690" w:author="Walgren, Patrick" w:date="2024-08-29T15:45:00Z" w16du:dateUtc="2024-08-29T21:45:00Z">
              <w:r w:rsidDel="001B2481">
                <w:delText>Pa/K</w:delText>
              </w:r>
            </w:del>
          </w:p>
        </w:tc>
      </w:tr>
      <w:tr w:rsidR="001123FD" w:rsidDel="001B2481" w14:paraId="40B1B337" w14:textId="2E10ACF1" w:rsidTr="001123FD">
        <w:trPr>
          <w:del w:id="691" w:author="Walgren, Patrick" w:date="2024-08-29T15:45:00Z"/>
        </w:trPr>
        <w:tc>
          <w:tcPr>
            <w:tcW w:w="5184" w:type="dxa"/>
            <w:tcBorders>
              <w:bottom w:val="single" w:sz="4" w:space="0" w:color="auto"/>
            </w:tcBorders>
          </w:tcPr>
          <w:p w14:paraId="5B316D86" w14:textId="7AAC70BE" w:rsidR="001A0D06" w:rsidRPr="001A0D06" w:rsidDel="001B2481" w:rsidRDefault="001A0D06" w:rsidP="00A267DB">
            <w:pPr>
              <w:rPr>
                <w:del w:id="692" w:author="Walgren, Patrick" w:date="2024-08-29T15:45:00Z" w16du:dateUtc="2024-08-29T21:45:00Z"/>
                <w:b/>
                <w:bCs/>
              </w:rPr>
            </w:pPr>
            <w:del w:id="693" w:author="Walgren, Patrick" w:date="2024-08-29T15:45:00Z" w16du:dateUtc="2024-08-29T21:45:00Z">
              <w:r w:rsidDel="001B2481">
                <w:rPr>
                  <w:b/>
                  <w:bCs/>
                </w:rPr>
                <w:delText>Transformation strain properties</w:delText>
              </w:r>
            </w:del>
          </w:p>
        </w:tc>
        <w:tc>
          <w:tcPr>
            <w:tcW w:w="2304" w:type="dxa"/>
            <w:tcBorders>
              <w:bottom w:val="single" w:sz="4" w:space="0" w:color="auto"/>
            </w:tcBorders>
            <w:vAlign w:val="center"/>
          </w:tcPr>
          <w:p w14:paraId="124396A8" w14:textId="446E1213" w:rsidR="001A0D06" w:rsidDel="001B2481" w:rsidRDefault="001A0D06" w:rsidP="001123FD">
            <w:pPr>
              <w:jc w:val="center"/>
              <w:rPr>
                <w:del w:id="694" w:author="Walgren, Patrick" w:date="2024-08-29T15:45:00Z" w16du:dateUtc="2024-08-29T21:45:00Z"/>
                <w:rFonts w:ascii="Calibri" w:eastAsia="Calibri" w:hAnsi="Calibri" w:cs="Times New Roman"/>
              </w:rPr>
            </w:pPr>
          </w:p>
        </w:tc>
        <w:tc>
          <w:tcPr>
            <w:tcW w:w="1152" w:type="dxa"/>
            <w:tcBorders>
              <w:bottom w:val="single" w:sz="4" w:space="0" w:color="auto"/>
            </w:tcBorders>
            <w:vAlign w:val="center"/>
          </w:tcPr>
          <w:p w14:paraId="45F770DD" w14:textId="4DB82FDA" w:rsidR="001A0D06" w:rsidDel="001B2481" w:rsidRDefault="001A0D06" w:rsidP="001123FD">
            <w:pPr>
              <w:jc w:val="center"/>
              <w:rPr>
                <w:del w:id="695" w:author="Walgren, Patrick" w:date="2024-08-29T15:45:00Z" w16du:dateUtc="2024-08-29T21:45:00Z"/>
              </w:rPr>
            </w:pPr>
          </w:p>
        </w:tc>
      </w:tr>
      <w:tr w:rsidR="001123FD" w:rsidDel="001B2481" w14:paraId="65C1214B" w14:textId="23CA8A14" w:rsidTr="001123FD">
        <w:trPr>
          <w:del w:id="696" w:author="Walgren, Patrick" w:date="2024-08-29T15:45:00Z"/>
        </w:trPr>
        <w:tc>
          <w:tcPr>
            <w:tcW w:w="5184" w:type="dxa"/>
            <w:tcBorders>
              <w:top w:val="single" w:sz="4" w:space="0" w:color="auto"/>
            </w:tcBorders>
          </w:tcPr>
          <w:p w14:paraId="72AA2B9A" w14:textId="0B8EF870" w:rsidR="001A0D06" w:rsidRPr="001A0D06" w:rsidDel="001B2481" w:rsidRDefault="001A0D06" w:rsidP="00A267DB">
            <w:pPr>
              <w:rPr>
                <w:del w:id="697" w:author="Walgren, Patrick" w:date="2024-08-29T15:45:00Z" w16du:dateUtc="2024-08-29T21:45:00Z"/>
              </w:rPr>
            </w:pPr>
            <w:del w:id="698" w:author="Walgren, Patrick" w:date="2024-08-29T15:45:00Z" w16du:dateUtc="2024-08-29T21:45:00Z">
              <w:r w:rsidDel="001B2481">
                <w:delText>Minimum transformation strain</w:delText>
              </w:r>
            </w:del>
          </w:p>
        </w:tc>
        <w:tc>
          <w:tcPr>
            <w:tcW w:w="2304" w:type="dxa"/>
            <w:tcBorders>
              <w:top w:val="single" w:sz="4" w:space="0" w:color="auto"/>
            </w:tcBorders>
            <w:vAlign w:val="center"/>
          </w:tcPr>
          <w:p w14:paraId="0557A703" w14:textId="5467D592" w:rsidR="001A0D06" w:rsidDel="001B2481" w:rsidRDefault="00000000" w:rsidP="001123FD">
            <w:pPr>
              <w:jc w:val="center"/>
              <w:rPr>
                <w:del w:id="699" w:author="Walgren, Patrick" w:date="2024-08-29T15:45:00Z" w16du:dateUtc="2024-08-29T21:45:00Z"/>
                <w:rFonts w:ascii="Calibri" w:eastAsia="Calibri" w:hAnsi="Calibri" w:cs="Times New Roman"/>
              </w:rPr>
            </w:pPr>
            <m:oMathPara>
              <m:oMath>
                <m:sSub>
                  <m:sSubPr>
                    <m:ctrlPr>
                      <w:del w:id="700" w:author="Walgren, Patrick" w:date="2024-08-29T15:45:00Z" w16du:dateUtc="2024-08-29T21:45:00Z">
                        <w:rPr>
                          <w:rFonts w:ascii="Cambria Math" w:eastAsia="Calibri" w:hAnsi="Cambria Math" w:cs="Times New Roman"/>
                          <w:i/>
                        </w:rPr>
                      </w:del>
                    </m:ctrlPr>
                  </m:sSubPr>
                  <m:e>
                    <m:r>
                      <w:del w:id="701" w:author="Walgren, Patrick" w:date="2024-08-29T15:45:00Z" w16du:dateUtc="2024-08-29T21:45:00Z">
                        <w:rPr>
                          <w:rFonts w:ascii="Cambria Math" w:eastAsia="Calibri" w:hAnsi="Cambria Math" w:cs="Times New Roman"/>
                        </w:rPr>
                        <m:t>H</m:t>
                      </w:del>
                    </m:r>
                  </m:e>
                  <m:sub>
                    <m:r>
                      <w:del w:id="702" w:author="Walgren, Patrick" w:date="2024-08-29T15:45:00Z" w16du:dateUtc="2024-08-29T21:45:00Z">
                        <w:rPr>
                          <w:rFonts w:ascii="Cambria Math" w:eastAsia="Calibri" w:hAnsi="Cambria Math" w:cs="Times New Roman"/>
                        </w:rPr>
                        <m:t>min</m:t>
                      </w:del>
                    </m:r>
                  </m:sub>
                </m:sSub>
              </m:oMath>
            </m:oMathPara>
          </w:p>
        </w:tc>
        <w:tc>
          <w:tcPr>
            <w:tcW w:w="1152" w:type="dxa"/>
            <w:tcBorders>
              <w:top w:val="single" w:sz="4" w:space="0" w:color="auto"/>
            </w:tcBorders>
            <w:vAlign w:val="center"/>
          </w:tcPr>
          <w:p w14:paraId="0EAEDF81" w14:textId="75B1099C" w:rsidR="001A0D06" w:rsidDel="001B2481" w:rsidRDefault="001A0D06" w:rsidP="001123FD">
            <w:pPr>
              <w:jc w:val="center"/>
              <w:rPr>
                <w:del w:id="703" w:author="Walgren, Patrick" w:date="2024-08-29T15:45:00Z" w16du:dateUtc="2024-08-29T21:45:00Z"/>
              </w:rPr>
            </w:pPr>
            <w:del w:id="704" w:author="Walgren, Patrick" w:date="2024-08-29T15:45:00Z" w16du:dateUtc="2024-08-29T21:45:00Z">
              <w:r w:rsidDel="001B2481">
                <w:delText>mm/mm</w:delText>
              </w:r>
            </w:del>
          </w:p>
        </w:tc>
      </w:tr>
      <w:tr w:rsidR="001123FD" w:rsidDel="001B2481" w14:paraId="49D0BAD5" w14:textId="54C31700" w:rsidTr="001123FD">
        <w:trPr>
          <w:del w:id="705" w:author="Walgren, Patrick" w:date="2024-08-29T15:45:00Z"/>
        </w:trPr>
        <w:tc>
          <w:tcPr>
            <w:tcW w:w="5184" w:type="dxa"/>
          </w:tcPr>
          <w:p w14:paraId="7E992D0C" w14:textId="5E7BB450" w:rsidR="001A0D06" w:rsidDel="001B2481" w:rsidRDefault="001A0D06" w:rsidP="00A267DB">
            <w:pPr>
              <w:rPr>
                <w:del w:id="706" w:author="Walgren, Patrick" w:date="2024-08-29T15:45:00Z" w16du:dateUtc="2024-08-29T21:45:00Z"/>
              </w:rPr>
            </w:pPr>
            <w:del w:id="707" w:author="Walgren, Patrick" w:date="2024-08-29T15:45:00Z" w16du:dateUtc="2024-08-29T21:45:00Z">
              <w:r w:rsidDel="001B2481">
                <w:delText>Maximum transformation strain</w:delText>
              </w:r>
            </w:del>
          </w:p>
        </w:tc>
        <w:tc>
          <w:tcPr>
            <w:tcW w:w="2304" w:type="dxa"/>
            <w:vAlign w:val="center"/>
          </w:tcPr>
          <w:p w14:paraId="55621D52" w14:textId="56F77932" w:rsidR="001A0D06" w:rsidDel="001B2481" w:rsidRDefault="00000000" w:rsidP="001123FD">
            <w:pPr>
              <w:jc w:val="center"/>
              <w:rPr>
                <w:del w:id="708" w:author="Walgren, Patrick" w:date="2024-08-29T15:45:00Z" w16du:dateUtc="2024-08-29T21:45:00Z"/>
                <w:rFonts w:ascii="Calibri" w:eastAsia="Calibri" w:hAnsi="Calibri" w:cs="Times New Roman"/>
              </w:rPr>
            </w:pPr>
            <m:oMathPara>
              <m:oMath>
                <m:sSub>
                  <m:sSubPr>
                    <m:ctrlPr>
                      <w:del w:id="709" w:author="Walgren, Patrick" w:date="2024-08-29T15:45:00Z" w16du:dateUtc="2024-08-29T21:45:00Z">
                        <w:rPr>
                          <w:rFonts w:ascii="Cambria Math" w:eastAsia="Calibri" w:hAnsi="Cambria Math" w:cs="Times New Roman"/>
                          <w:i/>
                        </w:rPr>
                      </w:del>
                    </m:ctrlPr>
                  </m:sSubPr>
                  <m:e>
                    <m:r>
                      <w:del w:id="710" w:author="Walgren, Patrick" w:date="2024-08-29T15:45:00Z" w16du:dateUtc="2024-08-29T21:45:00Z">
                        <w:rPr>
                          <w:rFonts w:ascii="Cambria Math" w:eastAsia="Calibri" w:hAnsi="Cambria Math" w:cs="Times New Roman"/>
                        </w:rPr>
                        <m:t>H</m:t>
                      </w:del>
                    </m:r>
                  </m:e>
                  <m:sub>
                    <m:r>
                      <w:del w:id="711" w:author="Walgren, Patrick" w:date="2024-08-29T15:45:00Z" w16du:dateUtc="2024-08-29T21:45:00Z">
                        <w:rPr>
                          <w:rFonts w:ascii="Cambria Math" w:eastAsia="Calibri" w:hAnsi="Cambria Math" w:cs="Times New Roman"/>
                        </w:rPr>
                        <m:t>max</m:t>
                      </w:del>
                    </m:r>
                  </m:sub>
                </m:sSub>
              </m:oMath>
            </m:oMathPara>
          </w:p>
        </w:tc>
        <w:tc>
          <w:tcPr>
            <w:tcW w:w="1152" w:type="dxa"/>
            <w:vAlign w:val="center"/>
          </w:tcPr>
          <w:p w14:paraId="300BA549" w14:textId="3A6BCDCD" w:rsidR="001A0D06" w:rsidDel="001B2481" w:rsidRDefault="001A0D06" w:rsidP="001123FD">
            <w:pPr>
              <w:jc w:val="center"/>
              <w:rPr>
                <w:del w:id="712" w:author="Walgren, Patrick" w:date="2024-08-29T15:45:00Z" w16du:dateUtc="2024-08-29T21:45:00Z"/>
              </w:rPr>
            </w:pPr>
            <w:del w:id="713" w:author="Walgren, Patrick" w:date="2024-08-29T15:45:00Z" w16du:dateUtc="2024-08-29T21:45:00Z">
              <w:r w:rsidDel="001B2481">
                <w:delText>mm/mm</w:delText>
              </w:r>
            </w:del>
          </w:p>
        </w:tc>
      </w:tr>
      <w:tr w:rsidR="001123FD" w:rsidDel="001B2481" w14:paraId="61ACD8D8" w14:textId="5886B38F" w:rsidTr="001123FD">
        <w:trPr>
          <w:del w:id="714" w:author="Walgren, Patrick" w:date="2024-08-29T15:45:00Z"/>
        </w:trPr>
        <w:tc>
          <w:tcPr>
            <w:tcW w:w="5184" w:type="dxa"/>
          </w:tcPr>
          <w:p w14:paraId="2E2F7DAA" w14:textId="15EB05A2" w:rsidR="001A0D06" w:rsidDel="001B2481" w:rsidRDefault="001A0D06" w:rsidP="00A267DB">
            <w:pPr>
              <w:rPr>
                <w:del w:id="715" w:author="Walgren, Patrick" w:date="2024-08-29T15:45:00Z" w16du:dateUtc="2024-08-29T21:45:00Z"/>
              </w:rPr>
            </w:pPr>
            <w:del w:id="716" w:author="Walgren, Patrick" w:date="2024-08-29T15:45:00Z" w16du:dateUtc="2024-08-29T21:45:00Z">
              <w:r w:rsidDel="001B2481">
                <w:delText>Critical stress at which transformation strain manifests</w:delText>
              </w:r>
            </w:del>
          </w:p>
        </w:tc>
        <w:tc>
          <w:tcPr>
            <w:tcW w:w="2304" w:type="dxa"/>
            <w:vAlign w:val="center"/>
          </w:tcPr>
          <w:p w14:paraId="6EF4BDA5" w14:textId="48F8BA67" w:rsidR="001A0D06" w:rsidRPr="001A0D06" w:rsidDel="001B2481" w:rsidRDefault="00000000" w:rsidP="001123FD">
            <w:pPr>
              <w:jc w:val="center"/>
              <w:rPr>
                <w:del w:id="717" w:author="Walgren, Patrick" w:date="2024-08-29T15:45:00Z" w16du:dateUtc="2024-08-29T21:45:00Z"/>
                <w:rFonts w:ascii="Calibri" w:eastAsia="Calibri" w:hAnsi="Calibri" w:cs="Times New Roman"/>
                <w:vertAlign w:val="subscript"/>
              </w:rPr>
            </w:pPr>
            <m:oMathPara>
              <m:oMath>
                <m:sSub>
                  <m:sSubPr>
                    <m:ctrlPr>
                      <w:del w:id="718" w:author="Walgren, Patrick" w:date="2024-08-29T15:45:00Z" w16du:dateUtc="2024-08-29T21:45:00Z">
                        <w:rPr>
                          <w:rFonts w:ascii="Cambria Math" w:eastAsia="Calibri" w:hAnsi="Cambria Math" w:cs="Times New Roman"/>
                          <w:i/>
                          <w:vertAlign w:val="subscript"/>
                        </w:rPr>
                      </w:del>
                    </m:ctrlPr>
                  </m:sSubPr>
                  <m:e>
                    <m:r>
                      <w:del w:id="719" w:author="Walgren, Patrick" w:date="2024-08-29T15:45:00Z" w16du:dateUtc="2024-08-29T21:45:00Z">
                        <w:rPr>
                          <w:rFonts w:ascii="Cambria Math" w:eastAsia="Calibri" w:hAnsi="Cambria Math" w:cs="Times New Roman"/>
                          <w:vertAlign w:val="subscript"/>
                        </w:rPr>
                        <m:t>σ</m:t>
                      </w:del>
                    </m:r>
                  </m:e>
                  <m:sub>
                    <m:r>
                      <w:del w:id="720" w:author="Walgren, Patrick" w:date="2024-08-29T15:45:00Z" w16du:dateUtc="2024-08-29T21:45:00Z">
                        <w:rPr>
                          <w:rFonts w:ascii="Cambria Math" w:eastAsia="Calibri" w:hAnsi="Cambria Math" w:cs="Times New Roman"/>
                          <w:vertAlign w:val="subscript"/>
                        </w:rPr>
                        <m:t>crit</m:t>
                      </w:del>
                    </m:r>
                  </m:sub>
                </m:sSub>
              </m:oMath>
            </m:oMathPara>
          </w:p>
        </w:tc>
        <w:tc>
          <w:tcPr>
            <w:tcW w:w="1152" w:type="dxa"/>
            <w:vAlign w:val="center"/>
          </w:tcPr>
          <w:p w14:paraId="3E1C6072" w14:textId="57905E83" w:rsidR="001A0D06" w:rsidDel="001B2481" w:rsidRDefault="001A0D06" w:rsidP="001123FD">
            <w:pPr>
              <w:jc w:val="center"/>
              <w:rPr>
                <w:del w:id="721" w:author="Walgren, Patrick" w:date="2024-08-29T15:45:00Z" w16du:dateUtc="2024-08-29T21:45:00Z"/>
              </w:rPr>
            </w:pPr>
            <w:del w:id="722" w:author="Walgren, Patrick" w:date="2024-08-29T15:45:00Z" w16du:dateUtc="2024-08-29T21:45:00Z">
              <w:r w:rsidDel="001B2481">
                <w:delText>Pa</w:delText>
              </w:r>
            </w:del>
          </w:p>
        </w:tc>
      </w:tr>
      <w:tr w:rsidR="001123FD" w:rsidDel="001B2481" w14:paraId="2BFCB198" w14:textId="729DD4D1" w:rsidTr="001123FD">
        <w:trPr>
          <w:del w:id="723" w:author="Walgren, Patrick" w:date="2024-08-29T15:45:00Z"/>
        </w:trPr>
        <w:tc>
          <w:tcPr>
            <w:tcW w:w="5184" w:type="dxa"/>
          </w:tcPr>
          <w:p w14:paraId="2C91F401" w14:textId="12599BC9" w:rsidR="001A0D06" w:rsidDel="001B2481" w:rsidRDefault="001A0D06" w:rsidP="00A267DB">
            <w:pPr>
              <w:rPr>
                <w:del w:id="724" w:author="Walgren, Patrick" w:date="2024-08-29T15:45:00Z" w16du:dateUtc="2024-08-29T21:45:00Z"/>
              </w:rPr>
            </w:pPr>
            <w:del w:id="725" w:author="Walgren, Patrick" w:date="2024-08-29T15:45:00Z" w16du:dateUtc="2024-08-29T21:45:00Z">
              <w:r w:rsidDel="001B2481">
                <w:delText>Transformation strain rise time</w:delText>
              </w:r>
            </w:del>
          </w:p>
        </w:tc>
        <w:tc>
          <w:tcPr>
            <w:tcW w:w="2304" w:type="dxa"/>
            <w:vAlign w:val="center"/>
          </w:tcPr>
          <w:p w14:paraId="764A8361" w14:textId="09FCF2CE" w:rsidR="001A0D06" w:rsidDel="001B2481" w:rsidRDefault="001A0D06" w:rsidP="001123FD">
            <w:pPr>
              <w:jc w:val="center"/>
              <w:rPr>
                <w:del w:id="726" w:author="Walgren, Patrick" w:date="2024-08-29T15:45:00Z" w16du:dateUtc="2024-08-29T21:45:00Z"/>
                <w:rFonts w:ascii="Calibri" w:eastAsia="Calibri" w:hAnsi="Calibri" w:cs="Times New Roman"/>
                <w:vertAlign w:val="subscript"/>
              </w:rPr>
            </w:pPr>
            <m:oMathPara>
              <m:oMath>
                <m:r>
                  <w:del w:id="727" w:author="Walgren, Patrick" w:date="2024-08-29T15:45:00Z" w16du:dateUtc="2024-08-29T21:45:00Z">
                    <w:rPr>
                      <w:rFonts w:ascii="Cambria Math" w:eastAsia="Calibri" w:hAnsi="Cambria Math" w:cs="Times New Roman"/>
                      <w:vertAlign w:val="subscript"/>
                    </w:rPr>
                    <m:t>k</m:t>
                  </w:del>
                </m:r>
              </m:oMath>
            </m:oMathPara>
          </w:p>
        </w:tc>
        <w:tc>
          <w:tcPr>
            <w:tcW w:w="1152" w:type="dxa"/>
            <w:vAlign w:val="center"/>
          </w:tcPr>
          <w:p w14:paraId="239F2936" w14:textId="13E5D15F" w:rsidR="001A0D06" w:rsidDel="001B2481" w:rsidRDefault="001A0D06" w:rsidP="001123FD">
            <w:pPr>
              <w:jc w:val="center"/>
              <w:rPr>
                <w:del w:id="728" w:author="Walgren, Patrick" w:date="2024-08-29T15:45:00Z" w16du:dateUtc="2024-08-29T21:45:00Z"/>
              </w:rPr>
            </w:pPr>
            <w:del w:id="729" w:author="Walgren, Patrick" w:date="2024-08-29T15:45:00Z" w16du:dateUtc="2024-08-29T21:45:00Z">
              <w:r w:rsidDel="001B2481">
                <w:delText>1/Pa</w:delText>
              </w:r>
            </w:del>
          </w:p>
        </w:tc>
      </w:tr>
      <w:tr w:rsidR="001123FD" w:rsidDel="001B2481" w14:paraId="19A9D0F5" w14:textId="08832AA2" w:rsidTr="001123FD">
        <w:trPr>
          <w:del w:id="730" w:author="Walgren, Patrick" w:date="2024-08-29T15:45:00Z"/>
        </w:trPr>
        <w:tc>
          <w:tcPr>
            <w:tcW w:w="5184" w:type="dxa"/>
            <w:tcBorders>
              <w:bottom w:val="single" w:sz="4" w:space="0" w:color="auto"/>
            </w:tcBorders>
          </w:tcPr>
          <w:p w14:paraId="29DE7052" w14:textId="3DB5C283" w:rsidR="001123FD" w:rsidRPr="001123FD" w:rsidDel="001B2481" w:rsidRDefault="001123FD" w:rsidP="00A267DB">
            <w:pPr>
              <w:rPr>
                <w:del w:id="731" w:author="Walgren, Patrick" w:date="2024-08-29T15:45:00Z" w16du:dateUtc="2024-08-29T21:45:00Z"/>
                <w:b/>
                <w:bCs/>
              </w:rPr>
            </w:pPr>
            <w:del w:id="732" w:author="Walgren, Patrick" w:date="2024-08-29T15:45:00Z" w16du:dateUtc="2024-08-29T21:45:00Z">
              <w:r w:rsidDel="001B2481">
                <w:rPr>
                  <w:b/>
                  <w:bCs/>
                </w:rPr>
                <w:delText>Smooth hardening properties</w:delText>
              </w:r>
            </w:del>
          </w:p>
        </w:tc>
        <w:tc>
          <w:tcPr>
            <w:tcW w:w="2304" w:type="dxa"/>
            <w:tcBorders>
              <w:bottom w:val="single" w:sz="4" w:space="0" w:color="auto"/>
            </w:tcBorders>
            <w:vAlign w:val="center"/>
          </w:tcPr>
          <w:p w14:paraId="5587D3DA" w14:textId="00F3EE51" w:rsidR="001123FD" w:rsidDel="001B2481" w:rsidRDefault="001123FD" w:rsidP="001123FD">
            <w:pPr>
              <w:jc w:val="center"/>
              <w:rPr>
                <w:del w:id="733" w:author="Walgren, Patrick" w:date="2024-08-29T15:45:00Z" w16du:dateUtc="2024-08-29T21:45:00Z"/>
                <w:rFonts w:ascii="Calibri" w:eastAsia="Calibri" w:hAnsi="Calibri" w:cs="Times New Roman"/>
                <w:vertAlign w:val="subscript"/>
              </w:rPr>
            </w:pPr>
          </w:p>
        </w:tc>
        <w:tc>
          <w:tcPr>
            <w:tcW w:w="1152" w:type="dxa"/>
            <w:tcBorders>
              <w:bottom w:val="single" w:sz="4" w:space="0" w:color="auto"/>
            </w:tcBorders>
            <w:vAlign w:val="center"/>
          </w:tcPr>
          <w:p w14:paraId="56D738C5" w14:textId="290A3AEC" w:rsidR="001123FD" w:rsidDel="001B2481" w:rsidRDefault="001123FD" w:rsidP="001123FD">
            <w:pPr>
              <w:jc w:val="center"/>
              <w:rPr>
                <w:del w:id="734" w:author="Walgren, Patrick" w:date="2024-08-29T15:45:00Z" w16du:dateUtc="2024-08-29T21:45:00Z"/>
              </w:rPr>
            </w:pPr>
          </w:p>
        </w:tc>
      </w:tr>
      <w:tr w:rsidR="001123FD" w:rsidDel="001B2481" w14:paraId="19E575E1" w14:textId="3C16E531" w:rsidTr="001123FD">
        <w:trPr>
          <w:del w:id="735" w:author="Walgren, Patrick" w:date="2024-08-29T15:45:00Z"/>
        </w:trPr>
        <w:tc>
          <w:tcPr>
            <w:tcW w:w="5184" w:type="dxa"/>
            <w:tcBorders>
              <w:top w:val="single" w:sz="4" w:space="0" w:color="auto"/>
            </w:tcBorders>
          </w:tcPr>
          <w:p w14:paraId="048B2ED1" w14:textId="50083F99" w:rsidR="001123FD" w:rsidRPr="001123FD" w:rsidDel="001B2481" w:rsidRDefault="001123FD" w:rsidP="00A267DB">
            <w:pPr>
              <w:rPr>
                <w:del w:id="736" w:author="Walgren, Patrick" w:date="2024-08-29T15:45:00Z" w16du:dateUtc="2024-08-29T21:45:00Z"/>
              </w:rPr>
            </w:pPr>
            <w:del w:id="737" w:author="Walgren, Patrick" w:date="2024-08-29T15:45:00Z" w16du:dateUtc="2024-08-29T21:45:00Z">
              <w:r w:rsidDel="001B2481">
                <w:delText>Smooth hardening coefficients</w:delText>
              </w:r>
            </w:del>
          </w:p>
        </w:tc>
        <w:tc>
          <w:tcPr>
            <w:tcW w:w="2304" w:type="dxa"/>
            <w:tcBorders>
              <w:top w:val="single" w:sz="4" w:space="0" w:color="auto"/>
            </w:tcBorders>
            <w:vAlign w:val="center"/>
          </w:tcPr>
          <w:p w14:paraId="6A8FCA63" w14:textId="46263DC5" w:rsidR="001123FD" w:rsidDel="001B2481" w:rsidRDefault="00000000" w:rsidP="001123FD">
            <w:pPr>
              <w:jc w:val="center"/>
              <w:rPr>
                <w:del w:id="738" w:author="Walgren, Patrick" w:date="2024-08-29T15:45:00Z" w16du:dateUtc="2024-08-29T21:45:00Z"/>
                <w:rFonts w:ascii="Calibri" w:eastAsia="Calibri" w:hAnsi="Calibri" w:cs="Times New Roman"/>
                <w:vertAlign w:val="subscript"/>
              </w:rPr>
            </w:pPr>
            <m:oMathPara>
              <m:oMath>
                <m:sSub>
                  <m:sSubPr>
                    <m:ctrlPr>
                      <w:del w:id="739" w:author="Walgren, Patrick" w:date="2024-08-29T15:45:00Z" w16du:dateUtc="2024-08-29T21:45:00Z">
                        <w:rPr>
                          <w:rFonts w:ascii="Cambria Math" w:eastAsia="Calibri" w:hAnsi="Cambria Math" w:cs="Times New Roman"/>
                          <w:i/>
                          <w:vertAlign w:val="subscript"/>
                        </w:rPr>
                      </w:del>
                    </m:ctrlPr>
                  </m:sSubPr>
                  <m:e>
                    <m:r>
                      <w:del w:id="740" w:author="Walgren, Patrick" w:date="2024-08-29T15:45:00Z" w16du:dateUtc="2024-08-29T21:45:00Z">
                        <w:rPr>
                          <w:rFonts w:ascii="Cambria Math" w:eastAsia="Calibri" w:hAnsi="Cambria Math" w:cs="Times New Roman"/>
                          <w:vertAlign w:val="subscript"/>
                        </w:rPr>
                        <m:t>n</m:t>
                      </w:del>
                    </m:r>
                  </m:e>
                  <m:sub>
                    <m:r>
                      <w:del w:id="741" w:author="Walgren, Patrick" w:date="2024-08-29T15:45:00Z" w16du:dateUtc="2024-08-29T21:45:00Z">
                        <w:rPr>
                          <w:rFonts w:ascii="Cambria Math" w:eastAsia="Calibri" w:hAnsi="Cambria Math" w:cs="Times New Roman"/>
                          <w:vertAlign w:val="subscript"/>
                        </w:rPr>
                        <m:t>1</m:t>
                      </w:del>
                    </m:r>
                  </m:sub>
                </m:sSub>
                <m:r>
                  <w:del w:id="742" w:author="Walgren, Patrick" w:date="2024-08-29T15:45:00Z" w16du:dateUtc="2024-08-29T21:45:00Z">
                    <w:rPr>
                      <w:rFonts w:ascii="Cambria Math" w:eastAsia="Calibri" w:hAnsi="Cambria Math" w:cs="Times New Roman"/>
                      <w:vertAlign w:val="subscript"/>
                    </w:rPr>
                    <m:t xml:space="preserve">, </m:t>
                  </w:del>
                </m:r>
                <m:sSub>
                  <m:sSubPr>
                    <m:ctrlPr>
                      <w:del w:id="743" w:author="Walgren, Patrick" w:date="2024-08-29T15:45:00Z" w16du:dateUtc="2024-08-29T21:45:00Z">
                        <w:rPr>
                          <w:rFonts w:ascii="Cambria Math" w:eastAsia="Calibri" w:hAnsi="Cambria Math" w:cs="Times New Roman"/>
                          <w:i/>
                          <w:vertAlign w:val="subscript"/>
                        </w:rPr>
                      </w:del>
                    </m:ctrlPr>
                  </m:sSubPr>
                  <m:e>
                    <m:r>
                      <w:del w:id="744" w:author="Walgren, Patrick" w:date="2024-08-29T15:45:00Z" w16du:dateUtc="2024-08-29T21:45:00Z">
                        <w:rPr>
                          <w:rFonts w:ascii="Cambria Math" w:eastAsia="Calibri" w:hAnsi="Cambria Math" w:cs="Times New Roman"/>
                          <w:vertAlign w:val="subscript"/>
                        </w:rPr>
                        <m:t>n</m:t>
                      </w:del>
                    </m:r>
                  </m:e>
                  <m:sub>
                    <m:r>
                      <w:del w:id="745" w:author="Walgren, Patrick" w:date="2024-08-29T15:45:00Z" w16du:dateUtc="2024-08-29T21:45:00Z">
                        <w:rPr>
                          <w:rFonts w:ascii="Cambria Math" w:eastAsia="Calibri" w:hAnsi="Cambria Math" w:cs="Times New Roman"/>
                          <w:vertAlign w:val="subscript"/>
                        </w:rPr>
                        <m:t>2</m:t>
                      </w:del>
                    </m:r>
                  </m:sub>
                </m:sSub>
                <m:r>
                  <w:del w:id="746" w:author="Walgren, Patrick" w:date="2024-08-29T15:45:00Z" w16du:dateUtc="2024-08-29T21:45:00Z">
                    <w:rPr>
                      <w:rFonts w:ascii="Cambria Math" w:eastAsia="Calibri" w:hAnsi="Cambria Math" w:cs="Times New Roman"/>
                      <w:vertAlign w:val="subscript"/>
                    </w:rPr>
                    <m:t xml:space="preserve">, </m:t>
                  </w:del>
                </m:r>
                <m:sSub>
                  <m:sSubPr>
                    <m:ctrlPr>
                      <w:del w:id="747" w:author="Walgren, Patrick" w:date="2024-08-29T15:45:00Z" w16du:dateUtc="2024-08-29T21:45:00Z">
                        <w:rPr>
                          <w:rFonts w:ascii="Cambria Math" w:eastAsia="Calibri" w:hAnsi="Cambria Math" w:cs="Times New Roman"/>
                          <w:i/>
                          <w:vertAlign w:val="subscript"/>
                        </w:rPr>
                      </w:del>
                    </m:ctrlPr>
                  </m:sSubPr>
                  <m:e>
                    <m:r>
                      <w:del w:id="748" w:author="Walgren, Patrick" w:date="2024-08-29T15:45:00Z" w16du:dateUtc="2024-08-29T21:45:00Z">
                        <w:rPr>
                          <w:rFonts w:ascii="Cambria Math" w:eastAsia="Calibri" w:hAnsi="Cambria Math" w:cs="Times New Roman"/>
                          <w:vertAlign w:val="subscript"/>
                        </w:rPr>
                        <m:t>n</m:t>
                      </w:del>
                    </m:r>
                  </m:e>
                  <m:sub>
                    <m:r>
                      <w:del w:id="749" w:author="Walgren, Patrick" w:date="2024-08-29T15:45:00Z" w16du:dateUtc="2024-08-29T21:45:00Z">
                        <w:rPr>
                          <w:rFonts w:ascii="Cambria Math" w:eastAsia="Calibri" w:hAnsi="Cambria Math" w:cs="Times New Roman"/>
                          <w:vertAlign w:val="subscript"/>
                        </w:rPr>
                        <m:t>3</m:t>
                      </w:del>
                    </m:r>
                  </m:sub>
                </m:sSub>
                <m:r>
                  <w:del w:id="750" w:author="Walgren, Patrick" w:date="2024-08-29T15:45:00Z" w16du:dateUtc="2024-08-29T21:45:00Z">
                    <w:rPr>
                      <w:rFonts w:ascii="Cambria Math" w:eastAsia="Calibri" w:hAnsi="Cambria Math" w:cs="Times New Roman"/>
                      <w:vertAlign w:val="subscript"/>
                    </w:rPr>
                    <m:t>,</m:t>
                  </w:del>
                </m:r>
                <m:sSub>
                  <m:sSubPr>
                    <m:ctrlPr>
                      <w:del w:id="751" w:author="Walgren, Patrick" w:date="2024-08-29T15:45:00Z" w16du:dateUtc="2024-08-29T21:45:00Z">
                        <w:rPr>
                          <w:rFonts w:ascii="Cambria Math" w:eastAsia="Calibri" w:hAnsi="Cambria Math" w:cs="Times New Roman"/>
                          <w:i/>
                          <w:vertAlign w:val="subscript"/>
                        </w:rPr>
                      </w:del>
                    </m:ctrlPr>
                  </m:sSubPr>
                  <m:e>
                    <m:r>
                      <w:del w:id="752" w:author="Walgren, Patrick" w:date="2024-08-29T15:45:00Z" w16du:dateUtc="2024-08-29T21:45:00Z">
                        <w:rPr>
                          <w:rFonts w:ascii="Cambria Math" w:eastAsia="Calibri" w:hAnsi="Cambria Math" w:cs="Times New Roman"/>
                          <w:vertAlign w:val="subscript"/>
                        </w:rPr>
                        <m:t>n</m:t>
                      </w:del>
                    </m:r>
                  </m:e>
                  <m:sub>
                    <m:r>
                      <w:del w:id="753" w:author="Walgren, Patrick" w:date="2024-08-29T15:45:00Z" w16du:dateUtc="2024-08-29T21:45:00Z">
                        <w:rPr>
                          <w:rFonts w:ascii="Cambria Math" w:eastAsia="Calibri" w:hAnsi="Cambria Math" w:cs="Times New Roman"/>
                          <w:vertAlign w:val="subscript"/>
                        </w:rPr>
                        <m:t>4</m:t>
                      </w:del>
                    </m:r>
                  </m:sub>
                </m:sSub>
              </m:oMath>
            </m:oMathPara>
          </w:p>
        </w:tc>
        <w:tc>
          <w:tcPr>
            <w:tcW w:w="1152" w:type="dxa"/>
            <w:tcBorders>
              <w:top w:val="single" w:sz="4" w:space="0" w:color="auto"/>
            </w:tcBorders>
            <w:vAlign w:val="center"/>
          </w:tcPr>
          <w:p w14:paraId="2954163A" w14:textId="17087FAE" w:rsidR="001123FD" w:rsidDel="001B2481" w:rsidRDefault="001123FD" w:rsidP="001123FD">
            <w:pPr>
              <w:jc w:val="center"/>
              <w:rPr>
                <w:del w:id="754" w:author="Walgren, Patrick" w:date="2024-08-29T15:45:00Z" w16du:dateUtc="2024-08-29T21:45:00Z"/>
              </w:rPr>
            </w:pPr>
            <w:del w:id="755" w:author="Walgren, Patrick" w:date="2024-08-29T15:45:00Z" w16du:dateUtc="2024-08-29T21:45:00Z">
              <w:r w:rsidDel="001B2481">
                <w:delText>-</w:delText>
              </w:r>
            </w:del>
          </w:p>
        </w:tc>
      </w:tr>
    </w:tbl>
    <w:p w14:paraId="5A6A6FBF" w14:textId="55635E5E" w:rsidR="001A0D06" w:rsidDel="001B2481" w:rsidRDefault="001A0D06" w:rsidP="00A267DB">
      <w:pPr>
        <w:rPr>
          <w:del w:id="756" w:author="Walgren, Patrick" w:date="2024-08-29T15:45:00Z" w16du:dateUtc="2024-08-29T21:45:00Z"/>
        </w:rPr>
      </w:pPr>
    </w:p>
    <w:p w14:paraId="14E84AB9" w14:textId="6956B084" w:rsidR="00A267DB" w:rsidDel="001B2481" w:rsidRDefault="00A267DB" w:rsidP="00A267DB">
      <w:pPr>
        <w:rPr>
          <w:del w:id="757" w:author="Walgren, Patrick" w:date="2024-08-29T15:45:00Z" w16du:dateUtc="2024-08-29T21:45:00Z"/>
        </w:rPr>
      </w:pPr>
      <w:bookmarkStart w:id="758" w:name="_Hlk164063734"/>
      <w:commentRangeStart w:id="759"/>
      <w:del w:id="760" w:author="Walgren, Patrick" w:date="2024-08-29T15:45:00Z" w16du:dateUtc="2024-08-29T21:45:00Z">
        <w:r w:rsidRPr="00A267DB" w:rsidDel="001B2481">
          <w:rPr>
            <w:highlight w:val="yellow"/>
          </w:rPr>
          <w:delText>Alternatively, we can discuss the model from the lens of how the calibrated parameters affect constitutive response</w:delText>
        </w:r>
        <w:commentRangeEnd w:id="759"/>
        <w:r w:rsidR="00DC7663" w:rsidDel="001B2481">
          <w:rPr>
            <w:rStyle w:val="CommentReference"/>
          </w:rPr>
          <w:commentReference w:id="759"/>
        </w:r>
        <w:r w:rsidRPr="00A267DB" w:rsidDel="001B2481">
          <w:rPr>
            <w:highlight w:val="yellow"/>
          </w:rPr>
          <w:delText>.</w:delText>
        </w:r>
        <w:r w:rsidDel="001B2481">
          <w:delText xml:space="preserve"> </w:delText>
        </w:r>
      </w:del>
      <w:bookmarkEnd w:id="758"/>
      <w:del w:id="761" w:author="Walgren, Patrick" w:date="2024-06-08T07:29:00Z" w16du:dateUtc="2024-06-08T11:29:00Z">
        <w:r w:rsidDel="000D430F">
          <w:delText>In shape memory alloy constitutive modeling, three distinct plots are crucial to understand:</w:delText>
        </w:r>
      </w:del>
    </w:p>
    <w:p w14:paraId="2E875A13" w14:textId="66DF2062" w:rsidR="00A267DB" w:rsidRPr="00B33422" w:rsidDel="001B2481" w:rsidRDefault="00A267DB" w:rsidP="00A267DB">
      <w:pPr>
        <w:pStyle w:val="ListParagraph"/>
        <w:numPr>
          <w:ilvl w:val="0"/>
          <w:numId w:val="1"/>
        </w:numPr>
        <w:rPr>
          <w:del w:id="762" w:author="Walgren, Patrick" w:date="2024-08-29T15:45:00Z" w16du:dateUtc="2024-08-29T21:45:00Z"/>
        </w:rPr>
      </w:pPr>
      <w:del w:id="763" w:author="Walgren, Patrick" w:date="2024-08-29T15:45:00Z" w16du:dateUtc="2024-08-29T21:45:00Z">
        <w:r w:rsidDel="001B2481">
          <w:delText xml:space="preserve">The phase diagram (Figure 3a), which describes the surfaces that </w:delText>
        </w:r>
        <w:commentRangeStart w:id="764"/>
        <w:commentRangeStart w:id="765"/>
        <w:commentRangeStart w:id="766"/>
        <w:r w:rsidDel="001B2481">
          <w:delText>define forward and reverse transformation in stress-temperature space</w:delText>
        </w:r>
        <w:commentRangeEnd w:id="764"/>
        <w:r w:rsidR="00DC7663" w:rsidDel="001B2481">
          <w:rPr>
            <w:rStyle w:val="CommentReference"/>
          </w:rPr>
          <w:commentReference w:id="764"/>
        </w:r>
        <w:commentRangeEnd w:id="765"/>
        <w:r w:rsidR="00434006" w:rsidDel="001B2481">
          <w:rPr>
            <w:rStyle w:val="CommentReference"/>
          </w:rPr>
          <w:commentReference w:id="765"/>
        </w:r>
        <w:commentRangeEnd w:id="766"/>
        <w:r w:rsidR="00434006" w:rsidDel="001B2481">
          <w:rPr>
            <w:rStyle w:val="CommentReference"/>
          </w:rPr>
          <w:commentReference w:id="766"/>
        </w:r>
        <w:r w:rsidDel="001B2481">
          <w:delText xml:space="preserve">. Zero-stress transformation temperatures can be found by inspection, and the stress-influence coefficients are defined as the slopes of the </w:delText>
        </w:r>
        <w:commentRangeStart w:id="767"/>
        <w:r w:rsidDel="001B2481">
          <w:delText xml:space="preserve">forward and reverse transformation surfaces at the </w:delText>
        </w:r>
        <w:r w:rsidRPr="00B33422" w:rsidDel="001B2481">
          <w:rPr>
            <w:i/>
            <w:iCs/>
          </w:rPr>
          <w:delText>calibration stress</w:delText>
        </w:r>
        <w:r w:rsidDel="001B2481">
          <w:delText xml:space="preserve">. The calibration stress is </w:delText>
        </w:r>
        <w:r w:rsidRPr="00B33422" w:rsidDel="001B2481">
          <w:rPr>
            <w:i/>
            <w:iCs/>
          </w:rPr>
          <w:delText>a priori</w:delText>
        </w:r>
        <w:r w:rsidDel="001B2481">
          <w:delText xml:space="preserve"> defined by the designer, and common practice dictates selecting a value close to the design working stress of the material</w:delText>
        </w:r>
        <w:commentRangeEnd w:id="767"/>
        <w:r w:rsidR="000D430F" w:rsidDel="001B2481">
          <w:rPr>
            <w:rStyle w:val="CommentReference"/>
          </w:rPr>
          <w:commentReference w:id="767"/>
        </w:r>
        <w:r w:rsidDel="001B2481">
          <w:delText xml:space="preserve">. </w:delText>
        </w:r>
        <w:r w:rsidRPr="00B33422" w:rsidDel="001B2481">
          <w:rPr>
            <w:color w:val="FF0000"/>
          </w:rPr>
          <w:delText>Get a citation on this. Talk to Hartl?</w:delText>
        </w:r>
      </w:del>
    </w:p>
    <w:p w14:paraId="19974D97" w14:textId="4F6A06E4" w:rsidR="00A267DB" w:rsidDel="001B2481" w:rsidRDefault="00A267DB" w:rsidP="00A267DB">
      <w:pPr>
        <w:pStyle w:val="ListParagraph"/>
        <w:numPr>
          <w:ilvl w:val="0"/>
          <w:numId w:val="1"/>
        </w:numPr>
        <w:rPr>
          <w:del w:id="768" w:author="Walgren, Patrick" w:date="2024-08-29T15:45:00Z" w16du:dateUtc="2024-08-29T21:45:00Z"/>
        </w:rPr>
      </w:pPr>
      <w:del w:id="769" w:author="Walgren, Patrick" w:date="2024-08-29T15:45:00Z" w16du:dateUtc="2024-08-29T21:45:00Z">
        <w:r w:rsidDel="001B2481">
          <w:delText xml:space="preserve">Constant-force thermal cycles (Figure 3b), which describe material behavior in strain-temperature </w:delText>
        </w:r>
      </w:del>
      <w:del w:id="770" w:author="Walgren, Patrick" w:date="2024-06-08T07:33:00Z" w16du:dateUtc="2024-06-08T11:33:00Z">
        <w:r w:rsidDel="000D430F">
          <w:delText>response</w:delText>
        </w:r>
      </w:del>
      <w:del w:id="771" w:author="Walgren, Patrick" w:date="2024-08-29T15:45:00Z" w16du:dateUtc="2024-08-29T21:45:00Z">
        <w:r w:rsidDel="001B2481">
          <w:delText xml:space="preserve"> and inform designers of actuator-like behavior. The elastic moduli, transformation strain properties, and thermal expansion coefficient can be extracted from this data. Additionally, this plot can give intuition about the smooth hardening coefficients. </w:delText>
        </w:r>
        <w:commentRangeStart w:id="772"/>
        <w:r w:rsidDel="001B2481">
          <w:delText>Note that the transformation strain properties are not simply the strain in martensite minus the strain in austenite; this is a measure of total strain, and the transformation strain must be calculated by applying Hooke's law.</w:delText>
        </w:r>
        <w:commentRangeEnd w:id="772"/>
        <w:r w:rsidR="006329EF" w:rsidDel="001B2481">
          <w:rPr>
            <w:rStyle w:val="CommentReference"/>
          </w:rPr>
          <w:commentReference w:id="772"/>
        </w:r>
      </w:del>
    </w:p>
    <w:p w14:paraId="5C8866A8" w14:textId="2028840D" w:rsidR="00A267DB" w:rsidRPr="007641D0" w:rsidDel="001B2481" w:rsidRDefault="00A267DB" w:rsidP="00A267DB">
      <w:pPr>
        <w:pStyle w:val="ListParagraph"/>
        <w:numPr>
          <w:ilvl w:val="0"/>
          <w:numId w:val="1"/>
        </w:numPr>
        <w:rPr>
          <w:del w:id="773" w:author="Walgren, Patrick" w:date="2024-08-29T15:45:00Z" w16du:dateUtc="2024-08-29T21:45:00Z"/>
        </w:rPr>
      </w:pPr>
      <w:del w:id="774" w:author="Walgren, Patrick" w:date="2024-08-29T15:45:00Z" w16du:dateUtc="2024-08-29T21:45:00Z">
        <w:r w:rsidDel="001B2481">
          <w:delText xml:space="preserve">The current transformation strain as a function of applied stress (Figure BLANK), which is crucial to understand if the given material exhibits sufficient transformation strain at the design stress. We show a special case herein, where </w:delText>
        </w:r>
      </w:del>
      <m:oMath>
        <m:sSub>
          <m:sSubPr>
            <m:ctrlPr>
              <w:del w:id="775" w:author="Walgren, Patrick" w:date="2024-08-29T15:45:00Z" w16du:dateUtc="2024-08-29T21:45:00Z">
                <w:rPr>
                  <w:rFonts w:ascii="Cambria Math" w:hAnsi="Cambria Math"/>
                  <w:i/>
                </w:rPr>
              </w:del>
            </m:ctrlPr>
          </m:sSubPr>
          <m:e>
            <m:r>
              <w:del w:id="776" w:author="Walgren, Patrick" w:date="2024-08-29T15:45:00Z" w16du:dateUtc="2024-08-29T21:45:00Z">
                <w:rPr>
                  <w:rFonts w:ascii="Cambria Math" w:hAnsi="Cambria Math"/>
                </w:rPr>
                <m:t>H</m:t>
              </w:del>
            </m:r>
          </m:e>
          <m:sub>
            <m:func>
              <m:funcPr>
                <m:ctrlPr>
                  <w:del w:id="777" w:author="Walgren, Patrick" w:date="2024-08-29T15:45:00Z" w16du:dateUtc="2024-08-29T21:45:00Z">
                    <w:rPr>
                      <w:rFonts w:ascii="Cambria Math" w:hAnsi="Cambria Math"/>
                    </w:rPr>
                  </w:del>
                </m:ctrlPr>
              </m:funcPr>
              <m:fName>
                <m:r>
                  <w:del w:id="778" w:author="Walgren, Patrick" w:date="2024-08-29T15:45:00Z" w16du:dateUtc="2024-08-29T21:45:00Z">
                    <m:rPr>
                      <m:sty m:val="p"/>
                    </m:rPr>
                    <w:rPr>
                      <w:rFonts w:ascii="Cambria Math" w:hAnsi="Cambria Math"/>
                    </w:rPr>
                    <m:t>min</m:t>
                  </w:del>
                </m:r>
                <m:ctrlPr>
                  <w:del w:id="779" w:author="Walgren, Patrick" w:date="2024-08-29T15:45:00Z" w16du:dateUtc="2024-08-29T21:45:00Z">
                    <w:rPr>
                      <w:rFonts w:ascii="Cambria Math" w:hAnsi="Cambria Math"/>
                      <w:i/>
                    </w:rPr>
                  </w:del>
                </m:ctrlPr>
              </m:fName>
              <m:e/>
            </m:func>
          </m:sub>
        </m:sSub>
      </m:oMath>
      <w:del w:id="780" w:author="Walgren, Patrick" w:date="2024-08-29T15:45:00Z" w16du:dateUtc="2024-08-29T21:45:00Z">
        <w:r w:rsidDel="001B2481">
          <w:delText xml:space="preserve"> and </w:delText>
        </w:r>
      </w:del>
      <m:oMath>
        <m:sSub>
          <m:sSubPr>
            <m:ctrlPr>
              <w:del w:id="781" w:author="Walgren, Patrick" w:date="2024-08-29T15:45:00Z" w16du:dateUtc="2024-08-29T21:45:00Z">
                <w:rPr>
                  <w:rFonts w:ascii="Cambria Math" w:hAnsi="Cambria Math"/>
                  <w:i/>
                </w:rPr>
              </w:del>
            </m:ctrlPr>
          </m:sSubPr>
          <m:e>
            <m:r>
              <w:del w:id="782" w:author="Walgren, Patrick" w:date="2024-08-29T15:45:00Z" w16du:dateUtc="2024-08-29T21:45:00Z">
                <w:rPr>
                  <w:rFonts w:ascii="Cambria Math" w:hAnsi="Cambria Math"/>
                </w:rPr>
                <m:t>σ</m:t>
              </w:del>
            </m:r>
          </m:e>
          <m:sub>
            <m:r>
              <w:del w:id="783" w:author="Walgren, Patrick" w:date="2024-08-29T15:45:00Z" w16du:dateUtc="2024-08-29T21:45:00Z">
                <w:rPr>
                  <w:rFonts w:ascii="Cambria Math" w:hAnsi="Cambria Math"/>
                </w:rPr>
                <m:t>crit</m:t>
              </w:del>
            </m:r>
          </m:sub>
        </m:sSub>
      </m:oMath>
      <w:del w:id="784" w:author="Walgren, Patrick" w:date="2024-08-29T15:45:00Z" w16du:dateUtc="2024-08-29T21:45:00Z">
        <w:r w:rsidDel="001B2481">
          <w:delText xml:space="preserve"> are both nonzero. However, in most cases, one or both of these material properties are zero</w:delText>
        </w:r>
        <w:r w:rsidR="003C0182" w:rsidDel="001B2481">
          <w:fldChar w:fldCharType="begin"/>
        </w:r>
        <w:r w:rsidR="00EB7AC3" w:rsidDel="001B2481">
          <w:delInstrText xml:space="preserve"> ADDIN ZOTERO_ITEM CSL_CITATION {"citationID":"PdnQIFF2","properties":{"formattedCitation":"[18]","plainCitation":"[18]","noteIndex":0},"citationItems":[{"id":181,"uris":["http://zotero.org/users/4607708/items/I5S97HTS"],"itemData":{"id":181,"type":"chapter","container-title":"Shape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Materials","author":[{"family":"Hartl","given":"D.J."},{"family":"Lagoudas","given":"D.C."}],"editor":[{"family":"Lagoudas","given":"D.C."}],"issued":{"date-parts":[["2008"]]}}}],"schema":"https://github.com/citation-style-language/schema/raw/master/csl-citation.json"} </w:delInstrText>
        </w:r>
        <w:r w:rsidR="003C0182" w:rsidDel="001B2481">
          <w:fldChar w:fldCharType="separate"/>
        </w:r>
        <w:r w:rsidR="00EB7AC3" w:rsidRPr="00EB7AC3" w:rsidDel="001B2481">
          <w:rPr>
            <w:rFonts w:ascii="Calibri" w:hAnsi="Calibri" w:cs="Calibri"/>
          </w:rPr>
          <w:delText>[18]</w:delText>
        </w:r>
        <w:r w:rsidR="003C0182" w:rsidDel="001B2481">
          <w:fldChar w:fldCharType="end"/>
        </w:r>
        <w:r w:rsidDel="001B2481">
          <w:delText xml:space="preserve">. The exponential coefficient k denotes the ``rise time'' or how quickly the transformation strain increases from </w:delText>
        </w:r>
      </w:del>
      <m:oMath>
        <m:sSub>
          <m:sSubPr>
            <m:ctrlPr>
              <w:del w:id="785" w:author="Walgren, Patrick" w:date="2024-08-29T15:45:00Z" w16du:dateUtc="2024-08-29T21:45:00Z">
                <w:rPr>
                  <w:rFonts w:ascii="Cambria Math" w:hAnsi="Cambria Math"/>
                  <w:i/>
                </w:rPr>
              </w:del>
            </m:ctrlPr>
          </m:sSubPr>
          <m:e>
            <m:r>
              <w:del w:id="786" w:author="Walgren, Patrick" w:date="2024-08-29T15:45:00Z" w16du:dateUtc="2024-08-29T21:45:00Z">
                <w:rPr>
                  <w:rFonts w:ascii="Cambria Math" w:hAnsi="Cambria Math"/>
                </w:rPr>
                <m:t>H</m:t>
              </w:del>
            </m:r>
          </m:e>
          <m:sub>
            <m:func>
              <m:funcPr>
                <m:ctrlPr>
                  <w:del w:id="787" w:author="Walgren, Patrick" w:date="2024-08-29T15:45:00Z" w16du:dateUtc="2024-08-29T21:45:00Z">
                    <w:rPr>
                      <w:rFonts w:ascii="Cambria Math" w:hAnsi="Cambria Math"/>
                    </w:rPr>
                  </w:del>
                </m:ctrlPr>
              </m:funcPr>
              <m:fName>
                <m:r>
                  <w:del w:id="788" w:author="Walgren, Patrick" w:date="2024-08-29T15:45:00Z" w16du:dateUtc="2024-08-29T21:45:00Z">
                    <m:rPr>
                      <m:sty m:val="p"/>
                    </m:rPr>
                    <w:rPr>
                      <w:rFonts w:ascii="Cambria Math" w:hAnsi="Cambria Math"/>
                    </w:rPr>
                    <m:t>min</m:t>
                  </w:del>
                </m:r>
                <m:ctrlPr>
                  <w:del w:id="789" w:author="Walgren, Patrick" w:date="2024-08-29T15:45:00Z" w16du:dateUtc="2024-08-29T21:45:00Z">
                    <w:rPr>
                      <w:rFonts w:ascii="Cambria Math" w:hAnsi="Cambria Math"/>
                      <w:i/>
                    </w:rPr>
                  </w:del>
                </m:ctrlPr>
              </m:fName>
              <m:e/>
            </m:func>
          </m:sub>
        </m:sSub>
      </m:oMath>
      <w:del w:id="790" w:author="Walgren, Patrick" w:date="2024-08-29T15:45:00Z" w16du:dateUtc="2024-08-29T21:45:00Z">
        <w:r w:rsidDel="001B2481">
          <w:delText xml:space="preserve"> to </w:delText>
        </w:r>
      </w:del>
      <m:oMath>
        <m:sSub>
          <m:sSubPr>
            <m:ctrlPr>
              <w:del w:id="791" w:author="Walgren, Patrick" w:date="2024-08-29T15:45:00Z" w16du:dateUtc="2024-08-29T21:45:00Z">
                <w:rPr>
                  <w:rFonts w:ascii="Cambria Math" w:hAnsi="Cambria Math"/>
                  <w:i/>
                </w:rPr>
              </w:del>
            </m:ctrlPr>
          </m:sSubPr>
          <m:e>
            <m:r>
              <w:del w:id="792" w:author="Walgren, Patrick" w:date="2024-08-29T15:45:00Z" w16du:dateUtc="2024-08-29T21:45:00Z">
                <w:rPr>
                  <w:rFonts w:ascii="Cambria Math" w:hAnsi="Cambria Math"/>
                </w:rPr>
                <m:t>H</m:t>
              </w:del>
            </m:r>
          </m:e>
          <m:sub>
            <m:func>
              <m:funcPr>
                <m:ctrlPr>
                  <w:del w:id="793" w:author="Walgren, Patrick" w:date="2024-08-29T15:45:00Z" w16du:dateUtc="2024-08-29T21:45:00Z">
                    <w:rPr>
                      <w:rFonts w:ascii="Cambria Math" w:hAnsi="Cambria Math"/>
                    </w:rPr>
                  </w:del>
                </m:ctrlPr>
              </m:funcPr>
              <m:fName>
                <m:r>
                  <w:del w:id="794" w:author="Walgren, Patrick" w:date="2024-08-29T15:45:00Z" w16du:dateUtc="2024-08-29T21:45:00Z">
                    <m:rPr>
                      <m:sty m:val="p"/>
                    </m:rPr>
                    <w:rPr>
                      <w:rFonts w:ascii="Cambria Math" w:hAnsi="Cambria Math"/>
                    </w:rPr>
                    <m:t>max</m:t>
                  </w:del>
                </m:r>
                <m:ctrlPr>
                  <w:del w:id="795" w:author="Walgren, Patrick" w:date="2024-08-29T15:45:00Z" w16du:dateUtc="2024-08-29T21:45:00Z">
                    <w:rPr>
                      <w:rFonts w:ascii="Cambria Math" w:hAnsi="Cambria Math"/>
                      <w:i/>
                    </w:rPr>
                  </w:del>
                </m:ctrlPr>
              </m:fName>
              <m:e/>
            </m:func>
          </m:sub>
        </m:sSub>
      </m:oMath>
      <w:del w:id="796" w:author="Walgren, Patrick" w:date="2024-06-04T19:40:00Z" w16du:dateUtc="2024-06-04T23:40:00Z">
        <w:r w:rsidDel="00C93B97">
          <w:delText xml:space="preserve">.  </w:delText>
        </w:r>
      </w:del>
      <w:del w:id="797" w:author="Walgren, Patrick" w:date="2024-08-29T15:45:00Z" w16du:dateUtc="2024-08-29T21:45:00Z">
        <w:r w:rsidRPr="00BD1F08" w:rsidDel="001B2481">
          <w:rPr>
            <w:color w:val="FF0000"/>
          </w:rPr>
          <w:delText xml:space="preserve">Cite some old work that backs this up. Book? My papers? Bertagne? Leal? </w:delText>
        </w:r>
      </w:del>
    </w:p>
    <w:p w14:paraId="208450F3" w14:textId="4D5E9CF8" w:rsidR="007641D0" w:rsidDel="001B2481" w:rsidRDefault="007641D0" w:rsidP="007641D0">
      <w:pPr>
        <w:rPr>
          <w:del w:id="798" w:author="Walgren, Patrick" w:date="2024-08-29T15:45:00Z" w16du:dateUtc="2024-08-29T21:45:00Z"/>
        </w:rPr>
      </w:pPr>
    </w:p>
    <w:p w14:paraId="792CF8C9" w14:textId="378EAE19" w:rsidR="007641D0" w:rsidDel="001B2481" w:rsidRDefault="007641D0" w:rsidP="007641D0">
      <w:pPr>
        <w:keepNext/>
        <w:rPr>
          <w:del w:id="799" w:author="Walgren, Patrick" w:date="2024-08-29T15:45:00Z" w16du:dateUtc="2024-08-29T21:45:00Z"/>
        </w:rPr>
      </w:pPr>
      <w:del w:id="800" w:author="Walgren, Patrick" w:date="2024-08-29T15:45:00Z" w16du:dateUtc="2024-08-29T21:45:00Z">
        <w:r w:rsidDel="001B2481">
          <w:rPr>
            <w:noProof/>
          </w:rPr>
          <w:drawing>
            <wp:inline distT="0" distB="0" distL="0" distR="0" wp14:anchorId="48395036" wp14:editId="58221B3F">
              <wp:extent cx="2743200" cy="1524879"/>
              <wp:effectExtent l="0" t="0" r="0" b="0"/>
              <wp:docPr id="19682384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38462" name="Picture 196823846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1524879"/>
                      </a:xfrm>
                      <a:prstGeom prst="rect">
                        <a:avLst/>
                      </a:prstGeom>
                    </pic:spPr>
                  </pic:pic>
                </a:graphicData>
              </a:graphic>
            </wp:inline>
          </w:drawing>
        </w:r>
        <w:r w:rsidDel="001B2481">
          <w:rPr>
            <w:noProof/>
          </w:rPr>
          <w:drawing>
            <wp:inline distT="0" distB="0" distL="0" distR="0" wp14:anchorId="5BDBEFFA" wp14:editId="3E0EC82C">
              <wp:extent cx="2743200" cy="1402373"/>
              <wp:effectExtent l="0" t="0" r="0" b="7620"/>
              <wp:docPr id="1742260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6037" name="Picture 1742260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1402373"/>
                      </a:xfrm>
                      <a:prstGeom prst="rect">
                        <a:avLst/>
                      </a:prstGeom>
                    </pic:spPr>
                  </pic:pic>
                </a:graphicData>
              </a:graphic>
            </wp:inline>
          </w:drawing>
        </w:r>
      </w:del>
    </w:p>
    <w:p w14:paraId="17C7C801" w14:textId="26DCD264" w:rsidR="007641D0" w:rsidDel="001B2481" w:rsidRDefault="007641D0" w:rsidP="007641D0">
      <w:pPr>
        <w:pStyle w:val="Caption"/>
        <w:rPr>
          <w:del w:id="801" w:author="Walgren, Patrick" w:date="2024-08-29T15:45:00Z" w16du:dateUtc="2024-08-29T21:45:00Z"/>
        </w:rPr>
      </w:pPr>
      <w:del w:id="802" w:author="Walgren, Patrick" w:date="2024-08-29T15:45:00Z" w16du:dateUtc="2024-08-29T21:45:00Z">
        <w:r w:rsidDel="001B2481">
          <w:delText xml:space="preserve">Figure </w:delText>
        </w:r>
        <w:r w:rsidDel="001B2481">
          <w:rPr>
            <w:i w:val="0"/>
            <w:iCs w:val="0"/>
          </w:rPr>
          <w:fldChar w:fldCharType="begin"/>
        </w:r>
        <w:r w:rsidDel="001B2481">
          <w:delInstrText xml:space="preserve"> SEQ Figure \* ARABIC </w:delInstrText>
        </w:r>
        <w:r w:rsidDel="001B2481">
          <w:rPr>
            <w:i w:val="0"/>
            <w:iCs w:val="0"/>
          </w:rPr>
          <w:fldChar w:fldCharType="separate"/>
        </w:r>
        <w:r w:rsidR="00A96E3A" w:rsidDel="001B2481">
          <w:rPr>
            <w:noProof/>
          </w:rPr>
          <w:delText>3</w:delText>
        </w:r>
        <w:r w:rsidDel="001B2481">
          <w:rPr>
            <w:i w:val="0"/>
            <w:iCs w:val="0"/>
          </w:rPr>
          <w:fldChar w:fldCharType="end"/>
        </w:r>
        <w:r w:rsidDel="001B2481">
          <w:delText xml:space="preserve">: </w:delText>
        </w:r>
        <w:r w:rsidRPr="00A14274" w:rsidDel="001B2481">
          <w:delText>Due to the interdependence of model parameters, numerical optimization is required for a robust fit of experimental data.</w:delText>
        </w:r>
      </w:del>
    </w:p>
    <w:p w14:paraId="1253D4A9" w14:textId="45315152" w:rsidR="00A267DB" w:rsidRPr="00BD1F08" w:rsidDel="001B2481" w:rsidRDefault="00A267DB" w:rsidP="00A267DB">
      <w:pPr>
        <w:rPr>
          <w:del w:id="803" w:author="Walgren, Patrick" w:date="2024-08-29T15:45:00Z" w16du:dateUtc="2024-08-29T21:45:00Z"/>
          <w:color w:val="FF0000"/>
        </w:rPr>
      </w:pPr>
      <w:bookmarkStart w:id="804" w:name="_Hlk164063769"/>
      <w:del w:id="805" w:author="Walgren, Patrick" w:date="2024-08-29T15:45:00Z" w16du:dateUtc="2024-08-29T21:45:00Z">
        <w:r w:rsidRPr="00A267DB" w:rsidDel="001B2481">
          <w:rPr>
            <w:highlight w:val="yellow"/>
          </w:rPr>
          <w:delText>As mentioned earlier, the seventeen material properties that define shape memory alloy constitutive response are unique but interdependent.</w:delText>
        </w:r>
        <w:r w:rsidDel="001B2481">
          <w:delText xml:space="preserve"> </w:delText>
        </w:r>
        <w:bookmarkEnd w:id="804"/>
        <w:r w:rsidDel="001B2481">
          <w:delText xml:space="preserve">For example, a change in smooth hardening coefficient will </w:delText>
        </w:r>
      </w:del>
      <w:del w:id="806" w:author="Walgren, Patrick" w:date="2024-06-08T07:38:00Z" w16du:dateUtc="2024-06-08T11:38:00Z">
        <w:r w:rsidDel="00E17B28">
          <w:delText>result in</w:delText>
        </w:r>
      </w:del>
      <w:del w:id="807" w:author="Walgren, Patrick" w:date="2024-08-29T15:45:00Z" w16du:dateUtc="2024-08-29T21:45:00Z">
        <w:r w:rsidDel="001B2481">
          <w:delText xml:space="preserve"> a change in the corresponding zero-stress transformation temperature. </w:delText>
        </w:r>
      </w:del>
      <w:del w:id="808" w:author="Walgren, Patrick" w:date="2024-06-08T07:39:00Z" w16du:dateUtc="2024-06-08T11:39:00Z">
        <w:r w:rsidDel="00F453AD">
          <w:delText xml:space="preserve">This is because the model definition of the transformation temperature is based on the point at which transformation either initiates or stops and not the tangent to both lines. </w:delText>
        </w:r>
        <w:r w:rsidDel="00F453AD">
          <w:rPr>
            <w:color w:val="FF0000"/>
          </w:rPr>
          <w:delText xml:space="preserve">Add a note about how the definition of these properties is different than how the ASTM standards define them. </w:delText>
        </w:r>
      </w:del>
      <w:del w:id="809" w:author="Walgren, Patrick" w:date="2024-08-29T15:45:00Z" w16du:dateUtc="2024-08-29T21:45:00Z">
        <w:r w:rsidR="00B30C6F" w:rsidDel="001B2481">
          <w:delText xml:space="preserve">Herein lies a crucial nuance of calibrating the Lagoudas constitutive model: the model defines the transformation temperatures as the point at which transformation begins (i.e., the state where the transformation criteria </w:delText>
        </w:r>
        <w:r w:rsidR="00476B8C" w:rsidDel="001B2481">
          <w:delText>are</w:delText>
        </w:r>
        <w:r w:rsidR="00B30C6F" w:rsidDel="001B2481">
          <w:delText xml:space="preserve"> activated), rather than the tangent</w:delText>
        </w:r>
        <w:r w:rsidR="003C0182" w:rsidDel="001B2481">
          <w:fldChar w:fldCharType="begin"/>
        </w:r>
        <w:r w:rsidR="00EB7AC3" w:rsidDel="001B2481">
          <w:delInstrText xml:space="preserve"> ADDIN ZOTERO_ITEM CSL_CITATION {"citationID":"wnnH6pqH","properties":{"formattedCitation":"[10]","plainCitation":"[10]","noteIndex":0},"citationItems":[{"id":3061,"uris":["http://zotero.org/users/4607708/items/TYX3FDF8"],"itemData":{"id":3061,"type":"report","event-place":"West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alloys","URL":"https://www.astm.org/e3097-17.html","author":[{"family":"ASTM","given":""}],"issued":{"date-parts":[["2017"]]}}}],"schema":"https://github.com/citation-style-language/schema/raw/master/csl-citation.json"} </w:delInstrText>
        </w:r>
        <w:r w:rsidR="003C0182" w:rsidDel="001B2481">
          <w:fldChar w:fldCharType="separate"/>
        </w:r>
        <w:r w:rsidR="00EB7AC3" w:rsidRPr="00EB7AC3" w:rsidDel="001B2481">
          <w:rPr>
            <w:rFonts w:ascii="Calibri" w:hAnsi="Calibri" w:cs="Calibri"/>
          </w:rPr>
          <w:delText>[10]</w:delText>
        </w:r>
        <w:r w:rsidR="003C0182" w:rsidDel="001B2481">
          <w:fldChar w:fldCharType="end"/>
        </w:r>
        <w:r w:rsidR="00B30C6F" w:rsidDel="001B2481">
          <w:delText xml:space="preserve">. </w:delText>
        </w:r>
        <w:commentRangeStart w:id="810"/>
        <w:commentRangeStart w:id="811"/>
        <w:r w:rsidR="00B30C6F" w:rsidDel="001B2481">
          <w:delText>In past work, manually updating smooth hardness coefficients, transformation temperatures, and stress-influence temperatures to best fit experimental data has been the most time-intensive part of calibration.</w:delText>
        </w:r>
        <w:commentRangeEnd w:id="810"/>
        <w:r w:rsidR="00F453AD" w:rsidDel="001B2481">
          <w:rPr>
            <w:rStyle w:val="CommentReference"/>
          </w:rPr>
          <w:commentReference w:id="810"/>
        </w:r>
        <w:commentRangeEnd w:id="811"/>
        <w:r w:rsidR="00434006" w:rsidDel="001B2481">
          <w:rPr>
            <w:rStyle w:val="CommentReference"/>
          </w:rPr>
          <w:commentReference w:id="811"/>
        </w:r>
      </w:del>
    </w:p>
    <w:p w14:paraId="35120ADF" w14:textId="10098C23" w:rsidR="00A267DB" w:rsidDel="001B2481" w:rsidRDefault="00A267DB" w:rsidP="00A267DB">
      <w:pPr>
        <w:rPr>
          <w:del w:id="812" w:author="Walgren, Patrick" w:date="2024-08-29T15:45:00Z" w16du:dateUtc="2024-08-29T21:45:00Z"/>
        </w:rPr>
      </w:pPr>
    </w:p>
    <w:p w14:paraId="1037DEB0" w14:textId="4D8B2074" w:rsidR="00A267DB" w:rsidDel="001B2481" w:rsidRDefault="00A267DB" w:rsidP="00A267DB">
      <w:pPr>
        <w:rPr>
          <w:del w:id="813" w:author="Walgren, Patrick" w:date="2024-08-29T15:45:00Z" w16du:dateUtc="2024-08-29T21:45:00Z"/>
        </w:rPr>
      </w:pPr>
      <w:bookmarkStart w:id="814" w:name="_Hlk164063788"/>
      <w:commentRangeStart w:id="815"/>
      <w:del w:id="816" w:author="Walgren, Patrick" w:date="2024-06-08T07:43:00Z" w16du:dateUtc="2024-06-08T11:43:00Z">
        <w:r w:rsidRPr="00F453AD" w:rsidDel="00F453AD">
          <w:rPr>
            <w:highlight w:val="yellow"/>
          </w:rPr>
          <w:delText>Many other material properties are interrelated as well</w:delText>
        </w:r>
      </w:del>
      <w:del w:id="817" w:author="Walgren, Patrick" w:date="2024-08-29T15:45:00Z" w16du:dateUtc="2024-08-29T21:45:00Z">
        <w:r w:rsidRPr="00F453AD" w:rsidDel="001B2481">
          <w:rPr>
            <w:highlight w:val="yellow"/>
          </w:rPr>
          <w:delText xml:space="preserve">; </w:delText>
        </w:r>
      </w:del>
      <w:del w:id="818" w:author="Walgren, Patrick" w:date="2024-06-09T20:37:00Z" w16du:dateUtc="2024-06-10T00:37:00Z">
        <w:r w:rsidRPr="00F453AD" w:rsidDel="004A5AC6">
          <w:rPr>
            <w:highlight w:val="yellow"/>
          </w:rPr>
          <w:delText xml:space="preserve">changing </w:delText>
        </w:r>
      </w:del>
      <w:del w:id="819" w:author="Walgren, Patrick" w:date="2024-08-29T15:45:00Z" w16du:dateUtc="2024-08-29T21:45:00Z">
        <w:r w:rsidRPr="00F453AD" w:rsidDel="001B2481">
          <w:rPr>
            <w:highlight w:val="yellow"/>
          </w:rPr>
          <w:delText xml:space="preserve">transformation strain properties will </w:delText>
        </w:r>
      </w:del>
      <w:del w:id="820" w:author="Walgren, Patrick" w:date="2024-06-09T20:37:00Z" w16du:dateUtc="2024-06-10T00:37:00Z">
        <w:r w:rsidRPr="00F453AD" w:rsidDel="004A5AC6">
          <w:rPr>
            <w:highlight w:val="yellow"/>
          </w:rPr>
          <w:delText xml:space="preserve">change </w:delText>
        </w:r>
      </w:del>
      <w:del w:id="821" w:author="Walgren, Patrick" w:date="2024-08-29T15:45:00Z" w16du:dateUtc="2024-08-29T21:45:00Z">
        <w:r w:rsidRPr="00F453AD" w:rsidDel="001B2481">
          <w:rPr>
            <w:highlight w:val="yellow"/>
          </w:rPr>
          <w:delText xml:space="preserve">both the strain-temperature response </w:delText>
        </w:r>
        <w:r w:rsidRPr="00A267DB" w:rsidDel="001B2481">
          <w:rPr>
            <w:highlight w:val="yellow"/>
          </w:rPr>
          <w:delText>and the shape of the transformation surfaces</w:delText>
        </w:r>
        <w:commentRangeEnd w:id="815"/>
        <w:r w:rsidR="00F453AD" w:rsidDel="001B2481">
          <w:rPr>
            <w:rStyle w:val="CommentReference"/>
          </w:rPr>
          <w:commentReference w:id="815"/>
        </w:r>
        <w:r w:rsidRPr="00A267DB" w:rsidDel="001B2481">
          <w:rPr>
            <w:highlight w:val="yellow"/>
          </w:rPr>
          <w:delText>.</w:delText>
        </w:r>
        <w:r w:rsidDel="001B2481">
          <w:delText xml:space="preserve"> </w:delText>
        </w:r>
        <w:bookmarkEnd w:id="814"/>
        <w:r w:rsidDel="001B2481">
          <w:delText xml:space="preserve">Additionally, while the stress-influence coefficients are single numbers for each phase, they are only one part of the </w:delText>
        </w:r>
        <w:commentRangeStart w:id="822"/>
        <w:r w:rsidDel="001B2481">
          <w:delText>mathematical expression to define the transformation surface in stress-temperature space</w:delText>
        </w:r>
        <w:commentRangeEnd w:id="822"/>
        <w:r w:rsidR="00DE3B5C" w:rsidDel="001B2481">
          <w:rPr>
            <w:rStyle w:val="CommentReference"/>
          </w:rPr>
          <w:commentReference w:id="822"/>
        </w:r>
        <w:r w:rsidDel="001B2481">
          <w:delText xml:space="preserve">. </w:delText>
        </w:r>
      </w:del>
      <w:del w:id="823" w:author="Walgren, Patrick" w:date="2024-06-08T07:52:00Z" w16du:dateUtc="2024-06-08T11:52:00Z">
        <w:r w:rsidDel="00CB0A86">
          <w:delText xml:space="preserve">For these reasons, to ensure a robust fit of experimental data (which herein we assume consists of many strain-temperature cycles at various stress levels), numerical optimization is needed. </w:delText>
        </w:r>
      </w:del>
    </w:p>
    <w:bookmarkEnd w:id="380"/>
    <w:p w14:paraId="54519ED3" w14:textId="0FEE8C7B" w:rsidR="00A267DB" w:rsidDel="001B2481" w:rsidRDefault="00A267DB" w:rsidP="007A7F3B">
      <w:pPr>
        <w:rPr>
          <w:del w:id="824" w:author="Walgren, Patrick" w:date="2024-08-29T15:45:00Z" w16du:dateUtc="2024-08-29T21:45:00Z"/>
        </w:rPr>
      </w:pPr>
    </w:p>
    <w:p w14:paraId="659F63E8" w14:textId="77777777" w:rsidR="007A7F3B" w:rsidRPr="007A7F3B" w:rsidDel="001B2481" w:rsidRDefault="007A7F3B" w:rsidP="007A7F3B">
      <w:pPr>
        <w:rPr>
          <w:del w:id="825" w:author="Walgren, Patrick" w:date="2024-08-29T15:45:00Z" w16du:dateUtc="2024-08-29T21:45:00Z"/>
          <w:b/>
          <w:bCs/>
        </w:rPr>
      </w:pPr>
      <w:r w:rsidRPr="007A7F3B">
        <w:rPr>
          <w:b/>
          <w:bCs/>
        </w:rPr>
        <w:t>Calibration via numerical optimization</w:t>
      </w:r>
    </w:p>
    <w:p w14:paraId="598CAA3D" w14:textId="77777777" w:rsidR="007A7F3B" w:rsidRDefault="007A7F3B" w:rsidP="007A7F3B"/>
    <w:p w14:paraId="046BD2A9" w14:textId="13267EB6" w:rsidR="007A7F3B" w:rsidRDefault="007A7F3B" w:rsidP="007A7F3B">
      <w:r w:rsidRPr="00870A17">
        <w:rPr>
          <w:highlight w:val="yellow"/>
        </w:rPr>
        <w:t>The current implementation of the tool, in a GUI-based format, allows the SMA designer to specify both optimization parameters and material property bounds and values.</w:t>
      </w:r>
      <w:r w:rsidR="00B33422">
        <w:t xml:space="preserve"> </w:t>
      </w:r>
      <w:ins w:id="826" w:author="Walgren, Patrick" w:date="2024-06-08T07:54:00Z" w16du:dateUtc="2024-06-08T11:54:00Z">
        <w:r w:rsidR="00CB0A86" w:rsidRPr="00CB0A86">
          <w:t xml:space="preserve">If </w:t>
        </w:r>
        <w:commentRangeStart w:id="827"/>
        <w:r w:rsidR="00CB0A86" w:rsidRPr="00CB0A86">
          <w:t>the SMA designer</w:t>
        </w:r>
      </w:ins>
      <w:commentRangeEnd w:id="827"/>
      <w:ins w:id="828" w:author="Walgren, Patrick" w:date="2024-06-08T07:55:00Z" w16du:dateUtc="2024-06-08T11:55:00Z">
        <w:r w:rsidR="00CB0A86">
          <w:rPr>
            <w:rStyle w:val="CommentReference"/>
          </w:rPr>
          <w:commentReference w:id="827"/>
        </w:r>
      </w:ins>
      <w:ins w:id="829" w:author="Walgren, Patrick" w:date="2024-06-08T07:54:00Z" w16du:dateUtc="2024-06-08T11:54:00Z">
        <w:r w:rsidR="00CB0A86" w:rsidRPr="00CB0A86">
          <w:t xml:space="preserve"> has prior knowledge of certain properties (e.g., Young’s moduli from tensile tests), they can define these </w:t>
        </w:r>
        <w:r w:rsidR="00CB0A86" w:rsidRPr="00CB0A86">
          <w:lastRenderedPageBreak/>
          <w:t>properties and the optimization will minimize error between model prediction and experiment by varying all other material properties.</w:t>
        </w:r>
        <w:r w:rsidR="00CB0A86">
          <w:t xml:space="preserve"> </w:t>
        </w:r>
      </w:ins>
      <w:del w:id="830" w:author="Walgren, Patrick" w:date="2024-06-08T07:54:00Z" w16du:dateUtc="2024-06-08T11:54:00Z">
        <w:r w:rsidDel="00CB0A86">
          <w:delText>If certain properties are known a priori (e.g., the Young’s moduli from tensile tests), these values can be defined and the optimization will minimize error between model prediction and experiment by varying all other material properties.</w:delText>
        </w:r>
        <w:r w:rsidR="00B33422" w:rsidDel="00CB0A86">
          <w:delText xml:space="preserve"> </w:delText>
        </w:r>
      </w:del>
      <w:r>
        <w:t xml:space="preserve">In this way, our GUI allows the designer greater flexibility than previous methods </w:t>
      </w:r>
      <w:commentRangeStart w:id="831"/>
      <w:r>
        <w:t>and</w:t>
      </w:r>
      <w:commentRangeEnd w:id="831"/>
      <w:r w:rsidR="00CB0A86">
        <w:rPr>
          <w:rStyle w:val="CommentReference"/>
        </w:rPr>
        <w:commentReference w:id="831"/>
      </w:r>
      <w:r w:rsidR="00B33422">
        <w:t xml:space="preserve"> </w:t>
      </w:r>
      <w:r>
        <w:t>helps speed the iterative calibration process.</w:t>
      </w:r>
    </w:p>
    <w:p w14:paraId="377D5178" w14:textId="5D45E8D4" w:rsidR="007A7F3B" w:rsidDel="001B2481" w:rsidRDefault="00871254" w:rsidP="007A7F3B">
      <w:pPr>
        <w:rPr>
          <w:del w:id="832" w:author="Walgren, Patrick" w:date="2024-08-29T15:45:00Z" w16du:dateUtc="2024-08-29T21:45:00Z"/>
        </w:rPr>
      </w:pPr>
      <w:bookmarkStart w:id="833" w:name="_Hlk164063918"/>
      <w:ins w:id="834" w:author="Walgren, Patrick" w:date="2024-06-08T08:00:00Z" w16du:dateUtc="2024-06-08T12:00:00Z">
        <w:r w:rsidRPr="00871254">
          <w:t>Depending on the size of the optimization, each calibration routine can execute in less than 10 minutes, and those who are not innately familiar with the Lagoudas SMA constitutive model can easily digest the results.</w:t>
        </w:r>
        <w:r>
          <w:t xml:space="preserve"> </w:t>
        </w:r>
      </w:ins>
      <w:del w:id="835" w:author="Walgren, Patrick" w:date="2024-06-08T08:00:00Z" w16du:dateUtc="2024-06-08T12:00:00Z">
        <w:r w:rsidR="007A7F3B" w:rsidRPr="00870A17" w:rsidDel="00871254">
          <w:rPr>
            <w:highlight w:val="yellow"/>
          </w:rPr>
          <w:delText>Each calibration routine can be executed in less than 10 minutes, depending on the size of the optimization, and the results are easily digestible for those who are not innately familiar with the Lagoudas SMA constitutive model.</w:delText>
        </w:r>
        <w:r w:rsidR="00B33422" w:rsidDel="00871254">
          <w:delText xml:space="preserve"> </w:delText>
        </w:r>
      </w:del>
      <w:bookmarkEnd w:id="833"/>
      <w:r w:rsidR="007A7F3B">
        <w:t xml:space="preserve">In this way, our tool provides a high-throughput, low-barrier-to-entry calibration method that we hope to increase use of SMAs in practice. </w:t>
      </w:r>
    </w:p>
    <w:p w14:paraId="5DAB4BA6" w14:textId="1091168A" w:rsidR="007A7F3B" w:rsidDel="001B2481" w:rsidRDefault="007A7F3B" w:rsidP="007A7F3B">
      <w:pPr>
        <w:rPr>
          <w:del w:id="836" w:author="Walgren, Patrick" w:date="2024-08-29T15:45:00Z" w16du:dateUtc="2024-08-29T21:45:00Z"/>
        </w:rPr>
      </w:pPr>
    </w:p>
    <w:p w14:paraId="5DD3EA05" w14:textId="77777777" w:rsidR="007A7F3B" w:rsidRDefault="007A7F3B" w:rsidP="007A7F3B"/>
    <w:p w14:paraId="3D865914" w14:textId="1D9228A8" w:rsidR="005F56D8" w:rsidRPr="005F56D8" w:rsidRDefault="007A7F3B" w:rsidP="007A7F3B">
      <w:pPr>
        <w:rPr>
          <w:color w:val="FF0000"/>
          <w:rPrChange w:id="837" w:author="Walgren, Patrick" w:date="2024-08-29T15:46:00Z" w16du:dateUtc="2024-08-29T21:46:00Z">
            <w:rPr/>
          </w:rPrChange>
        </w:rPr>
      </w:pPr>
      <w:del w:id="838" w:author="Walgren, Patrick" w:date="2024-08-29T16:01:00Z" w16du:dateUtc="2024-08-29T22:01:00Z">
        <w:r w:rsidRPr="007A7F3B" w:rsidDel="006B60C2">
          <w:rPr>
            <w:b/>
            <w:bCs/>
          </w:rPr>
          <w:delText>Post-processing and outputs</w:delText>
        </w:r>
      </w:del>
      <w:ins w:id="839" w:author="Walgren, Patrick" w:date="2024-08-29T15:46:00Z" w16du:dateUtc="2024-08-29T21:46:00Z">
        <w:r w:rsidR="005F56D8">
          <w:rPr>
            <w:b/>
            <w:bCs/>
            <w:color w:val="FF0000"/>
          </w:rPr>
          <w:t>Do we need this section?</w:t>
        </w:r>
      </w:ins>
    </w:p>
    <w:p w14:paraId="2CC5819B" w14:textId="77777777" w:rsidR="007A7F3B" w:rsidDel="001B2481" w:rsidRDefault="007A7F3B" w:rsidP="007A7F3B">
      <w:pPr>
        <w:rPr>
          <w:del w:id="840" w:author="Walgren, Patrick" w:date="2024-08-29T15:46:00Z" w16du:dateUtc="2024-08-29T21:46:00Z"/>
        </w:rPr>
      </w:pPr>
    </w:p>
    <w:p w14:paraId="3009D87F" w14:textId="298C9C21" w:rsidR="007A7F3B" w:rsidDel="001B2481" w:rsidRDefault="007A7F3B" w:rsidP="007A7F3B">
      <w:pPr>
        <w:rPr>
          <w:del w:id="841" w:author="Walgren, Patrick" w:date="2024-08-29T15:46:00Z" w16du:dateUtc="2024-08-29T21:46:00Z"/>
        </w:rPr>
      </w:pPr>
    </w:p>
    <w:p w14:paraId="04C35B07" w14:textId="77777777" w:rsidR="007A7F3B" w:rsidRDefault="007A7F3B" w:rsidP="007A7F3B">
      <w:r w:rsidRPr="007A7F3B">
        <w:rPr>
          <w:b/>
          <w:bCs/>
        </w:rPr>
        <w:t>Implementation example</w:t>
      </w:r>
    </w:p>
    <w:p w14:paraId="5587DBAE" w14:textId="59D97218" w:rsidR="007A7F3B" w:rsidRDefault="00C16F3B" w:rsidP="007A7F3B">
      <w:ins w:id="842" w:author="Walgren, Patrick" w:date="2024-08-29T15:56:00Z" w16du:dateUtc="2024-08-29T21:56:00Z">
        <w:r>
          <w:t xml:space="preserve">To show the utility </w:t>
        </w:r>
      </w:ins>
      <w:ins w:id="843" w:author="Walgren, Patrick" w:date="2024-08-29T15:59:00Z" w16du:dateUtc="2024-08-29T21:59:00Z">
        <w:r>
          <w:t>of SMA-REACT</w:t>
        </w:r>
      </w:ins>
      <w:ins w:id="844" w:author="Walgren, Patrick" w:date="2024-08-29T15:56:00Z" w16du:dateUtc="2024-08-29T21:56:00Z">
        <w:r>
          <w:t>, we discuss a s</w:t>
        </w:r>
      </w:ins>
      <w:ins w:id="845" w:author="Walgren, Patrick" w:date="2024-08-29T15:57:00Z" w16du:dateUtc="2024-08-29T21:57:00Z">
        <w:r>
          <w:t xml:space="preserve">ample dataset and calibrate the Lagoudas SMA constitutive model both analytically </w:t>
        </w:r>
      </w:ins>
      <w:ins w:id="846" w:author="Walgren, Patrick" w:date="2024-08-29T15:58:00Z" w16du:dateUtc="2024-08-29T21:58:00Z">
        <w:r>
          <w:t xml:space="preserve">and numerically using the GUI. We detail an iterative tuning process to refine the </w:t>
        </w:r>
      </w:ins>
      <w:ins w:id="847" w:author="Walgren, Patrick" w:date="2024-08-29T15:59:00Z" w16du:dateUtc="2024-08-29T21:59:00Z">
        <w:r>
          <w:t>calibration, demonstrating the ease of the GUI.</w:t>
        </w:r>
      </w:ins>
    </w:p>
    <w:p w14:paraId="58038EA2" w14:textId="77777777" w:rsidR="007A7F3B" w:rsidRDefault="007A7F3B" w:rsidP="007A7F3B">
      <w:pPr>
        <w:rPr>
          <w:b/>
          <w:bCs/>
        </w:rPr>
      </w:pPr>
      <w:r w:rsidRPr="007A7F3B">
        <w:rPr>
          <w:b/>
          <w:bCs/>
        </w:rPr>
        <w:t>Experimental data</w:t>
      </w:r>
    </w:p>
    <w:p w14:paraId="50DD002A" w14:textId="77777777" w:rsidR="0078218E" w:rsidRDefault="0078218E" w:rsidP="0078218E">
      <w:pPr>
        <w:keepNext/>
        <w:jc w:val="center"/>
      </w:pPr>
      <w:r w:rsidRPr="0078218E">
        <w:rPr>
          <w:b/>
          <w:bCs/>
          <w:noProof/>
        </w:rPr>
        <w:drawing>
          <wp:inline distT="0" distB="0" distL="0" distR="0" wp14:anchorId="416E23E5" wp14:editId="3963F12B">
            <wp:extent cx="2375616" cy="2878537"/>
            <wp:effectExtent l="0" t="0" r="5715" b="0"/>
            <wp:docPr id="125" name="Google Shape;125;p5"/>
            <wp:cNvGraphicFramePr/>
            <a:graphic xmlns:a="http://schemas.openxmlformats.org/drawingml/2006/main">
              <a:graphicData uri="http://schemas.openxmlformats.org/drawingml/2006/picture">
                <pic:pic xmlns:pic="http://schemas.openxmlformats.org/drawingml/2006/picture">
                  <pic:nvPicPr>
                    <pic:cNvPr id="125" name="Google Shape;125;p5"/>
                    <pic:cNvPicPr preferRelativeResize="0"/>
                  </pic:nvPicPr>
                  <pic:blipFill rotWithShape="1">
                    <a:blip r:embed="rId16">
                      <a:alphaModFix/>
                    </a:blip>
                    <a:srcRect/>
                    <a:stretch/>
                  </pic:blipFill>
                  <pic:spPr>
                    <a:xfrm>
                      <a:off x="0" y="0"/>
                      <a:ext cx="2375616" cy="2878537"/>
                    </a:xfrm>
                    <a:prstGeom prst="rect">
                      <a:avLst/>
                    </a:prstGeom>
                    <a:noFill/>
                    <a:ln>
                      <a:noFill/>
                    </a:ln>
                  </pic:spPr>
                </pic:pic>
              </a:graphicData>
            </a:graphic>
          </wp:inline>
        </w:drawing>
      </w:r>
    </w:p>
    <w:p w14:paraId="02E04C8C" w14:textId="51A4DD60" w:rsidR="0078218E" w:rsidRPr="007A7F3B" w:rsidRDefault="0078218E" w:rsidP="0078218E">
      <w:pPr>
        <w:pStyle w:val="Caption"/>
        <w:rPr>
          <w:b/>
          <w:bCs/>
        </w:rPr>
      </w:pPr>
      <w:r>
        <w:t xml:space="preserve">Figure </w:t>
      </w:r>
      <w:r>
        <w:fldChar w:fldCharType="begin"/>
      </w:r>
      <w:r>
        <w:instrText xml:space="preserve"> SEQ Figure \* ARABIC </w:instrText>
      </w:r>
      <w:r>
        <w:fldChar w:fldCharType="separate"/>
      </w:r>
      <w:r w:rsidR="00A96E3A">
        <w:rPr>
          <w:noProof/>
        </w:rPr>
        <w:t>4</w:t>
      </w:r>
      <w:r>
        <w:fldChar w:fldCharType="end"/>
      </w:r>
      <w:r>
        <w:t xml:space="preserve">: To demonstrate the utility of SMA-REACT, we will calibrate a constitutive model to fit published experimental data </w:t>
      </w:r>
      <w:r>
        <w:fldChar w:fldCharType="begin"/>
      </w:r>
      <w:r w:rsidR="00080A0A">
        <w:instrText xml:space="preserve"> ADDIN ZOTERO_ITEM CSL_CITATION {"citationID":"b0UIwJlX","properties":{"formattedCitation":"[26]","plainCitation":"[26]","noteIndex":0},"citationItems":[{"id":3524,"uris":["http://zotero.org/users/4607708/items/59K7KB96"],"itemData":{"id":3524,"type":"article-journal","abstract":"A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fldChar w:fldCharType="separate"/>
      </w:r>
      <w:r w:rsidR="00080A0A" w:rsidRPr="00080A0A">
        <w:rPr>
          <w:rFonts w:ascii="Calibri" w:hAnsi="Calibri" w:cs="Calibri"/>
        </w:rPr>
        <w:t>[26]</w:t>
      </w:r>
      <w:r>
        <w:fldChar w:fldCharType="end"/>
      </w:r>
      <w:r>
        <w:t>.</w:t>
      </w:r>
    </w:p>
    <w:p w14:paraId="1B83B053" w14:textId="3223F833" w:rsidR="007A7F3B" w:rsidRDefault="00476B8C" w:rsidP="007A7F3B">
      <w:bookmarkStart w:id="848" w:name="_Hlk164411725"/>
      <w:r w:rsidRPr="00A81DBD">
        <w:rPr>
          <w:highlight w:val="yellow"/>
        </w:rPr>
        <w:t xml:space="preserve">To calibrate an accurate SMA constitutive model to capture actuator behavior, </w:t>
      </w:r>
      <w:r w:rsidRPr="00A81DBD">
        <w:rPr>
          <w:i/>
          <w:iCs/>
          <w:highlight w:val="yellow"/>
        </w:rPr>
        <w:t>n</w:t>
      </w:r>
      <w:r w:rsidRPr="00A81DBD">
        <w:rPr>
          <w:highlight w:val="yellow"/>
        </w:rPr>
        <w:t xml:space="preserve"> isobaric (constant force thermal cycling) tests, </w:t>
      </w:r>
      <w:commentRangeStart w:id="849"/>
      <w:r w:rsidRPr="00A81DBD">
        <w:rPr>
          <w:highlight w:val="yellow"/>
        </w:rPr>
        <w:t xml:space="preserve">where </w:t>
      </w:r>
      <w:r w:rsidRPr="00A81DBD">
        <w:rPr>
          <w:i/>
          <w:iCs/>
          <w:highlight w:val="yellow"/>
        </w:rPr>
        <w:t xml:space="preserve">n </w:t>
      </w:r>
      <w:r w:rsidRPr="00A81DBD">
        <w:rPr>
          <w:highlight w:val="yellow"/>
        </w:rPr>
        <w:t>is preferably greater than 4, are required</w:t>
      </w:r>
      <w:bookmarkEnd w:id="848"/>
      <w:r>
        <w:t xml:space="preserve">. Each test requires stress-strain-temperature histories. </w:t>
      </w:r>
      <w:commentRangeEnd w:id="849"/>
      <w:r w:rsidR="00854464">
        <w:rPr>
          <w:rStyle w:val="CommentReference"/>
        </w:rPr>
        <w:commentReference w:id="849"/>
      </w:r>
    </w:p>
    <w:p w14:paraId="79CD63A1" w14:textId="26C8C8EB" w:rsidR="00920C7C" w:rsidDel="00C16F3B" w:rsidRDefault="00476B8C" w:rsidP="00920C7C">
      <w:pPr>
        <w:rPr>
          <w:del w:id="850" w:author="Walgren, Patrick" w:date="2024-08-29T15:56:00Z" w16du:dateUtc="2024-08-29T21:56:00Z"/>
        </w:rPr>
      </w:pPr>
      <w:r>
        <w:t>We us</w:t>
      </w:r>
      <w:r w:rsidR="00920C7C">
        <w:t xml:space="preserve">e experimental data of a </w:t>
      </w:r>
      <w:r w:rsidR="00920C7C" w:rsidRPr="00920C7C">
        <w:t>Ni50.5Ti27.2Hf22.3</w:t>
      </w:r>
      <w:r w:rsidR="00920C7C">
        <w:t xml:space="preserve"> alloy from Bigelow et al</w:t>
      </w:r>
      <w:r w:rsidR="008C2023">
        <w:t xml:space="preserve"> </w:t>
      </w:r>
      <w:r w:rsidR="008C2023">
        <w:fldChar w:fldCharType="begin"/>
      </w:r>
      <w:r w:rsidR="00080A0A">
        <w:instrText xml:space="preserve"> ADDIN ZOTERO_ITEM CSL_CITATION {"citationID":"xlR6gUKt","properties":{"formattedCitation":"[26]","plainCitation":"[26]","noteIndex":0},"citationItems":[{"id":3524,"uris":["http://zotero.org/users/4607708/items/59K7KB96"],"itemData":{"id":3524,"type":"article-journal","abstract":"A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8C2023">
        <w:fldChar w:fldCharType="separate"/>
      </w:r>
      <w:r w:rsidR="00080A0A" w:rsidRPr="00080A0A">
        <w:rPr>
          <w:rFonts w:ascii="Calibri" w:hAnsi="Calibri" w:cs="Calibri"/>
        </w:rPr>
        <w:t>[26]</w:t>
      </w:r>
      <w:r w:rsidR="008C2023">
        <w:fldChar w:fldCharType="end"/>
      </w:r>
      <w:r w:rsidR="00920C7C">
        <w:t xml:space="preserve">. </w:t>
      </w:r>
      <w:proofErr w:type="spellStart"/>
      <w:ins w:id="851" w:author="Walgren, Patrick" w:date="2024-06-08T08:02:00Z" w16du:dateUtc="2024-06-08T12:02:00Z">
        <w:r w:rsidR="00842010" w:rsidRPr="00842010">
          <w:t>NiTiHf</w:t>
        </w:r>
        <w:proofErr w:type="spellEnd"/>
        <w:r w:rsidR="00842010" w:rsidRPr="00842010">
          <w:t xml:space="preserve"> is a relevant material system, with many members of the SMA community exploring Hf additions for high-temperature performance</w:t>
        </w:r>
      </w:ins>
      <w:del w:id="852" w:author="Walgren, Patrick" w:date="2024-06-08T08:02:00Z" w16du:dateUtc="2024-06-08T12:02:00Z">
        <w:r w:rsidR="00920C7C" w:rsidDel="00842010">
          <w:delText>This dataset is chosen because NiTiHf is a relevant material system, with many members of the SMA community exploring Hf additions for high-temperature performance</w:delText>
        </w:r>
      </w:del>
      <w:r w:rsidR="00B75EF4">
        <w:t xml:space="preserve"> </w:t>
      </w:r>
      <w:r w:rsidR="00B75EF4">
        <w:fldChar w:fldCharType="begin"/>
      </w:r>
      <w:r w:rsidR="00080A0A">
        <w:instrText xml:space="preserve"> ADDIN ZOTERO_ITEM CSL_CITATION {"citationID":"FosWdOLW","properties":{"formattedCitation":"[26], [27], [28]","plainCitation":"[26], [27], [28]","noteIndex":0},"citationItems":[{"id":3524,"uris":["http://zotero.org/users/4607708/items/59K7KB96"],"itemData":{"id":3524,"type":"article-journal","abstract":"A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J."}],"issued":{"date-parts":[["2022",3,1]]}}},{"id":3062,"uris":["http://zotero.org/users/4607708/items/ZVS8XTJW"],"itemData":{"id":3062,"type":"article-journal","abstract":"Development of melting and processing techniques for NiTiHf high-temperature shape memory alloys at the laboratory scale has resulted in pronounced success and repeatability for actuation purposes. Even the Ni-rich NiTiHf formulations, which are more challenging from a compositional control standpoint since small changes in chemistry can result in large transformation temperature variations, are reproducibly processed at the laboratory scale. Since properties of the slightly Ni-rich NiTiHf alloys have proved promising, large-scale production of such alloys now requires renewed attention. In this work, several melting techniques were used to process NiTi-20Hf (at.%), ranging from vacuum induction melting to plasma arc melting, with heats ranging in size from 0.4 to 250 kg with a target composition of Ni50.3Ti29.7Hf20 (at.%). All cast ingots were subsequently hot extruded into bar. The resulting chemistries, microstructures, and inclusion types and sizes were evaluated as a function of melting technique. Finally, the thermophysical, mechanical and functional properties were measured for a number of material heats that varied in size and primary processing technique. The results indicated that various melting techniques could result in alloys with slightly different end compositions that can affect the mechanical and functional properties. Some of the compositional changes are inherent to the melting process, such as formation of carbides, Ni loss, and other attributes that can be adjusted or minimized by optimizing melting practices. Finally, alloy properties were correlated to the actual compositions of each heat, through corrections based on differential scanning calorimetry measurements, indicating that most scatter in properties can be explained by slight chemistry variations.","container-title":"Shape Memory and Superelasticity","DOI":"10.1007/s40830-020-00306-x","ISSN":"2199-3858","issue":"1","journalAbbreviation":"Shap. Mem. Superelasticity","language":"en","page":"109-165","source":"Springer Link","title":"Processing and Scalability of NiTiHf High-Temperature Shape Memory Alloys","volume":"7","author":[{"family":"Benafan","given":"O."},{"family":"Bigelow","given":"G. S."},{"family":"Garg","given":"A."},{"family":"Noebe","given":"R. D."},{"family":"Gaydosh","given":"D. J."},{"family":"Rogers","given":"R. B."}],"issued":{"date-parts":[["2021",3,1]]}}},{"id":1225,"uris":["http://zotero.org/users/4607708/items/KMQXPBFL"],"itemData":{"id":1225,"type":"article-journal","container-title":"Acta Materialia","issue":"12","page":"2203–2208","title":"A method to enhance cyclic reversibility of NiTiHf high temperature shape memory alloys","volume":"54","author":[{"family":"Kockar","given":"B."},{"family":"Karaman","given":"I."},{"family":"Kim","given":"J.I."},{"family":"Chumlyakov","given":"Y."}],"issued":{"date-parts":[["2006"]]}}}],"schema":"https://github.com/citation-style-language/schema/raw/master/csl-citation.json"} </w:instrText>
      </w:r>
      <w:r w:rsidR="00B75EF4">
        <w:fldChar w:fldCharType="separate"/>
      </w:r>
      <w:r w:rsidR="00080A0A" w:rsidRPr="00080A0A">
        <w:rPr>
          <w:rFonts w:ascii="Calibri" w:hAnsi="Calibri" w:cs="Calibri"/>
        </w:rPr>
        <w:t>[26], [27], [28]</w:t>
      </w:r>
      <w:r w:rsidR="00B75EF4">
        <w:fldChar w:fldCharType="end"/>
      </w:r>
      <w:r w:rsidR="00B75EF4">
        <w:t xml:space="preserve">. </w:t>
      </w:r>
      <w:r w:rsidR="00920C7C">
        <w:t>The quality and quantity of data (</w:t>
      </w:r>
      <w:ins w:id="853" w:author="Walgren, Patrick" w:date="2024-06-08T08:03:00Z" w16du:dateUtc="2024-06-08T12:03:00Z">
        <w:r w:rsidR="00B82778">
          <w:t xml:space="preserve">i.e., </w:t>
        </w:r>
      </w:ins>
      <w:r w:rsidR="00920C7C">
        <w:t>six different constant force thermal cycl</w:t>
      </w:r>
      <w:del w:id="854" w:author="Walgren, Patrick" w:date="2024-06-08T08:03:00Z" w16du:dateUtc="2024-06-08T12:03:00Z">
        <w:r w:rsidR="00920C7C" w:rsidDel="00B82778">
          <w:delText>ing tests were performed</w:delText>
        </w:r>
      </w:del>
      <w:ins w:id="855" w:author="Walgren, Patrick" w:date="2024-06-08T08:03:00Z" w16du:dateUtc="2024-06-08T12:03:00Z">
        <w:r w:rsidR="00B82778">
          <w:t>es</w:t>
        </w:r>
      </w:ins>
      <w:r w:rsidR="00920C7C">
        <w:t xml:space="preserve">), non-zero coefficients of thermal expansion, and nonlinear relationship between applied stress and transformation strain make this data set an ideal example of the SMA-REACT tool. </w:t>
      </w:r>
    </w:p>
    <w:p w14:paraId="2DFE8FD9" w14:textId="77777777" w:rsidR="00920C7C" w:rsidRPr="00476B8C" w:rsidRDefault="00920C7C">
      <w:pPr>
        <w:pPrChange w:id="856" w:author="Walgren, Patrick" w:date="2024-08-29T15:56:00Z" w16du:dateUtc="2024-08-29T21:56:00Z">
          <w:pPr>
            <w:pStyle w:val="ListParagraph"/>
          </w:pPr>
        </w:pPrChange>
      </w:pPr>
    </w:p>
    <w:p w14:paraId="261020F8" w14:textId="384711F9" w:rsidR="007A7F3B" w:rsidRDefault="007A7F3B" w:rsidP="007A7F3B">
      <w:pPr>
        <w:rPr>
          <w:b/>
          <w:bCs/>
        </w:rPr>
      </w:pPr>
      <w:commentRangeStart w:id="857"/>
      <w:commentRangeStart w:id="858"/>
      <w:r w:rsidRPr="007A7F3B">
        <w:rPr>
          <w:b/>
          <w:bCs/>
        </w:rPr>
        <w:t>Conventional calibration procedure</w:t>
      </w:r>
      <w:commentRangeEnd w:id="857"/>
      <w:r w:rsidR="00F04AA5">
        <w:rPr>
          <w:rStyle w:val="CommentReference"/>
        </w:rPr>
        <w:commentReference w:id="857"/>
      </w:r>
      <w:commentRangeEnd w:id="858"/>
      <w:r w:rsidR="00B8340B">
        <w:rPr>
          <w:rStyle w:val="CommentReference"/>
        </w:rPr>
        <w:commentReference w:id="858"/>
      </w:r>
    </w:p>
    <w:p w14:paraId="33E996BE" w14:textId="10EC19F8" w:rsidR="00476B8C" w:rsidRDefault="00476B8C" w:rsidP="007A7F3B">
      <w:bookmarkStart w:id="859" w:name="_Hlk164411746"/>
      <w:del w:id="860" w:author="Walgren, Patrick" w:date="2024-06-08T08:04:00Z" w16du:dateUtc="2024-06-08T12:04:00Z">
        <w:r w:rsidRPr="00A81DBD" w:rsidDel="00B8340B">
          <w:rPr>
            <w:highlight w:val="yellow"/>
          </w:rPr>
          <w:lastRenderedPageBreak/>
          <w:delText>Calibration of t</w:delText>
        </w:r>
      </w:del>
      <w:ins w:id="861" w:author="Walgren, Patrick" w:date="2024-06-08T08:04:00Z" w16du:dateUtc="2024-06-08T12:04:00Z">
        <w:r w:rsidR="00B8340B">
          <w:rPr>
            <w:highlight w:val="yellow"/>
          </w:rPr>
          <w:t>T</w:t>
        </w:r>
      </w:ins>
      <w:r w:rsidRPr="00A81DBD">
        <w:rPr>
          <w:highlight w:val="yellow"/>
        </w:rPr>
        <w:t>he 17 unknown parameters that define the Lagoudas SMA constitutive model can be calibrated without a global optimization strategy by estimating parameter groups (e.g., transformation temperatures, thermoelastic properties, etc.) sequentially</w:t>
      </w:r>
      <w:bookmarkEnd w:id="859"/>
      <w:r w:rsidRPr="00A81DBD">
        <w:rPr>
          <w:highlight w:val="yellow"/>
        </w:rPr>
        <w:t>.</w:t>
      </w:r>
      <w:r>
        <w:t xml:space="preserve"> However, due to the nonlinearities present in the model with respect to the current transformation strain (</w:t>
      </w:r>
      <w:proofErr w:type="spellStart"/>
      <w:r>
        <w:t>H_cur</w:t>
      </w:r>
      <w:proofErr w:type="spellEnd"/>
      <w:r>
        <w:t>) and smooth hardening coefficients (</w:t>
      </w:r>
      <w:proofErr w:type="spellStart"/>
      <w:r>
        <w:t>n_i</w:t>
      </w:r>
      <w:proofErr w:type="spellEnd"/>
      <w:r>
        <w:t xml:space="preserve">), optimization, or nonlinear curve fitting, is still required. </w:t>
      </w:r>
      <w:ins w:id="862" w:author="Walgren, Patrick" w:date="2024-06-08T08:09:00Z" w16du:dateUtc="2024-06-08T12:09:00Z">
        <w:r w:rsidR="008D3ECA">
          <w:t>W</w:t>
        </w:r>
      </w:ins>
      <w:del w:id="863" w:author="Walgren, Patrick" w:date="2024-06-08T08:09:00Z" w16du:dateUtc="2024-06-08T12:09:00Z">
        <w:r w:rsidDel="008D3ECA">
          <w:delText>Herein, w</w:delText>
        </w:r>
      </w:del>
      <w:r>
        <w:t xml:space="preserve">e will discuss one method to find these parameters without using a global optimization strategy, as this method can serve as a good baseline with which to compare the optimized calibration. </w:t>
      </w:r>
    </w:p>
    <w:p w14:paraId="2EB356F1" w14:textId="77777777" w:rsidR="007F4161" w:rsidRDefault="007F4161" w:rsidP="007A7F3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96E3A" w14:paraId="4501804F" w14:textId="77777777" w:rsidTr="00A96E3A">
        <w:tc>
          <w:tcPr>
            <w:tcW w:w="4675" w:type="dxa"/>
          </w:tcPr>
          <w:p w14:paraId="0C6054A6" w14:textId="77777777" w:rsidR="00A96E3A" w:rsidRDefault="00A96E3A" w:rsidP="00A96E3A">
            <w:pPr>
              <w:keepNext/>
            </w:pPr>
            <w:r>
              <w:rPr>
                <w:noProof/>
              </w:rPr>
              <w:lastRenderedPageBreak/>
              <w:drawing>
                <wp:inline distT="0" distB="0" distL="0" distR="0" wp14:anchorId="0A6D26BF" wp14:editId="3D665BF9">
                  <wp:extent cx="2743206" cy="2743206"/>
                  <wp:effectExtent l="0" t="0" r="0" b="0"/>
                  <wp:docPr id="2207656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65635" name="Picture 22076563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669C2232" w14:textId="32BB8351" w:rsidR="00A96E3A" w:rsidRDefault="006577A5" w:rsidP="00A96E3A">
            <w:pPr>
              <w:pStyle w:val="Caption"/>
            </w:pPr>
            <w:r>
              <w:t>a)</w:t>
            </w:r>
            <w:r w:rsidR="00A96E3A">
              <w:t xml:space="preserve"> Constant-stress force cycling data for five distinct stress levels.</w:t>
            </w:r>
          </w:p>
          <w:p w14:paraId="2BFCB77C" w14:textId="4F97C4A9" w:rsidR="00A96E3A" w:rsidRDefault="00A96E3A" w:rsidP="007A7F3B"/>
        </w:tc>
        <w:tc>
          <w:tcPr>
            <w:tcW w:w="4675" w:type="dxa"/>
          </w:tcPr>
          <w:p w14:paraId="23007480" w14:textId="77777777" w:rsidR="00A96E3A" w:rsidRDefault="00A96E3A" w:rsidP="00A96E3A">
            <w:pPr>
              <w:keepNext/>
            </w:pPr>
            <w:r>
              <w:rPr>
                <w:noProof/>
              </w:rPr>
              <w:drawing>
                <wp:inline distT="0" distB="0" distL="0" distR="0" wp14:anchorId="3FCF712F" wp14:editId="4F95B5A5">
                  <wp:extent cx="2743206" cy="2743206"/>
                  <wp:effectExtent l="0" t="0" r="0" b="0"/>
                  <wp:docPr id="5576160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16029" name="Picture 5576160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638209B8" w14:textId="60AE185E" w:rsidR="00A96E3A" w:rsidRDefault="006577A5" w:rsidP="00A96E3A">
            <w:pPr>
              <w:pStyle w:val="Caption"/>
            </w:pPr>
            <w:r>
              <w:t>b)</w:t>
            </w:r>
            <w:r w:rsidR="00A96E3A">
              <w:t xml:space="preserve"> Zero-stress transformation temperatures and stress-influence coefficients at the calibration stress are extracted directly from CFTC data.</w:t>
            </w:r>
          </w:p>
          <w:p w14:paraId="1917E6E4" w14:textId="255AAF36" w:rsidR="00A96E3A" w:rsidRDefault="00A96E3A" w:rsidP="007A7F3B"/>
        </w:tc>
      </w:tr>
      <w:tr w:rsidR="00A96E3A" w14:paraId="28B2EF44" w14:textId="77777777" w:rsidTr="00A96E3A">
        <w:tc>
          <w:tcPr>
            <w:tcW w:w="4675" w:type="dxa"/>
          </w:tcPr>
          <w:p w14:paraId="542B7A71" w14:textId="77777777" w:rsidR="00A96E3A" w:rsidRDefault="00A96E3A" w:rsidP="00A96E3A">
            <w:pPr>
              <w:keepNext/>
            </w:pPr>
            <w:r>
              <w:rPr>
                <w:noProof/>
              </w:rPr>
              <w:drawing>
                <wp:inline distT="0" distB="0" distL="0" distR="0" wp14:anchorId="615400C3" wp14:editId="6C353095">
                  <wp:extent cx="2743206" cy="2743206"/>
                  <wp:effectExtent l="0" t="0" r="0" b="0"/>
                  <wp:docPr id="764892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92304" name="Picture 76489230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65A43B7A" w14:textId="3A389400" w:rsidR="00A96E3A" w:rsidRDefault="006577A5" w:rsidP="00A96E3A">
            <w:pPr>
              <w:pStyle w:val="Caption"/>
            </w:pPr>
            <w:bookmarkStart w:id="864" w:name="_Hlk166610788"/>
            <w:r>
              <w:t>c)</w:t>
            </w:r>
            <w:r w:rsidR="00A96E3A">
              <w:t xml:space="preserve"> Austenite elastic modulus </w:t>
            </w:r>
            <w:proofErr w:type="gramStart"/>
            <w:r w:rsidR="00A96E3A">
              <w:t>are</w:t>
            </w:r>
            <w:proofErr w:type="gramEnd"/>
            <w:r w:rsidR="00A96E3A">
              <w:t xml:space="preserve"> found via Hooke's law at the reference temperature, which is a model parameter defined by the analyst.</w:t>
            </w:r>
            <w:bookmarkEnd w:id="864"/>
          </w:p>
        </w:tc>
        <w:tc>
          <w:tcPr>
            <w:tcW w:w="4675" w:type="dxa"/>
          </w:tcPr>
          <w:p w14:paraId="1D3242D6" w14:textId="77777777" w:rsidR="00A96E3A" w:rsidRDefault="00A96E3A" w:rsidP="00A96E3A">
            <w:pPr>
              <w:keepNext/>
            </w:pPr>
            <w:r>
              <w:rPr>
                <w:noProof/>
              </w:rPr>
              <w:drawing>
                <wp:inline distT="0" distB="0" distL="0" distR="0" wp14:anchorId="0E0B3086" wp14:editId="6FC824B5">
                  <wp:extent cx="2743206" cy="2748692"/>
                  <wp:effectExtent l="0" t="0" r="0" b="0"/>
                  <wp:docPr id="20305155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15597" name="Picture 203051559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6" cy="2748692"/>
                          </a:xfrm>
                          <a:prstGeom prst="rect">
                            <a:avLst/>
                          </a:prstGeom>
                        </pic:spPr>
                      </pic:pic>
                    </a:graphicData>
                  </a:graphic>
                </wp:inline>
              </w:drawing>
            </w:r>
          </w:p>
          <w:p w14:paraId="2C3ABF38" w14:textId="4513F849" w:rsidR="00A96E3A" w:rsidRDefault="006577A5" w:rsidP="00A96E3A">
            <w:pPr>
              <w:pStyle w:val="Caption"/>
            </w:pPr>
            <w:r>
              <w:t>d)</w:t>
            </w:r>
            <w:r w:rsidR="00A96E3A">
              <w:t xml:space="preserve"> </w:t>
            </w:r>
            <w:ins w:id="865" w:author="Walgren, Patrick" w:date="2024-06-08T08:10:00Z" w16du:dateUtc="2024-06-08T12:10:00Z">
              <w:r w:rsidR="008D3ECA" w:rsidRPr="008D3ECA">
                <w:t>Nonlinear curve fitting is necessary to find transformation strain properties, martensite elastic modulus, and coefficient of thermal expansion.</w:t>
              </w:r>
            </w:ins>
            <w:del w:id="866" w:author="Walgren, Patrick" w:date="2024-06-08T08:10:00Z" w16du:dateUtc="2024-06-08T12:10:00Z">
              <w:r w:rsidR="00A96E3A" w:rsidDel="008D3ECA">
                <w:delText>Transformation strain properties, Marteniste elastic modulus, and coefficient of thermal expansion can be found via a curve-fitting routine.</w:delText>
              </w:r>
            </w:del>
          </w:p>
          <w:p w14:paraId="688A9CEC" w14:textId="738A56D6" w:rsidR="00A96E3A" w:rsidRDefault="00A96E3A" w:rsidP="007A7F3B"/>
        </w:tc>
      </w:tr>
    </w:tbl>
    <w:p w14:paraId="789A7480" w14:textId="0351CF9E" w:rsidR="007F4161" w:rsidRPr="006577A5" w:rsidRDefault="006577A5" w:rsidP="007A7F3B">
      <w:pPr>
        <w:rPr>
          <w:i/>
          <w:iCs/>
        </w:rPr>
      </w:pPr>
      <w:commentRangeStart w:id="867"/>
      <w:r w:rsidRPr="006577A5">
        <w:rPr>
          <w:i/>
          <w:iCs/>
        </w:rPr>
        <w:t>Figure</w:t>
      </w:r>
      <w:r>
        <w:rPr>
          <w:i/>
          <w:iCs/>
        </w:rPr>
        <w:t xml:space="preserve"> 5</w:t>
      </w:r>
      <w:r w:rsidRPr="006577A5">
        <w:rPr>
          <w:i/>
          <w:iCs/>
        </w:rPr>
        <w:t xml:space="preserve">: </w:t>
      </w:r>
      <w:r>
        <w:rPr>
          <w:i/>
          <w:iCs/>
        </w:rPr>
        <w:t xml:space="preserve">Given constant-stress thermal cycling (CFTC) data for </w:t>
      </w:r>
      <w:del w:id="868" w:author="Walgren, Patrick" w:date="2024-06-08T08:11:00Z" w16du:dateUtc="2024-06-08T12:11:00Z">
        <w:r w:rsidDel="008D3ECA">
          <w:rPr>
            <w:i/>
            <w:iCs/>
          </w:rPr>
          <w:delText>a number of</w:delText>
        </w:r>
      </w:del>
      <w:ins w:id="869" w:author="Walgren, Patrick" w:date="2024-06-08T08:11:00Z" w16du:dateUtc="2024-06-08T12:11:00Z">
        <w:r w:rsidR="008D3ECA">
          <w:rPr>
            <w:i/>
            <w:iCs/>
          </w:rPr>
          <w:t>several</w:t>
        </w:r>
      </w:ins>
      <w:r>
        <w:rPr>
          <w:i/>
          <w:iCs/>
        </w:rPr>
        <w:t xml:space="preserve"> stress levels, the Lagoudas SMA constitutive model can be calibrated using local curve-fitting routines. However, this method still relies on many manual iterations to find smooth hardening coefficients (not shown above). In each subfigure above, the parameters found are displayed in the grey box in the lower-right corner.</w:t>
      </w:r>
      <w:commentRangeEnd w:id="867"/>
      <w:r w:rsidR="00A679DA">
        <w:rPr>
          <w:rStyle w:val="CommentReference"/>
        </w:rPr>
        <w:commentReference w:id="867"/>
      </w:r>
    </w:p>
    <w:p w14:paraId="512E7716" w14:textId="39DB70C9" w:rsidR="00476B8C" w:rsidRDefault="00476B8C" w:rsidP="007A7F3B">
      <w:bookmarkStart w:id="870" w:name="_Hlk164411759"/>
      <w:r w:rsidRPr="00A81DBD">
        <w:rPr>
          <w:highlight w:val="yellow"/>
        </w:rPr>
        <w:t>First, transformation temperatures for each tested stress level can be estimated via the tangent method or similar</w:t>
      </w:r>
      <w:bookmarkEnd w:id="870"/>
      <w:r w:rsidRPr="00A81DBD">
        <w:rPr>
          <w:highlight w:val="yellow"/>
        </w:rPr>
        <w:t>.</w:t>
      </w:r>
      <w:r>
        <w:t xml:space="preserve"> If a “zero-stress” isobaric test (i.e., 7 MPa or lower) was performed, the transformation </w:t>
      </w:r>
      <w:r>
        <w:lastRenderedPageBreak/>
        <w:t xml:space="preserve">temperatures </w:t>
      </w:r>
      <w:r w:rsidR="00CF100C">
        <w:t xml:space="preserve">found for this test can be taken as the zero-stress transformation temperatures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CF100C">
        <w:t xml:space="preserve"> etc. Otherwise, each zero-stress transformation temperature can be found via the x-intercept of a linear regression of the transformation temperatures as a function of stress. </w:t>
      </w:r>
      <w:r w:rsidR="00854464">
        <w:t xml:space="preserve">This estimate is equivalent to a Lagoudas model calibration with smooth hardening parameters set to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oMath>
      <w:r w:rsidR="00854464">
        <w:t xml:space="preserve">. </w:t>
      </w:r>
      <w:r w:rsidR="002425F7">
        <w:t>T</w:t>
      </w:r>
      <w:r w:rsidR="00CF100C">
        <w:t>he average slope of the start and finish transformation surfaces for martensite and austenite</w:t>
      </w:r>
      <w:r w:rsidR="002425F7">
        <w:t xml:space="preserve"> for a specified stress range about the user-determined </w:t>
      </w:r>
      <w:r w:rsidR="002425F7">
        <w:rPr>
          <w:i/>
          <w:iCs/>
        </w:rPr>
        <w:t>calibration stress</w:t>
      </w:r>
      <w:r w:rsidR="00CF100C">
        <w:t xml:space="preserve"> can be taken as the stress-influence coefficients (</w:t>
      </w:r>
      <m:oMath>
        <m:sSup>
          <m:sSupPr>
            <m:ctrlPr>
              <w:rPr>
                <w:rFonts w:ascii="Cambria Math" w:hAnsi="Cambria Math"/>
                <w:i/>
              </w:rPr>
            </m:ctrlPr>
          </m:sSupPr>
          <m:e>
            <m:r>
              <w:rPr>
                <w:rFonts w:ascii="Cambria Math" w:hAnsi="Cambria Math"/>
              </w:rPr>
              <m:t>C</m:t>
            </m:r>
          </m:e>
          <m:sup>
            <m:r>
              <w:rPr>
                <w:rFonts w:ascii="Cambria Math" w:hAnsi="Cambria Math"/>
              </w:rPr>
              <m:t>M</m:t>
            </m:r>
          </m:sup>
        </m:sSup>
      </m:oMath>
      <w:r w:rsidR="00CF100C">
        <w:t xml:space="preserve"> and</w:t>
      </w:r>
      <w:r w:rsidR="00A81DBD">
        <w:t xml:space="preserve"> </w:t>
      </w:r>
      <m:oMath>
        <m:sSup>
          <m:sSupPr>
            <m:ctrlPr>
              <w:rPr>
                <w:rFonts w:ascii="Cambria Math" w:hAnsi="Cambria Math"/>
                <w:i/>
              </w:rPr>
            </m:ctrlPr>
          </m:sSupPr>
          <m:e>
            <m:r>
              <w:rPr>
                <w:rFonts w:ascii="Cambria Math" w:hAnsi="Cambria Math"/>
              </w:rPr>
              <m:t>C</m:t>
            </m:r>
          </m:e>
          <m:sup>
            <m:r>
              <w:rPr>
                <w:rFonts w:ascii="Cambria Math" w:hAnsi="Cambria Math"/>
              </w:rPr>
              <m:t>A</m:t>
            </m:r>
          </m:sup>
        </m:sSup>
      </m:oMath>
      <w:r w:rsidR="00CF100C">
        <w:t>)</w:t>
      </w:r>
      <w:del w:id="871" w:author="Walgren, Patrick" w:date="2024-06-04T19:40:00Z" w16du:dateUtc="2024-06-04T23:40:00Z">
        <w:r w:rsidR="00CF100C" w:rsidDel="00C93B97">
          <w:delText xml:space="preserve">. </w:delText>
        </w:r>
        <w:r w:rsidR="002D560C" w:rsidDel="00C93B97">
          <w:delText xml:space="preserve"> </w:delText>
        </w:r>
      </w:del>
      <w:ins w:id="872" w:author="Walgren, Patrick" w:date="2024-06-04T19:40:00Z" w16du:dateUtc="2024-06-04T23:40:00Z">
        <w:r w:rsidR="00C93B97">
          <w:t xml:space="preserve">. </w:t>
        </w:r>
      </w:ins>
      <w:r w:rsidR="00643F75">
        <w:t>Note that the stress-influence coefficients should not be derived from the average slope from estimated transformation temperatures at all stress levels; most shape memory alloys exhibit a nonlinear change in transformation temperature with respect to stress (</w:t>
      </w:r>
      <w:r w:rsidR="00B75EF4">
        <w:t xml:space="preserve">see Figure 3(b) in </w:t>
      </w:r>
      <w:r w:rsidR="00B75EF4">
        <w:fldChar w:fldCharType="begin"/>
      </w:r>
      <w:r w:rsidR="00080A0A">
        <w:instrText xml:space="preserve"> ADDIN ZOTERO_ITEM CSL_CITATION {"citationID":"9iR8KHJb","properties":{"formattedCitation":"[26]","plainCitation":"[26]","noteIndex":0},"citationItems":[{"id":3524,"uris":["http://zotero.org/users/4607708/items/59K7KB96"],"itemData":{"id":3524,"type":"article-journal","abstract":"A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B75EF4">
        <w:fldChar w:fldCharType="separate"/>
      </w:r>
      <w:r w:rsidR="00080A0A" w:rsidRPr="00080A0A">
        <w:rPr>
          <w:rFonts w:ascii="Calibri" w:hAnsi="Calibri" w:cs="Calibri"/>
        </w:rPr>
        <w:t>[26]</w:t>
      </w:r>
      <w:r w:rsidR="00B75EF4">
        <w:fldChar w:fldCharType="end"/>
      </w:r>
      <w:r w:rsidR="00643F75">
        <w:t>), and the Lagoudas model compensates for this via the transformation surfaces (</w:t>
      </w:r>
      <m:oMath>
        <m:r>
          <m:rPr>
            <m:sty m:val="p"/>
          </m:rPr>
          <w:rPr>
            <w:rFonts w:ascii="Cambria Math" w:hAnsi="Cambria Math"/>
          </w:rPr>
          <m:t>Φ</m:t>
        </m:r>
      </m:oMath>
      <w:r w:rsidR="00643F75">
        <w:t xml:space="preserve">), where the stress-influence coefficients at the calibration stress are a contributing factor. </w:t>
      </w:r>
    </w:p>
    <w:p w14:paraId="79EA0909" w14:textId="0E0155DA" w:rsidR="00DE027B" w:rsidRDefault="00DE027B" w:rsidP="007A7F3B">
      <w:bookmarkStart w:id="873" w:name="_Hlk164411773"/>
      <w:r w:rsidRPr="00A81DBD">
        <w:rPr>
          <w:highlight w:val="yellow"/>
        </w:rPr>
        <w:t>With transformation temperatures and stress-influence coefficients estimated, thermoelastic properties and transformation strain properties can be calculated.</w:t>
      </w:r>
      <w:r>
        <w:t xml:space="preserve"> </w:t>
      </w:r>
      <w:bookmarkEnd w:id="873"/>
      <w:r>
        <w:t xml:space="preserve">Austenite elastic modulus </w:t>
      </w:r>
      <m:oMath>
        <m:sSup>
          <m:sSupPr>
            <m:ctrlPr>
              <w:rPr>
                <w:rFonts w:ascii="Cambria Math" w:hAnsi="Cambria Math"/>
                <w:i/>
              </w:rPr>
            </m:ctrlPr>
          </m:sSupPr>
          <m:e>
            <m:r>
              <w:rPr>
                <w:rFonts w:ascii="Cambria Math" w:hAnsi="Cambria Math"/>
              </w:rPr>
              <m:t>E</m:t>
            </m:r>
          </m:e>
          <m:sup>
            <m:r>
              <w:rPr>
                <w:rFonts w:ascii="Cambria Math" w:hAnsi="Cambria Math"/>
              </w:rPr>
              <m:t>A</m:t>
            </m:r>
          </m:sup>
        </m:sSup>
      </m:oMath>
      <w:r>
        <w:t xml:space="preserve"> can be found by extracting the total strains and a temperature well above </w:t>
      </w:r>
      <m:oMath>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 xml:space="preserve"> </m:t>
        </m:r>
      </m:oMath>
      <w:r>
        <w:t xml:space="preserve">at each tested stress level. Then, by designating this temperature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t xml:space="preserve"> such that </w:t>
      </w:r>
      <m:oMath>
        <m:r>
          <m:rPr>
            <m:sty m:val="p"/>
          </m:rPr>
          <w:rPr>
            <w:rFonts w:ascii="Cambria Math" w:hAnsi="Cambria Math"/>
          </w:rPr>
          <m:t>Δ</m:t>
        </m:r>
        <m:r>
          <w:rPr>
            <w:rFonts w:ascii="Cambria Math" w:hAnsi="Cambria Math"/>
          </w:rPr>
          <m:t>T</m:t>
        </m:r>
      </m:oMath>
      <w:r>
        <w:t>, Hooke’s law becomes:</w:t>
      </w:r>
    </w:p>
    <w:p w14:paraId="74F9546C" w14:textId="22D1D1CF" w:rsidR="00DE027B" w:rsidRPr="00DE027B" w:rsidRDefault="00DE027B" w:rsidP="007A7F3B">
      <w:pPr>
        <w:rPr>
          <w:rFonts w:eastAsiaTheme="minorEastAsia"/>
        </w:rPr>
      </w:pPr>
      <m:oMathPara>
        <m:oMath>
          <m:r>
            <w:rPr>
              <w:rFonts w:ascii="Cambria Math" w:hAnsi="Cambria Math"/>
            </w:rPr>
            <m:t>σ=E</m:t>
          </m:r>
          <m:d>
            <m:dPr>
              <m:ctrlPr>
                <w:rPr>
                  <w:rFonts w:ascii="Cambria Math" w:hAnsi="Cambria Math"/>
                  <w:i/>
                </w:rPr>
              </m:ctrlPr>
            </m:dPr>
            <m:e>
              <m:r>
                <w:rPr>
                  <w:rFonts w:ascii="Cambria Math" w:hAnsi="Cambria Math"/>
                </w:rPr>
                <m:t>ξ</m:t>
              </m:r>
            </m:e>
          </m:d>
          <m:d>
            <m:dPr>
              <m:begChr m:val="["/>
              <m:endChr m:val="]"/>
              <m:ctrlPr>
                <w:rPr>
                  <w:rFonts w:ascii="Cambria Math" w:hAnsi="Cambria Math"/>
                  <w:i/>
                </w:rPr>
              </m:ctrlPr>
            </m:dPr>
            <m:e>
              <m:r>
                <w:rPr>
                  <w:rFonts w:ascii="Cambria Math" w:hAnsi="Cambria Math"/>
                </w:rPr>
                <m:t>ε-</m:t>
              </m:r>
              <m:sSup>
                <m:sSupPr>
                  <m:ctrlPr>
                    <w:rPr>
                      <w:rFonts w:ascii="Cambria Math" w:hAnsi="Cambria Math"/>
                      <w:i/>
                    </w:rPr>
                  </m:ctrlPr>
                </m:sSupPr>
                <m:e>
                  <m:r>
                    <w:rPr>
                      <w:rFonts w:ascii="Cambria Math" w:hAnsi="Cambria Math"/>
                    </w:rPr>
                    <m:t>ε</m:t>
                  </m:r>
                </m:e>
                <m:sup>
                  <m:r>
                    <w:rPr>
                      <w:rFonts w:ascii="Cambria Math" w:hAnsi="Cambria Math"/>
                    </w:rPr>
                    <m:t>t</m:t>
                  </m:r>
                </m:sup>
              </m:sSup>
              <m:r>
                <w:rPr>
                  <w:rFonts w:ascii="Cambria Math" w:hAnsi="Cambria Math"/>
                </w:rPr>
                <m:t>-α</m:t>
              </m:r>
              <m:r>
                <m:rPr>
                  <m:sty m:val="p"/>
                </m:rPr>
                <w:rPr>
                  <w:rFonts w:ascii="Cambria Math" w:hAnsi="Cambria Math"/>
                </w:rPr>
                <m:t>Δ</m:t>
              </m:r>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r>
            <w:rPr>
              <w:rFonts w:ascii="Cambria Math" w:hAnsi="Cambria Math"/>
            </w:rPr>
            <m:t>ε.</m:t>
          </m:r>
        </m:oMath>
      </m:oMathPara>
    </w:p>
    <w:p w14:paraId="2473EEBF" w14:textId="585AB585" w:rsidR="00DE027B" w:rsidRDefault="00DE027B" w:rsidP="007A7F3B">
      <w:pPr>
        <w:rPr>
          <w:rFonts w:eastAsiaTheme="minorEastAsia"/>
        </w:rPr>
      </w:pPr>
      <w:r>
        <w:rPr>
          <w:rFonts w:eastAsiaTheme="minorEastAsia"/>
        </w:rPr>
        <w:t xml:space="preserve">Austenite elastic modulus is the best-fit linear coefficient from this equation. </w:t>
      </w:r>
    </w:p>
    <w:p w14:paraId="730B4AF9" w14:textId="77777777" w:rsidR="00EB0ACE" w:rsidRDefault="00DE027B" w:rsidP="007A7F3B">
      <w:pPr>
        <w:rPr>
          <w:rFonts w:eastAsiaTheme="minorEastAsia"/>
        </w:rPr>
      </w:pPr>
      <w:bookmarkStart w:id="874" w:name="_Hlk164411827"/>
      <w:r w:rsidRPr="00A81DBD">
        <w:rPr>
          <w:rFonts w:eastAsiaTheme="minorEastAsia"/>
          <w:highlight w:val="yellow"/>
        </w:rPr>
        <w:t>At this point, the analyst has two choices in terms of calculating the rest of the thermoelastic and transformation strain properties.</w:t>
      </w:r>
      <w:r>
        <w:rPr>
          <w:rFonts w:eastAsiaTheme="minorEastAsia"/>
        </w:rPr>
        <w:t xml:space="preserve"> </w:t>
      </w:r>
      <w:bookmarkEnd w:id="874"/>
      <w:r>
        <w:rPr>
          <w:rFonts w:eastAsiaTheme="minorEastAsia"/>
        </w:rPr>
        <w:t xml:space="preserve">First, the coefficient of thermal expansion </w:t>
      </w:r>
      <m:oMath>
        <m:r>
          <w:rPr>
            <w:rFonts w:ascii="Cambria Math" w:hAnsi="Cambria Math"/>
          </w:rPr>
          <m:t>α</m:t>
        </m:r>
      </m:oMath>
      <w:r>
        <w:rPr>
          <w:rFonts w:eastAsiaTheme="minorEastAsia"/>
        </w:rPr>
        <w:t xml:space="preserve"> can be calculated separately </w:t>
      </w:r>
      <w:r w:rsidR="00EB0ACE">
        <w:rPr>
          <w:rFonts w:eastAsiaTheme="minorEastAsia"/>
        </w:rPr>
        <w:t xml:space="preserve">by extracting the total strain at another temperature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f</m:t>
            </m:r>
          </m:sub>
        </m:sSub>
      </m:oMath>
      <w:r w:rsidR="00EB0ACE">
        <w:rPr>
          <w:rFonts w:eastAsiaTheme="minorEastAsia"/>
        </w:rPr>
        <w:t>:</w:t>
      </w:r>
    </w:p>
    <w:p w14:paraId="373C616B" w14:textId="6E79A1DD" w:rsidR="00DE027B" w:rsidRPr="00EB0ACE" w:rsidRDefault="00EB0ACE" w:rsidP="00EB0ACE">
      <w:pPr>
        <w:jc w:val="center"/>
        <w:rPr>
          <w:rFonts w:eastAsiaTheme="minorEastAsia"/>
        </w:rPr>
      </w:pPr>
      <m:oMathPara>
        <m:oMath>
          <m: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m:t>
              </m:r>
            </m:sup>
          </m:sSup>
          <m:d>
            <m:dPr>
              <m:begChr m:val="["/>
              <m:endChr m:val="]"/>
              <m:ctrlPr>
                <w:rPr>
                  <w:rFonts w:ascii="Cambria Math" w:eastAsiaTheme="minorEastAsia" w:hAnsi="Cambria Math"/>
                  <w:i/>
                </w:rPr>
              </m:ctrlPr>
            </m:dPr>
            <m:e>
              <m:r>
                <w:rPr>
                  <w:rFonts w:ascii="Cambria Math" w:eastAsiaTheme="minorEastAsia" w:hAnsi="Cambria Math"/>
                </w:rPr>
                <m:t>ε- 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ref</m:t>
                      </m:r>
                    </m:sub>
                  </m:sSub>
                </m:e>
              </m:d>
            </m:e>
          </m:d>
          <m:r>
            <w:rPr>
              <w:rFonts w:ascii="Cambria Math" w:eastAsiaTheme="minorEastAsia" w:hAnsi="Cambria Math"/>
            </w:rPr>
            <m:t>.</m:t>
          </m:r>
        </m:oMath>
      </m:oMathPara>
    </w:p>
    <w:p w14:paraId="0DD520FD" w14:textId="59F95A77" w:rsidR="00EB0ACE" w:rsidRDefault="00EB0ACE" w:rsidP="00EB0ACE">
      <w:pPr>
        <w:rPr>
          <w:rFonts w:eastAsiaTheme="minorEastAsia"/>
        </w:rPr>
      </w:pPr>
      <w:r>
        <w:t xml:space="preserve">Alternatively, coefficient of thermal expansion </w:t>
      </w:r>
      <m:oMath>
        <m:r>
          <w:rPr>
            <w:rFonts w:ascii="Cambria Math" w:hAnsi="Cambria Math"/>
          </w:rPr>
          <m:t>α</m:t>
        </m:r>
      </m:oMath>
      <w:r>
        <w:rPr>
          <w:rFonts w:eastAsiaTheme="minorEastAsia"/>
        </w:rPr>
        <w:t xml:space="preserve"> can be found concurrently with the other thermoelastic and transformation strain properties via a nonlinear system of equations. At a temperature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m:t>
            </m:r>
          </m:sub>
        </m:sSub>
      </m:oMath>
      <w:r>
        <w:rPr>
          <w:rFonts w:eastAsiaTheme="minorEastAsia"/>
        </w:rPr>
        <w:t>, Hooke’s Law can be written as:</w:t>
      </w:r>
    </w:p>
    <w:p w14:paraId="07C819BD" w14:textId="20143614" w:rsidR="00EB0ACE" w:rsidRPr="00EB0ACE" w:rsidRDefault="00EB0ACE" w:rsidP="00EB0ACE">
      <w:pPr>
        <w:rPr>
          <w:rFonts w:eastAsiaTheme="minorEastAsia"/>
        </w:rPr>
      </w:pPr>
      <m:oMathPara>
        <m:oMath>
          <m:r>
            <w:rPr>
              <w:rFonts w:ascii="Cambria Math" w:hAnsi="Cambria Math"/>
            </w:rPr>
            <m:t>σ=</m:t>
          </m:r>
          <m:sSup>
            <m:sSupPr>
              <m:ctrlPr>
                <w:rPr>
                  <w:rFonts w:ascii="Cambria Math" w:hAnsi="Cambria Math"/>
                  <w:i/>
                </w:rPr>
              </m:ctrlPr>
            </m:sSupPr>
            <m:e>
              <m:r>
                <w:rPr>
                  <w:rFonts w:ascii="Cambria Math" w:hAnsi="Cambria Math"/>
                </w:rPr>
                <m:t>E</m:t>
              </m:r>
            </m:e>
            <m:sup>
              <m:r>
                <w:rPr>
                  <w:rFonts w:ascii="Cambria Math" w:hAnsi="Cambria Math"/>
                </w:rPr>
                <m:t>M</m:t>
              </m:r>
            </m:sup>
          </m:sSup>
          <m:d>
            <m:dPr>
              <m:begChr m:val="["/>
              <m:endChr m:val="]"/>
              <m:ctrlPr>
                <w:rPr>
                  <w:rFonts w:ascii="Cambria Math" w:hAnsi="Cambria Math"/>
                  <w:i/>
                </w:rPr>
              </m:ctrlPr>
            </m:dPr>
            <m:e>
              <m:r>
                <w:rPr>
                  <w:rFonts w:ascii="Cambria Math" w:hAnsi="Cambria Math"/>
                </w:rPr>
                <m:t>ε-</m:t>
              </m:r>
              <m:sSup>
                <m:sSupPr>
                  <m:ctrlPr>
                    <w:rPr>
                      <w:rFonts w:ascii="Cambria Math" w:hAnsi="Cambria Math"/>
                      <w:i/>
                    </w:rPr>
                  </m:ctrlPr>
                </m:sSupPr>
                <m:e>
                  <m:r>
                    <w:rPr>
                      <w:rFonts w:ascii="Cambria Math" w:hAnsi="Cambria Math"/>
                    </w:rPr>
                    <m:t>ε</m:t>
                  </m:r>
                </m:e>
                <m:sup>
                  <m:r>
                    <w:rPr>
                      <w:rFonts w:ascii="Cambria Math" w:hAnsi="Cambria Math"/>
                    </w:rPr>
                    <m:t>t</m:t>
                  </m:r>
                </m:sup>
              </m:sSup>
              <m:r>
                <w:rPr>
                  <w:rFonts w:ascii="Cambria Math" w:hAnsi="Cambria Math"/>
                </w:rPr>
                <m:t>-α</m:t>
              </m:r>
              <m:r>
                <m:rPr>
                  <m:sty m:val="p"/>
                </m:rPr>
                <w:rPr>
                  <w:rFonts w:ascii="Cambria Math" w:hAnsi="Cambria Math"/>
                </w:rPr>
                <m:t>Δ</m:t>
              </m:r>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[ε-</m:t>
          </m:r>
          <m:sSub>
            <m:sSubPr>
              <m:ctrlPr>
                <w:rPr>
                  <w:rFonts w:ascii="Cambria Math" w:hAnsi="Cambria Math"/>
                  <w:i/>
                </w:rPr>
              </m:ctrlPr>
            </m:sSubPr>
            <m:e>
              <m:r>
                <w:rPr>
                  <w:rFonts w:ascii="Cambria Math" w:hAnsi="Cambria Math"/>
                </w:rPr>
                <m:t>H</m:t>
              </m:r>
            </m:e>
            <m:sub>
              <m:r>
                <w:rPr>
                  <w:rFonts w:ascii="Cambria Math" w:hAnsi="Cambria Math"/>
                </w:rPr>
                <m:t>cur</m:t>
              </m:r>
            </m:sub>
          </m:sSub>
          <m:d>
            <m:dPr>
              <m:ctrlPr>
                <w:rPr>
                  <w:rFonts w:ascii="Cambria Math" w:hAnsi="Cambria Math"/>
                  <w:i/>
                </w:rPr>
              </m:ctrlPr>
            </m:dPr>
            <m:e>
              <m:r>
                <w:rPr>
                  <w:rFonts w:ascii="Cambria Math" w:hAnsi="Cambria Math"/>
                </w:rPr>
                <m:t>σ</m:t>
              </m:r>
            </m:e>
          </m:d>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ref</m:t>
                  </m:r>
                </m:sub>
              </m:sSub>
            </m:e>
          </m:d>
          <m:r>
            <w:ins w:id="875" w:author="Walgren, Patrick" w:date="2024-06-05T08:22:00Z" w16du:dateUtc="2024-06-05T12:22:00Z">
              <w:rPr>
                <w:rFonts w:ascii="Cambria Math" w:hAnsi="Cambria Math"/>
              </w:rPr>
              <m:t>]</m:t>
            </w:ins>
          </m:r>
          <m:r>
            <w:rPr>
              <w:rFonts w:ascii="Cambria Math" w:hAnsi="Cambria Math"/>
            </w:rPr>
            <m:t>.</m:t>
          </m:r>
        </m:oMath>
      </m:oMathPara>
    </w:p>
    <w:p w14:paraId="644D45BB" w14:textId="7A160024" w:rsidR="00EB0ACE" w:rsidRDefault="00EB0ACE" w:rsidP="00EB0ACE">
      <w:pPr>
        <w:rPr>
          <w:rFonts w:eastAsiaTheme="minorEastAsia"/>
        </w:rPr>
      </w:pPr>
      <w:commentRangeStart w:id="876"/>
      <w:r>
        <w:rPr>
          <w:rFonts w:eastAsiaTheme="minorEastAsia"/>
        </w:rPr>
        <w:t>where</w:t>
      </w:r>
      <w:commentRangeEnd w:id="876"/>
      <w:r w:rsidR="00C44B2D">
        <w:rPr>
          <w:rStyle w:val="CommentReference"/>
        </w:rPr>
        <w:commentReference w:id="876"/>
      </w:r>
    </w:p>
    <w:p w14:paraId="432A426D" w14:textId="01F0ADC7" w:rsidR="00EB0ACE" w:rsidRPr="00EB0ACE" w:rsidRDefault="00000000" w:rsidP="00EB0AC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cur</m:t>
              </m:r>
            </m:sub>
          </m:sSub>
          <m:d>
            <m:dPr>
              <m:ctrlPr>
                <w:rPr>
                  <w:rFonts w:ascii="Cambria Math" w:eastAsiaTheme="minorEastAsia" w:hAnsi="Cambria Math"/>
                  <w:i/>
                </w:rPr>
              </m:ctrlPr>
            </m:dPr>
            <m:e>
              <m:r>
                <w:rPr>
                  <w:rFonts w:ascii="Cambria Math" w:eastAsiaTheme="minorEastAsia" w:hAnsi="Cambria Math"/>
                </w:rPr>
                <m:t>σ</m:t>
              </m:r>
            </m:e>
          </m:d>
          <m:r>
            <w:rPr>
              <w:rFonts w:ascii="Cambria Math" w:eastAsiaTheme="minorEastAsia" w:hAnsi="Cambria Math"/>
            </w:rPr>
            <m:t>=</m:t>
          </m:r>
          <m:d>
            <m:dPr>
              <m:begChr m:val="{"/>
              <m:endChr m:val=""/>
              <m:ctrlPr>
                <w:ins w:id="877" w:author="Walgren, Patrick" w:date="2024-08-29T17:09:00Z" w16du:dateUtc="2024-08-29T23:09:00Z">
                  <w:rPr>
                    <w:rFonts w:ascii="Cambria Math" w:eastAsiaTheme="minorEastAsia" w:hAnsi="Cambria Math"/>
                    <w:i/>
                  </w:rPr>
                </w:ins>
              </m:ctrlPr>
            </m:dPr>
            <m:e>
              <m:eqArr>
                <m:eqArrPr>
                  <m:ctrlPr>
                    <w:ins w:id="878" w:author="Walgren, Patrick" w:date="2024-08-29T17:09:00Z" w16du:dateUtc="2024-08-29T23:09:00Z">
                      <w:rPr>
                        <w:rFonts w:ascii="Cambria Math" w:eastAsiaTheme="minorEastAsia" w:hAnsi="Cambria Math"/>
                        <w:i/>
                      </w:rPr>
                    </w:ins>
                  </m:ctrlPr>
                </m:eqArrPr>
                <m:e>
                  <m:sSub>
                    <m:sSubPr>
                      <m:ctrlPr>
                        <w:ins w:id="879" w:author="Walgren, Patrick" w:date="2024-08-29T17:09:00Z" w16du:dateUtc="2024-08-29T23:09:00Z">
                          <w:rPr>
                            <w:rFonts w:ascii="Cambria Math" w:eastAsiaTheme="minorEastAsia" w:hAnsi="Cambria Math"/>
                            <w:i/>
                          </w:rPr>
                        </w:ins>
                      </m:ctrlPr>
                    </m:sSubPr>
                    <m:e>
                      <m:r>
                        <w:ins w:id="880" w:author="Walgren, Patrick" w:date="2024-08-29T17:09:00Z" w16du:dateUtc="2024-08-29T23:09:00Z">
                          <w:rPr>
                            <w:rFonts w:ascii="Cambria Math" w:eastAsiaTheme="minorEastAsia" w:hAnsi="Cambria Math"/>
                          </w:rPr>
                          <m:t>H</m:t>
                        </w:ins>
                      </m:r>
                    </m:e>
                    <m:sub>
                      <m:r>
                        <w:ins w:id="881" w:author="Walgren, Patrick" w:date="2024-08-29T17:09:00Z" w16du:dateUtc="2024-08-29T23:09:00Z">
                          <w:rPr>
                            <w:rFonts w:ascii="Cambria Math" w:eastAsiaTheme="minorEastAsia" w:hAnsi="Cambria Math"/>
                          </w:rPr>
                          <m:t>min</m:t>
                        </w:ins>
                      </m:r>
                    </m:sub>
                  </m:sSub>
                  <m:r>
                    <w:ins w:id="882" w:author="Walgren, Patrick" w:date="2024-08-29T17:09:00Z" w16du:dateUtc="2024-08-29T23:09:00Z">
                      <w:rPr>
                        <w:rFonts w:ascii="Cambria Math" w:eastAsiaTheme="minorEastAsia" w:hAnsi="Cambria Math"/>
                      </w:rPr>
                      <m:t>,  σ≤</m:t>
                    </w:ins>
                  </m:r>
                  <m:sSub>
                    <m:sSubPr>
                      <m:ctrlPr>
                        <w:ins w:id="883" w:author="Walgren, Patrick" w:date="2024-08-29T17:09:00Z" w16du:dateUtc="2024-08-29T23:09:00Z">
                          <w:rPr>
                            <w:rFonts w:ascii="Cambria Math" w:eastAsiaTheme="minorEastAsia" w:hAnsi="Cambria Math"/>
                            <w:i/>
                          </w:rPr>
                        </w:ins>
                      </m:ctrlPr>
                    </m:sSubPr>
                    <m:e>
                      <m:r>
                        <w:ins w:id="884" w:author="Walgren, Patrick" w:date="2024-08-29T17:09:00Z" w16du:dateUtc="2024-08-29T23:09:00Z">
                          <w:rPr>
                            <w:rFonts w:ascii="Cambria Math" w:eastAsiaTheme="minorEastAsia" w:hAnsi="Cambria Math"/>
                          </w:rPr>
                          <m:t>σ</m:t>
                        </w:ins>
                      </m:r>
                    </m:e>
                    <m:sub>
                      <m:r>
                        <w:ins w:id="885" w:author="Walgren, Patrick" w:date="2024-08-29T17:09:00Z" w16du:dateUtc="2024-08-29T23:09:00Z">
                          <w:rPr>
                            <w:rFonts w:ascii="Cambria Math" w:eastAsiaTheme="minorEastAsia" w:hAnsi="Cambria Math"/>
                          </w:rPr>
                          <m:t>crit</m:t>
                        </w:ins>
                      </m:r>
                    </m:sub>
                  </m:sSub>
                  <m:func>
                    <m:funcPr>
                      <m:ctrlPr>
                        <w:del w:id="886" w:author="Walgren, Patrick" w:date="2024-08-29T17:09:00Z" w16du:dateUtc="2024-08-29T23:09:00Z">
                          <w:rPr>
                            <w:rFonts w:ascii="Cambria Math" w:eastAsiaTheme="minorEastAsia" w:hAnsi="Cambria Math"/>
                            <w:i/>
                            <w:rPrChange w:id="887" w:author="Walgren, Patrick" w:date="2024-08-29T17:09:00Z" w16du:dateUtc="2024-08-29T23:09:00Z">
                              <w:rPr>
                                <w:rFonts w:ascii="Cambria Math" w:eastAsiaTheme="minorEastAsia" w:hAnsi="Cambria Math"/>
                              </w:rPr>
                            </w:rPrChange>
                          </w:rPr>
                        </w:del>
                      </m:ctrlPr>
                    </m:funcPr>
                    <m:fName>
                      <m:r>
                        <w:del w:id="888" w:author="Walgren, Patrick" w:date="2024-08-29T17:09:00Z" w16du:dateUtc="2024-08-29T23:09:00Z">
                          <m:rPr>
                            <m:sty m:val="p"/>
                          </m:rPr>
                          <w:rPr>
                            <w:rFonts w:ascii="Cambria Math" w:eastAsiaTheme="minorEastAsia" w:hAnsi="Cambria Math"/>
                          </w:rPr>
                          <m:t>min</m:t>
                        </w:del>
                      </m:r>
                      <m:ctrlPr>
                        <w:del w:id="889" w:author="Walgren, Patrick" w:date="2024-08-29T17:09:00Z" w16du:dateUtc="2024-08-29T23:09:00Z">
                          <w:rPr>
                            <w:rFonts w:ascii="Cambria Math" w:eastAsiaTheme="minorEastAsia" w:hAnsi="Cambria Math"/>
                            <w:i/>
                          </w:rPr>
                        </w:del>
                      </m:ctrlPr>
                    </m:fName>
                    <m:e/>
                  </m:func>
                </m:e>
                <m:e>
                  <m:sSub>
                    <m:sSubPr>
                      <m:ctrlPr>
                        <w:ins w:id="890" w:author="Walgren, Patrick" w:date="2024-08-29T17:09:00Z" w16du:dateUtc="2024-08-29T23:09:00Z">
                          <w:rPr>
                            <w:rFonts w:ascii="Cambria Math" w:eastAsiaTheme="minorEastAsia" w:hAnsi="Cambria Math"/>
                            <w:i/>
                          </w:rPr>
                        </w:ins>
                      </m:ctrlPr>
                    </m:sSubPr>
                    <m:e>
                      <m:r>
                        <w:ins w:id="891" w:author="Walgren, Patrick" w:date="2024-08-29T17:09:00Z" w16du:dateUtc="2024-08-29T23:09:00Z">
                          <w:rPr>
                            <w:rFonts w:ascii="Cambria Math" w:eastAsiaTheme="minorEastAsia" w:hAnsi="Cambria Math"/>
                          </w:rPr>
                          <m:t>H</m:t>
                        </w:ins>
                      </m:r>
                    </m:e>
                    <m:sub>
                      <m:r>
                        <w:ins w:id="892" w:author="Walgren, Patrick" w:date="2024-08-29T17:09:00Z" w16du:dateUtc="2024-08-29T23:09:00Z">
                          <w:rPr>
                            <w:rFonts w:ascii="Cambria Math" w:eastAsiaTheme="minorEastAsia" w:hAnsi="Cambria Math"/>
                          </w:rPr>
                          <m:t>min</m:t>
                        </w:ins>
                      </m:r>
                    </m:sub>
                  </m:sSub>
                  <m:r>
                    <w:ins w:id="893" w:author="Walgren, Patrick" w:date="2024-08-29T17:09:00Z" w16du:dateUtc="2024-08-29T23:09:00Z">
                      <w:rPr>
                        <w:rFonts w:ascii="Cambria Math" w:eastAsiaTheme="minorEastAsia" w:hAnsi="Cambria Math"/>
                      </w:rPr>
                      <m:t>+</m:t>
                    </w:ins>
                  </m:r>
                  <m:d>
                    <m:dPr>
                      <m:ctrlPr>
                        <w:ins w:id="894" w:author="Walgren, Patrick" w:date="2024-08-29T17:09:00Z" w16du:dateUtc="2024-08-29T23:09:00Z">
                          <w:rPr>
                            <w:rFonts w:ascii="Cambria Math" w:eastAsiaTheme="minorEastAsia" w:hAnsi="Cambria Math"/>
                            <w:i/>
                          </w:rPr>
                        </w:ins>
                      </m:ctrlPr>
                    </m:dPr>
                    <m:e>
                      <m:sSub>
                        <m:sSubPr>
                          <m:ctrlPr>
                            <w:ins w:id="895" w:author="Walgren, Patrick" w:date="2024-08-29T17:09:00Z" w16du:dateUtc="2024-08-29T23:09:00Z">
                              <w:rPr>
                                <w:rFonts w:ascii="Cambria Math" w:eastAsiaTheme="minorEastAsia" w:hAnsi="Cambria Math"/>
                                <w:i/>
                              </w:rPr>
                            </w:ins>
                          </m:ctrlPr>
                        </m:sSubPr>
                        <m:e>
                          <m:r>
                            <w:ins w:id="896" w:author="Walgren, Patrick" w:date="2024-08-29T17:09:00Z" w16du:dateUtc="2024-08-29T23:09:00Z">
                              <w:rPr>
                                <w:rFonts w:ascii="Cambria Math" w:eastAsiaTheme="minorEastAsia" w:hAnsi="Cambria Math"/>
                              </w:rPr>
                              <m:t>H</m:t>
                            </w:ins>
                          </m:r>
                        </m:e>
                        <m:sub>
                          <m:r>
                            <w:ins w:id="897" w:author="Walgren, Patrick" w:date="2024-08-29T17:09:00Z" w16du:dateUtc="2024-08-29T23:09:00Z">
                              <w:rPr>
                                <w:rFonts w:ascii="Cambria Math" w:eastAsiaTheme="minorEastAsia" w:hAnsi="Cambria Math"/>
                              </w:rPr>
                              <m:t>max</m:t>
                            </w:ins>
                          </m:r>
                        </m:sub>
                      </m:sSub>
                      <m:r>
                        <w:ins w:id="898" w:author="Walgren, Patrick" w:date="2024-08-29T17:09:00Z" w16du:dateUtc="2024-08-29T23:09:00Z">
                          <w:rPr>
                            <w:rFonts w:ascii="Cambria Math" w:eastAsiaTheme="minorEastAsia" w:hAnsi="Cambria Math"/>
                          </w:rPr>
                          <m:t>-</m:t>
                        </w:ins>
                      </m:r>
                      <m:sSub>
                        <m:sSubPr>
                          <m:ctrlPr>
                            <w:ins w:id="899" w:author="Walgren, Patrick" w:date="2024-08-29T17:09:00Z" w16du:dateUtc="2024-08-29T23:09:00Z">
                              <w:rPr>
                                <w:rFonts w:ascii="Cambria Math" w:eastAsiaTheme="minorEastAsia" w:hAnsi="Cambria Math"/>
                                <w:i/>
                              </w:rPr>
                            </w:ins>
                          </m:ctrlPr>
                        </m:sSubPr>
                        <m:e>
                          <m:r>
                            <w:ins w:id="900" w:author="Walgren, Patrick" w:date="2024-08-29T17:09:00Z" w16du:dateUtc="2024-08-29T23:09:00Z">
                              <w:rPr>
                                <w:rFonts w:ascii="Cambria Math" w:eastAsiaTheme="minorEastAsia" w:hAnsi="Cambria Math"/>
                              </w:rPr>
                              <m:t>H</m:t>
                            </w:ins>
                          </m:r>
                        </m:e>
                        <m:sub>
                          <m:r>
                            <w:ins w:id="901" w:author="Walgren, Patrick" w:date="2024-08-29T17:09:00Z" w16du:dateUtc="2024-08-29T23:09:00Z">
                              <w:rPr>
                                <w:rFonts w:ascii="Cambria Math" w:eastAsiaTheme="minorEastAsia" w:hAnsi="Cambria Math"/>
                              </w:rPr>
                              <m:t>min</m:t>
                            </w:ins>
                          </m:r>
                        </m:sub>
                      </m:sSub>
                    </m:e>
                  </m:d>
                  <m:d>
                    <m:dPr>
                      <m:begChr m:val="["/>
                      <m:endChr m:val="]"/>
                      <m:ctrlPr>
                        <w:ins w:id="902" w:author="Walgren, Patrick" w:date="2024-08-29T17:09:00Z" w16du:dateUtc="2024-08-29T23:09:00Z">
                          <w:rPr>
                            <w:rFonts w:ascii="Cambria Math" w:eastAsiaTheme="minorEastAsia" w:hAnsi="Cambria Math"/>
                            <w:i/>
                          </w:rPr>
                        </w:ins>
                      </m:ctrlPr>
                    </m:dPr>
                    <m:e>
                      <m:r>
                        <w:ins w:id="903" w:author="Walgren, Patrick" w:date="2024-08-29T17:09:00Z" w16du:dateUtc="2024-08-29T23:09:00Z">
                          <w:rPr>
                            <w:rFonts w:ascii="Cambria Math" w:eastAsiaTheme="minorEastAsia" w:hAnsi="Cambria Math"/>
                          </w:rPr>
                          <m:t>1-</m:t>
                        </w:ins>
                      </m:r>
                      <m:sSup>
                        <m:sSupPr>
                          <m:ctrlPr>
                            <w:ins w:id="904" w:author="Walgren, Patrick" w:date="2024-08-29T17:09:00Z" w16du:dateUtc="2024-08-29T23:09:00Z">
                              <w:rPr>
                                <w:rFonts w:ascii="Cambria Math" w:eastAsiaTheme="minorEastAsia" w:hAnsi="Cambria Math"/>
                                <w:i/>
                              </w:rPr>
                            </w:ins>
                          </m:ctrlPr>
                        </m:sSupPr>
                        <m:e>
                          <m:r>
                            <w:ins w:id="905" w:author="Walgren, Patrick" w:date="2024-08-29T17:09:00Z" w16du:dateUtc="2024-08-29T23:09:00Z">
                              <w:rPr>
                                <w:rFonts w:ascii="Cambria Math" w:eastAsiaTheme="minorEastAsia" w:hAnsi="Cambria Math"/>
                              </w:rPr>
                              <m:t>e</m:t>
                            </w:ins>
                          </m:r>
                        </m:e>
                        <m:sup>
                          <m:r>
                            <w:ins w:id="906" w:author="Walgren, Patrick" w:date="2024-08-29T17:09:00Z" w16du:dateUtc="2024-08-29T23:09:00Z">
                              <w:rPr>
                                <w:rFonts w:ascii="Cambria Math" w:eastAsiaTheme="minorEastAsia" w:hAnsi="Cambria Math"/>
                              </w:rPr>
                              <m:t>-k</m:t>
                            </w:ins>
                          </m:r>
                          <m:d>
                            <m:dPr>
                              <m:ctrlPr>
                                <w:ins w:id="907" w:author="Walgren, Patrick" w:date="2024-08-29T17:09:00Z" w16du:dateUtc="2024-08-29T23:09:00Z">
                                  <w:rPr>
                                    <w:rFonts w:ascii="Cambria Math" w:eastAsiaTheme="minorEastAsia" w:hAnsi="Cambria Math"/>
                                    <w:i/>
                                  </w:rPr>
                                </w:ins>
                              </m:ctrlPr>
                            </m:dPr>
                            <m:e>
                              <m:r>
                                <w:ins w:id="908" w:author="Walgren, Patrick" w:date="2024-08-29T17:09:00Z" w16du:dateUtc="2024-08-29T23:09:00Z">
                                  <w:rPr>
                                    <w:rFonts w:ascii="Cambria Math" w:eastAsiaTheme="minorEastAsia" w:hAnsi="Cambria Math"/>
                                  </w:rPr>
                                  <m:t>σ-</m:t>
                                </w:ins>
                              </m:r>
                              <m:sSub>
                                <m:sSubPr>
                                  <m:ctrlPr>
                                    <w:ins w:id="909" w:author="Walgren, Patrick" w:date="2024-08-29T17:09:00Z" w16du:dateUtc="2024-08-29T23:09:00Z">
                                      <w:rPr>
                                        <w:rFonts w:ascii="Cambria Math" w:eastAsiaTheme="minorEastAsia" w:hAnsi="Cambria Math"/>
                                        <w:i/>
                                      </w:rPr>
                                    </w:ins>
                                  </m:ctrlPr>
                                </m:sSubPr>
                                <m:e>
                                  <m:r>
                                    <w:ins w:id="910" w:author="Walgren, Patrick" w:date="2024-08-29T17:09:00Z" w16du:dateUtc="2024-08-29T23:09:00Z">
                                      <w:rPr>
                                        <w:rFonts w:ascii="Cambria Math" w:eastAsiaTheme="minorEastAsia" w:hAnsi="Cambria Math"/>
                                      </w:rPr>
                                      <m:t>σ</m:t>
                                    </w:ins>
                                  </m:r>
                                </m:e>
                                <m:sub>
                                  <m:r>
                                    <w:ins w:id="911" w:author="Walgren, Patrick" w:date="2024-08-29T17:09:00Z" w16du:dateUtc="2024-08-29T23:09:00Z">
                                      <w:rPr>
                                        <w:rFonts w:ascii="Cambria Math" w:eastAsiaTheme="minorEastAsia" w:hAnsi="Cambria Math"/>
                                      </w:rPr>
                                      <m:t>crit</m:t>
                                    </w:ins>
                                  </m:r>
                                </m:sub>
                              </m:sSub>
                            </m:e>
                          </m:d>
                        </m:sup>
                      </m:sSup>
                    </m:e>
                  </m:d>
                  <m:r>
                    <w:ins w:id="912" w:author="Walgren, Patrick" w:date="2024-08-29T17:09:00Z" w16du:dateUtc="2024-08-29T23:09:00Z">
                      <w:rPr>
                        <w:rFonts w:ascii="Cambria Math" w:eastAsiaTheme="minorEastAsia" w:hAnsi="Cambria Math"/>
                      </w:rPr>
                      <m:t>,  σ&gt;</m:t>
                    </w:ins>
                  </m:r>
                  <m:sSub>
                    <m:sSubPr>
                      <m:ctrlPr>
                        <w:ins w:id="913" w:author="Walgren, Patrick" w:date="2024-08-29T17:09:00Z" w16du:dateUtc="2024-08-29T23:09:00Z">
                          <w:rPr>
                            <w:rFonts w:ascii="Cambria Math" w:eastAsiaTheme="minorEastAsia" w:hAnsi="Cambria Math"/>
                            <w:i/>
                          </w:rPr>
                        </w:ins>
                      </m:ctrlPr>
                    </m:sSubPr>
                    <m:e>
                      <m:r>
                        <w:ins w:id="914" w:author="Walgren, Patrick" w:date="2024-08-29T17:09:00Z" w16du:dateUtc="2024-08-29T23:09:00Z">
                          <w:rPr>
                            <w:rFonts w:ascii="Cambria Math" w:eastAsiaTheme="minorEastAsia" w:hAnsi="Cambria Math"/>
                          </w:rPr>
                          <m:t>σ</m:t>
                        </w:ins>
                      </m:r>
                    </m:e>
                    <m:sub>
                      <m:r>
                        <w:ins w:id="915" w:author="Walgren, Patrick" w:date="2024-08-29T17:09:00Z" w16du:dateUtc="2024-08-29T23:09:00Z">
                          <w:rPr>
                            <w:rFonts w:ascii="Cambria Math" w:eastAsiaTheme="minorEastAsia" w:hAnsi="Cambria Math"/>
                          </w:rPr>
                          <m:t>crit</m:t>
                        </w:ins>
                      </m:r>
                    </m:sub>
                  </m:sSub>
                </m:e>
              </m:eqArr>
            </m:e>
          </m:d>
          <m:sSub>
            <m:sSubPr>
              <m:ctrlPr>
                <w:del w:id="916" w:author="Walgren, Patrick" w:date="2024-08-29T17:09:00Z" w16du:dateUtc="2024-08-29T23:09:00Z">
                  <w:rPr>
                    <w:rFonts w:ascii="Cambria Math" w:eastAsiaTheme="minorEastAsia" w:hAnsi="Cambria Math"/>
                    <w:i/>
                  </w:rPr>
                </w:del>
              </m:ctrlPr>
            </m:sSubPr>
            <m:e>
              <m:r>
                <w:del w:id="917" w:author="Walgren, Patrick" w:date="2024-08-29T17:09:00Z" w16du:dateUtc="2024-08-29T23:09:00Z">
                  <w:rPr>
                    <w:rFonts w:ascii="Cambria Math" w:eastAsiaTheme="minorEastAsia" w:hAnsi="Cambria Math"/>
                  </w:rPr>
                  <m:t>H</m:t>
                </w:del>
              </m:r>
            </m:e>
            <m:sub>
              <m:r>
                <w:del w:id="918" w:author="Walgren, Patrick" w:date="2024-08-29T17:09:00Z" w16du:dateUtc="2024-08-29T23:09:00Z">
                  <w:rPr>
                    <w:rFonts w:ascii="Cambria Math" w:eastAsiaTheme="minorEastAsia" w:hAnsi="Cambria Math"/>
                  </w:rPr>
                  <m:t>min</m:t>
                </w:del>
              </m:r>
            </m:sub>
          </m:sSub>
          <m:r>
            <w:del w:id="919" w:author="Walgren, Patrick" w:date="2024-08-29T17:09:00Z" w16du:dateUtc="2024-08-29T23:09:00Z">
              <w:rPr>
                <w:rFonts w:ascii="Cambria Math" w:eastAsiaTheme="minorEastAsia" w:hAnsi="Cambria Math"/>
              </w:rPr>
              <m:t>+</m:t>
            </w:del>
          </m:r>
          <m:d>
            <m:dPr>
              <m:ctrlPr>
                <w:del w:id="920" w:author="Walgren, Patrick" w:date="2024-08-29T17:09:00Z" w16du:dateUtc="2024-08-29T23:09:00Z">
                  <w:rPr>
                    <w:rFonts w:ascii="Cambria Math" w:eastAsiaTheme="minorEastAsia" w:hAnsi="Cambria Math"/>
                    <w:i/>
                  </w:rPr>
                </w:del>
              </m:ctrlPr>
            </m:dPr>
            <m:e>
              <m:sSub>
                <m:sSubPr>
                  <m:ctrlPr>
                    <w:del w:id="921" w:author="Walgren, Patrick" w:date="2024-08-29T17:09:00Z" w16du:dateUtc="2024-08-29T23:09:00Z">
                      <w:rPr>
                        <w:rFonts w:ascii="Cambria Math" w:eastAsiaTheme="minorEastAsia" w:hAnsi="Cambria Math"/>
                        <w:i/>
                      </w:rPr>
                    </w:del>
                  </m:ctrlPr>
                </m:sSubPr>
                <m:e>
                  <m:r>
                    <w:del w:id="922" w:author="Walgren, Patrick" w:date="2024-08-29T17:09:00Z" w16du:dateUtc="2024-08-29T23:09:00Z">
                      <w:rPr>
                        <w:rFonts w:ascii="Cambria Math" w:eastAsiaTheme="minorEastAsia" w:hAnsi="Cambria Math"/>
                      </w:rPr>
                      <m:t>H</m:t>
                    </w:del>
                  </m:r>
                </m:e>
                <m:sub>
                  <m:r>
                    <w:del w:id="923" w:author="Walgren, Patrick" w:date="2024-08-29T17:09:00Z" w16du:dateUtc="2024-08-29T23:09:00Z">
                      <w:rPr>
                        <w:rFonts w:ascii="Cambria Math" w:eastAsiaTheme="minorEastAsia" w:hAnsi="Cambria Math"/>
                      </w:rPr>
                      <m:t>max</m:t>
                    </w:del>
                  </m:r>
                </m:sub>
              </m:sSub>
              <m:r>
                <w:del w:id="924" w:author="Walgren, Patrick" w:date="2024-08-29T17:09:00Z" w16du:dateUtc="2024-08-29T23:09:00Z">
                  <w:rPr>
                    <w:rFonts w:ascii="Cambria Math" w:eastAsiaTheme="minorEastAsia" w:hAnsi="Cambria Math"/>
                  </w:rPr>
                  <m:t>-</m:t>
                </w:del>
              </m:r>
              <m:sSub>
                <m:sSubPr>
                  <m:ctrlPr>
                    <w:del w:id="925" w:author="Walgren, Patrick" w:date="2024-08-29T17:09:00Z" w16du:dateUtc="2024-08-29T23:09:00Z">
                      <w:rPr>
                        <w:rFonts w:ascii="Cambria Math" w:eastAsiaTheme="minorEastAsia" w:hAnsi="Cambria Math"/>
                        <w:i/>
                      </w:rPr>
                    </w:del>
                  </m:ctrlPr>
                </m:sSubPr>
                <m:e>
                  <m:r>
                    <w:del w:id="926" w:author="Walgren, Patrick" w:date="2024-08-29T17:09:00Z" w16du:dateUtc="2024-08-29T23:09:00Z">
                      <w:rPr>
                        <w:rFonts w:ascii="Cambria Math" w:eastAsiaTheme="minorEastAsia" w:hAnsi="Cambria Math"/>
                      </w:rPr>
                      <m:t>H</m:t>
                    </w:del>
                  </m:r>
                </m:e>
                <m:sub>
                  <m:r>
                    <w:del w:id="927" w:author="Walgren, Patrick" w:date="2024-08-29T17:09:00Z" w16du:dateUtc="2024-08-29T23:09:00Z">
                      <w:rPr>
                        <w:rFonts w:ascii="Cambria Math" w:eastAsiaTheme="minorEastAsia" w:hAnsi="Cambria Math"/>
                      </w:rPr>
                      <m:t>min</m:t>
                    </w:del>
                  </m:r>
                </m:sub>
              </m:sSub>
            </m:e>
          </m:d>
          <m:r>
            <w:del w:id="928" w:author="Walgren, Patrick" w:date="2024-08-29T17:09:00Z" w16du:dateUtc="2024-08-29T23:09:00Z">
              <w:rPr>
                <w:rFonts w:ascii="Cambria Math" w:eastAsiaTheme="minorEastAsia" w:hAnsi="Cambria Math"/>
              </w:rPr>
              <m:t>[1-</m:t>
            </w:del>
          </m:r>
          <m:sSup>
            <m:sSupPr>
              <m:ctrlPr>
                <w:del w:id="929" w:author="Walgren, Patrick" w:date="2024-08-29T17:09:00Z" w16du:dateUtc="2024-08-29T23:09:00Z">
                  <w:rPr>
                    <w:rFonts w:ascii="Cambria Math" w:eastAsiaTheme="minorEastAsia" w:hAnsi="Cambria Math"/>
                    <w:i/>
                  </w:rPr>
                </w:del>
              </m:ctrlPr>
            </m:sSupPr>
            <m:e>
              <m:r>
                <w:del w:id="930" w:author="Walgren, Patrick" w:date="2024-08-29T17:09:00Z" w16du:dateUtc="2024-08-29T23:09:00Z">
                  <w:rPr>
                    <w:rFonts w:ascii="Cambria Math" w:eastAsiaTheme="minorEastAsia" w:hAnsi="Cambria Math"/>
                  </w:rPr>
                  <m:t>e</m:t>
                </w:del>
              </m:r>
            </m:e>
            <m:sup>
              <m:r>
                <w:del w:id="931" w:author="Walgren, Patrick" w:date="2024-08-29T17:09:00Z" w16du:dateUtc="2024-08-29T23:09:00Z">
                  <w:rPr>
                    <w:rFonts w:ascii="Cambria Math" w:eastAsiaTheme="minorEastAsia" w:hAnsi="Cambria Math"/>
                  </w:rPr>
                  <m:t>-k</m:t>
                </w:del>
              </m:r>
              <m:d>
                <m:dPr>
                  <m:ctrlPr>
                    <w:del w:id="932" w:author="Walgren, Patrick" w:date="2024-08-29T17:09:00Z" w16du:dateUtc="2024-08-29T23:09:00Z">
                      <w:rPr>
                        <w:rFonts w:ascii="Cambria Math" w:eastAsiaTheme="minorEastAsia" w:hAnsi="Cambria Math"/>
                        <w:i/>
                      </w:rPr>
                    </w:del>
                  </m:ctrlPr>
                </m:dPr>
                <m:e>
                  <m:r>
                    <w:del w:id="933" w:author="Walgren, Patrick" w:date="2024-08-29T17:09:00Z" w16du:dateUtc="2024-08-29T23:09:00Z">
                      <w:rPr>
                        <w:rFonts w:ascii="Cambria Math" w:eastAsiaTheme="minorEastAsia" w:hAnsi="Cambria Math"/>
                      </w:rPr>
                      <m:t>σ-</m:t>
                    </w:del>
                  </m:r>
                  <m:sSub>
                    <m:sSubPr>
                      <m:ctrlPr>
                        <w:del w:id="934" w:author="Walgren, Patrick" w:date="2024-08-29T17:09:00Z" w16du:dateUtc="2024-08-29T23:09:00Z">
                          <w:rPr>
                            <w:rFonts w:ascii="Cambria Math" w:eastAsiaTheme="minorEastAsia" w:hAnsi="Cambria Math"/>
                            <w:i/>
                          </w:rPr>
                        </w:del>
                      </m:ctrlPr>
                    </m:sSubPr>
                    <m:e>
                      <m:r>
                        <w:del w:id="935" w:author="Walgren, Patrick" w:date="2024-08-29T17:09:00Z" w16du:dateUtc="2024-08-29T23:09:00Z">
                          <w:rPr>
                            <w:rFonts w:ascii="Cambria Math" w:eastAsiaTheme="minorEastAsia" w:hAnsi="Cambria Math"/>
                          </w:rPr>
                          <m:t>σ</m:t>
                        </w:del>
                      </m:r>
                    </m:e>
                    <m:sub>
                      <m:r>
                        <w:del w:id="936" w:author="Walgren, Patrick" w:date="2024-08-29T17:09:00Z" w16du:dateUtc="2024-08-29T23:09:00Z">
                          <w:rPr>
                            <w:rFonts w:ascii="Cambria Math" w:eastAsiaTheme="minorEastAsia" w:hAnsi="Cambria Math"/>
                          </w:rPr>
                          <m:t>crit</m:t>
                        </w:del>
                      </m:r>
                    </m:sub>
                  </m:sSub>
                </m:e>
              </m:d>
            </m:sup>
          </m:sSup>
          <m:r>
            <w:del w:id="937" w:author="Walgren, Patrick" w:date="2024-08-29T17:09:00Z" w16du:dateUtc="2024-08-29T23:09:00Z">
              <w:rPr>
                <w:rFonts w:ascii="Cambria Math" w:eastAsiaTheme="minorEastAsia" w:hAnsi="Cambria Math"/>
              </w:rPr>
              <m:t>]</m:t>
            </w:del>
          </m:r>
        </m:oMath>
      </m:oMathPara>
    </w:p>
    <w:p w14:paraId="22CF67AD" w14:textId="54F0F0D7" w:rsidR="00EB0ACE" w:rsidRDefault="00EB0ACE" w:rsidP="00EB0ACE">
      <w:pPr>
        <w:rPr>
          <w:rFonts w:eastAsiaTheme="minorEastAsia"/>
        </w:rPr>
      </w:pPr>
      <w:r>
        <w:rPr>
          <w:rFonts w:eastAsiaTheme="minorEastAsia"/>
        </w:rPr>
        <w:t xml:space="preserve">In this equation, there are six unknowns: </w:t>
      </w:r>
      <m:oMath>
        <m:r>
          <w:rPr>
            <w:rFonts w:ascii="Cambria Math" w:hAnsi="Cambria Math"/>
          </w:rPr>
          <m:t xml:space="preserve">α, </m:t>
        </m:r>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H</m:t>
            </m:r>
            <m:ctrlPr>
              <w:rPr>
                <w:rFonts w:ascii="Cambria Math" w:hAnsi="Cambria Math"/>
                <w:i/>
              </w:rPr>
            </m:ctrlPr>
          </m:e>
          <m:sub>
            <m:r>
              <w:rPr>
                <w:rFonts w:ascii="Cambria Math" w:eastAsiaTheme="minorEastAsia" w:hAnsi="Cambria Math"/>
              </w:rPr>
              <m:t>min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max</m:t>
            </m:r>
          </m:sub>
        </m:sSub>
        <m:r>
          <w:rPr>
            <w:rFonts w:ascii="Cambria Math" w:eastAsiaTheme="minorEastAsia" w:hAnsi="Cambria Math"/>
          </w:rPr>
          <m:t xml:space="preserve">, k, </m:t>
        </m:r>
      </m:oMath>
      <w:r w:rsidR="00A969E4">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crit</m:t>
            </m:r>
          </m:sub>
        </m:sSub>
      </m:oMath>
      <w:r w:rsidR="00A969E4">
        <w:rPr>
          <w:rFonts w:eastAsiaTheme="minorEastAsia"/>
        </w:rPr>
        <w:t xml:space="preserve">. </w:t>
      </w:r>
      <w:r w:rsidR="00133FE3">
        <w:rPr>
          <w:rFonts w:eastAsiaTheme="minorEastAsia"/>
        </w:rPr>
        <w:t xml:space="preserve">Ideally, to calibrate these six unknowns, one will have performed six or more constant-force thermal cycle tests. However, for shape memory materials that do not exhibit two-way shape memory effect, both </w:t>
      </w:r>
      <m:oMath>
        <m:sSub>
          <m:sSubPr>
            <m:ctrlPr>
              <w:rPr>
                <w:rFonts w:ascii="Cambria Math" w:eastAsiaTheme="minorEastAsia" w:hAnsi="Cambria Math"/>
                <w:i/>
              </w:rPr>
            </m:ctrlPr>
          </m:sSubPr>
          <m:e>
            <m:r>
              <w:rPr>
                <w:rFonts w:ascii="Cambria Math" w:eastAsiaTheme="minorEastAsia" w:hAnsi="Cambria Math"/>
              </w:rPr>
              <m:t>H</m:t>
            </m:r>
            <m:ctrlPr>
              <w:rPr>
                <w:rFonts w:ascii="Cambria Math" w:hAnsi="Cambria Math"/>
                <w:i/>
              </w:rPr>
            </m:ctrlPr>
          </m:e>
          <m:sub>
            <m:r>
              <w:rPr>
                <w:rFonts w:ascii="Cambria Math" w:eastAsiaTheme="minorEastAsia" w:hAnsi="Cambria Math"/>
              </w:rPr>
              <m:t>min</m:t>
            </m:r>
          </m:sub>
        </m:sSub>
      </m:oMath>
      <w:r w:rsidR="00133FE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crit</m:t>
            </m:r>
          </m:sub>
        </m:sSub>
      </m:oMath>
      <w:r w:rsidR="00133FE3">
        <w:rPr>
          <w:rFonts w:eastAsiaTheme="minorEastAsia"/>
        </w:rPr>
        <w:t xml:space="preserve"> can be set to zero, reducing the number of required tests to four.</w:t>
      </w:r>
      <w:r w:rsidR="00232D71">
        <w:rPr>
          <w:rFonts w:eastAsiaTheme="minorEastAsia"/>
        </w:rPr>
        <w:t xml:space="preserve"> If the coefficient of thermal expansion was calibrated based on elastic response, the other five parameters are calibrated in the same way as described above. </w:t>
      </w:r>
    </w:p>
    <w:p w14:paraId="1567D4A8" w14:textId="68C08BD8" w:rsidR="00002B6A" w:rsidDel="00002B6A" w:rsidRDefault="000A1B99" w:rsidP="00002B6A">
      <w:pPr>
        <w:rPr>
          <w:del w:id="938" w:author="Walgren, Patrick" w:date="2024-06-08T08:26:00Z" w16du:dateUtc="2024-06-08T12:26:00Z"/>
          <w:moveTo w:id="939" w:author="Walgren, Patrick" w:date="2024-06-08T08:26:00Z" w16du:dateUtc="2024-06-08T12:26:00Z"/>
          <w:rFonts w:eastAsiaTheme="minorEastAsia"/>
          <w:iCs/>
        </w:rPr>
      </w:pPr>
      <w:bookmarkStart w:id="940" w:name="_Hlk164411840"/>
      <w:r w:rsidRPr="00A81DBD">
        <w:rPr>
          <w:rFonts w:eastAsiaTheme="minorEastAsia"/>
          <w:highlight w:val="yellow"/>
        </w:rPr>
        <w:t>Both of these approaches to calculate the remaining thermoelastic properties and transformation strain properties may introduce modeling errors.</w:t>
      </w:r>
      <w:bookmarkEnd w:id="940"/>
      <w:ins w:id="941" w:author="Walgren, Patrick" w:date="2024-06-08T08:26:00Z" w16du:dateUtc="2024-06-08T12:26:00Z">
        <w:r w:rsidR="00002B6A">
          <w:rPr>
            <w:rFonts w:eastAsiaTheme="minorEastAsia"/>
          </w:rPr>
          <w:t xml:space="preserve"> </w:t>
        </w:r>
      </w:ins>
      <w:del w:id="942" w:author="Walgren, Patrick" w:date="2024-06-08T08:26:00Z" w16du:dateUtc="2024-06-08T12:26:00Z">
        <w:r w:rsidDel="00002B6A">
          <w:rPr>
            <w:rFonts w:eastAsiaTheme="minorEastAsia"/>
          </w:rPr>
          <w:delText xml:space="preserve"> </w:delText>
        </w:r>
      </w:del>
      <w:ins w:id="943" w:author="Walgren, Patrick" w:date="2024-06-08T08:26:00Z" w16du:dateUtc="2024-06-08T12:26:00Z">
        <w:r w:rsidR="00002B6A">
          <w:rPr>
            <w:rFonts w:eastAsiaTheme="minorEastAsia"/>
          </w:rPr>
          <w:t>T</w:t>
        </w:r>
      </w:ins>
      <w:moveToRangeStart w:id="944" w:author="Walgren, Patrick" w:date="2024-06-08T08:26:00Z" w:name="move168727599"/>
      <w:moveTo w:id="945" w:author="Walgren, Patrick" w:date="2024-06-08T08:26:00Z" w16du:dateUtc="2024-06-08T12:26:00Z">
        <w:del w:id="946" w:author="Walgren, Patrick" w:date="2024-06-08T08:26:00Z" w16du:dateUtc="2024-06-08T12:26:00Z">
          <w:r w:rsidR="00002B6A" w:rsidDel="00002B6A">
            <w:rPr>
              <w:rFonts w:eastAsiaTheme="minorEastAsia"/>
            </w:rPr>
            <w:delText>t</w:delText>
          </w:r>
          <w:r w:rsidR="00002B6A" w:rsidDel="00212273">
            <w:rPr>
              <w:rFonts w:eastAsiaTheme="minorEastAsia"/>
            </w:rPr>
            <w:delText>he</w:delText>
          </w:r>
        </w:del>
        <w:proofErr w:type="gramStart"/>
        <w:ins w:id="947" w:author="Walgren, Patrick" w:date="2024-06-08T08:26:00Z" w16du:dateUtc="2024-06-08T12:26:00Z">
          <w:r w:rsidR="00212273">
            <w:rPr>
              <w:rFonts w:eastAsiaTheme="minorEastAsia"/>
            </w:rPr>
            <w:t>he</w:t>
          </w:r>
        </w:ins>
        <w:proofErr w:type="gramEnd"/>
        <w:r w:rsidR="00002B6A">
          <w:rPr>
            <w:rFonts w:eastAsiaTheme="minorEastAsia"/>
          </w:rPr>
          <w:t xml:space="preserve"> nonlinearities associated with the current transformation strain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cur</m:t>
              </m:r>
            </m:sub>
          </m:sSub>
          <m:d>
            <m:dPr>
              <m:ctrlPr>
                <w:rPr>
                  <w:rFonts w:ascii="Cambria Math" w:eastAsiaTheme="minorEastAsia" w:hAnsi="Cambria Math"/>
                  <w:i/>
                </w:rPr>
              </m:ctrlPr>
            </m:dPr>
            <m:e>
              <m:r>
                <w:rPr>
                  <w:rFonts w:ascii="Cambria Math" w:eastAsiaTheme="minorEastAsia" w:hAnsi="Cambria Math"/>
                </w:rPr>
                <m:t>σ</m:t>
              </m:r>
            </m:e>
          </m:d>
        </m:oMath>
        <w:moveTo w:id="948" w:author="Walgren, Patrick" w:date="2024-06-08T08:26:00Z" w16du:dateUtc="2024-06-08T12:26:00Z">
          <w:r w:rsidR="00002B6A">
            <w:rPr>
              <w:rFonts w:eastAsiaTheme="minorEastAsia"/>
            </w:rPr>
            <w:t xml:space="preserve"> make the transformation strain very sensitive to change in model parameters (in particular the rise time </w:t>
          </w:r>
          <m:oMath>
            <m:r>
              <w:rPr>
                <w:rFonts w:ascii="Cambria Math" w:eastAsiaTheme="minorEastAsia" w:hAnsi="Cambria Math"/>
              </w:rPr>
              <m:t>k</m:t>
            </m:r>
          </m:oMath>
          <w:moveTo w:id="949" w:author="Walgren, Patrick" w:date="2024-06-08T08:26:00Z" w16du:dateUtc="2024-06-08T12:26:00Z">
            <w:r w:rsidR="00002B6A">
              <w:rPr>
                <w:rFonts w:eastAsiaTheme="minorEastAsia"/>
              </w:rPr>
              <w:t xml:space="preserve">). This sensitivity requires the analyst to try a range of starting values for </w:t>
            </w:r>
            <m:oMath>
              <m:r>
                <w:rPr>
                  <w:rFonts w:ascii="Cambria Math" w:eastAsiaTheme="minorEastAsia" w:hAnsi="Cambria Math"/>
                </w:rPr>
                <m:t>k</m:t>
              </m:r>
            </m:oMath>
            <w:moveTo w:id="950" w:author="Walgren, Patrick" w:date="2024-06-08T08:26:00Z" w16du:dateUtc="2024-06-08T12:26:00Z">
              <w:r w:rsidR="00002B6A">
                <w:rPr>
                  <w:rFonts w:eastAsiaTheme="minorEastAsia"/>
                </w:rPr>
                <w:t xml:space="preserve"> before a nonlinear curve fitting routine converges to the global optimum. Typical values for </w:t>
              </w:r>
              <m:oMath>
                <m:r>
                  <w:rPr>
                    <w:rFonts w:ascii="Cambria Math" w:eastAsiaTheme="minorEastAsia" w:hAnsi="Cambria Math"/>
                  </w:rPr>
                  <m:t>k</m:t>
                </m:r>
              </m:oMath>
              <w:moveTo w:id="951" w:author="Walgren, Patrick" w:date="2024-06-08T08:26:00Z" w16du:dateUtc="2024-06-08T12:26:00Z">
                <w:r w:rsidR="00002B6A">
                  <w:rPr>
                    <w:rFonts w:eastAsiaTheme="minorEastAsia"/>
                  </w:rPr>
                  <w:t xml:space="preserve"> range from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moveTo w:id="952" w:author="Walgren, Patrick" w:date="2024-06-08T08:26:00Z" w16du:dateUtc="2024-06-08T12:26:00Z">
                  <w:r w:rsidR="00002B6A">
                    <w:rPr>
                      <w:rFonts w:eastAsiaTheme="minorEastAsia"/>
                    </w:rPr>
                    <w:t xml:space="preserve"> </w:t>
                  </w:r>
                  <m:oMath>
                    <m:r>
                      <m:rPr>
                        <m:sty m:val="p"/>
                      </m:rPr>
                      <w:rPr>
                        <w:rFonts w:ascii="Cambria Math" w:eastAsiaTheme="minorEastAsia" w:hAnsi="Cambria Math"/>
                      </w:rPr>
                      <m:t>MPa/℃</m:t>
                    </m:r>
                  </m:oMath>
                  <w:moveTo w:id="953" w:author="Walgren, Patrick" w:date="2024-06-08T08:26:00Z" w16du:dateUtc="2024-06-08T12:26:00Z">
                    <w:r w:rsidR="00002B6A">
                      <w:rPr>
                        <w:rFonts w:eastAsiaTheme="minorEastAsia"/>
                        <w:iCs/>
                      </w:rPr>
                      <w:t xml:space="preserve">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moveTo w:id="954" w:author="Walgren, Patrick" w:date="2024-06-08T08:26:00Z" w16du:dateUtc="2024-06-08T12:26:00Z">
                      <w:r w:rsidR="00002B6A">
                        <w:rPr>
                          <w:rFonts w:eastAsiaTheme="minorEastAsia"/>
                        </w:rPr>
                        <w:t xml:space="preserve"> </w:t>
                      </w:r>
                      <m:oMath>
                        <m:r>
                          <m:rPr>
                            <m:sty m:val="p"/>
                          </m:rPr>
                          <w:rPr>
                            <w:rFonts w:ascii="Cambria Math" w:eastAsiaTheme="minorEastAsia" w:hAnsi="Cambria Math"/>
                          </w:rPr>
                          <m:t>MPa/℃</m:t>
                        </m:r>
                      </m:oMath>
                      <w:moveTo w:id="955" w:author="Walgren, Patrick" w:date="2024-06-08T08:26:00Z" w16du:dateUtc="2024-06-08T12:26:00Z">
                        <w:r w:rsidR="00002B6A">
                          <w:rPr>
                            <w:rFonts w:eastAsiaTheme="minorEastAsia"/>
                            <w:iCs/>
                          </w:rPr>
                          <w:t xml:space="preserve"> for materials with small and large changes in transformation strain as a function of stress, respectively. </w:t>
                        </w:r>
                      </w:moveTo>
                    </w:moveTo>
                  </w:moveTo>
                </w:moveTo>
              </w:moveTo>
            </w:moveTo>
          </w:moveTo>
        </w:moveTo>
      </w:moveTo>
    </w:p>
    <w:moveToRangeEnd w:id="944"/>
    <w:p w14:paraId="29B59604" w14:textId="4B55FFA1" w:rsidR="00854464" w:rsidRDefault="000A1B99" w:rsidP="00EB0ACE">
      <w:pPr>
        <w:rPr>
          <w:rFonts w:eastAsiaTheme="minorEastAsia"/>
          <w:iCs/>
        </w:rPr>
      </w:pPr>
      <w:r>
        <w:rPr>
          <w:rFonts w:eastAsiaTheme="minorEastAsia"/>
        </w:rPr>
        <w:t xml:space="preserve">If </w:t>
      </w:r>
      <m:oMath>
        <m:sSup>
          <m:sSupPr>
            <m:ctrlPr>
              <w:rPr>
                <w:rFonts w:ascii="Cambria Math" w:hAnsi="Cambria Math"/>
                <w:i/>
              </w:rPr>
            </m:ctrlPr>
          </m:sSupPr>
          <m:e>
            <m:r>
              <w:rPr>
                <w:rFonts w:ascii="Cambria Math" w:hAnsi="Cambria Math"/>
              </w:rPr>
              <m:t>α</m:t>
            </m:r>
          </m:e>
          <m:sup>
            <m:r>
              <w:rPr>
                <w:rFonts w:ascii="Cambria Math" w:hAnsi="Cambria Math"/>
              </w:rPr>
              <m:t>M</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A</m:t>
            </m:r>
          </m:sup>
        </m:sSup>
      </m:oMath>
      <w:r>
        <w:rPr>
          <w:rFonts w:eastAsiaTheme="minorEastAsia"/>
        </w:rPr>
        <w:t xml:space="preserve">, the strain due to thermal expansion will be incorrectly predicted across the tested temperature range. However, this is a limitation of the one-dimensional reduction of the Lagoudas constitutive model; assuming thermal expansion is invariant of material phase allows for the </w:t>
      </w:r>
      <w:bookmarkStart w:id="956" w:name="_Hlk175832363"/>
      <w:r>
        <w:rPr>
          <w:rFonts w:eastAsiaTheme="minorEastAsia"/>
        </w:rPr>
        <w:t xml:space="preserve">use of simpler nonlinear solution methods (i.e., Convex Cutting Plane). </w:t>
      </w:r>
      <w:bookmarkEnd w:id="956"/>
      <w:moveFromRangeStart w:id="957" w:author="Walgren, Patrick" w:date="2024-06-08T08:26:00Z" w:name="move168727599"/>
      <w:moveFrom w:id="958" w:author="Walgren, Patrick" w:date="2024-06-08T08:26:00Z" w16du:dateUtc="2024-06-08T12:26:00Z">
        <w:r w:rsidDel="00002B6A">
          <w:rPr>
            <w:rFonts w:eastAsiaTheme="minorEastAsia"/>
          </w:rPr>
          <w:t xml:space="preserve">The nonlinearities associated with the current transformation strain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cur</m:t>
              </m:r>
            </m:sub>
          </m:sSub>
          <m:d>
            <m:dPr>
              <m:ctrlPr>
                <w:rPr>
                  <w:rFonts w:ascii="Cambria Math" w:eastAsiaTheme="minorEastAsia" w:hAnsi="Cambria Math"/>
                  <w:i/>
                </w:rPr>
              </m:ctrlPr>
            </m:dPr>
            <m:e>
              <m:r>
                <w:rPr>
                  <w:rFonts w:ascii="Cambria Math" w:eastAsiaTheme="minorEastAsia" w:hAnsi="Cambria Math"/>
                </w:rPr>
                <m:t>σ</m:t>
              </m:r>
            </m:e>
          </m:d>
        </m:oMath>
        <w:moveFrom w:id="959" w:author="Walgren, Patrick" w:date="2024-06-08T08:26:00Z" w16du:dateUtc="2024-06-08T12:26:00Z">
          <w:r w:rsidDel="00002B6A">
            <w:rPr>
              <w:rFonts w:eastAsiaTheme="minorEastAsia"/>
            </w:rPr>
            <w:t xml:space="preserve"> make the transformation strain very sensitive to change in model parameters (in particular the rise time </w:t>
          </w:r>
          <m:oMath>
            <m:r>
              <w:rPr>
                <w:rFonts w:ascii="Cambria Math" w:eastAsiaTheme="minorEastAsia" w:hAnsi="Cambria Math"/>
              </w:rPr>
              <m:t>k</m:t>
            </m:r>
          </m:oMath>
          <w:moveFrom w:id="960" w:author="Walgren, Patrick" w:date="2024-06-08T08:26:00Z" w16du:dateUtc="2024-06-08T12:26:00Z">
            <w:r w:rsidDel="00002B6A">
              <w:rPr>
                <w:rFonts w:eastAsiaTheme="minorEastAsia"/>
              </w:rPr>
              <w:t xml:space="preserve">). This sensitivity requires the analyst to try a range of starting values for </w:t>
            </w:r>
            <m:oMath>
              <m:r>
                <w:rPr>
                  <w:rFonts w:ascii="Cambria Math" w:eastAsiaTheme="minorEastAsia" w:hAnsi="Cambria Math"/>
                </w:rPr>
                <m:t>k</m:t>
              </m:r>
            </m:oMath>
            <w:moveFrom w:id="961" w:author="Walgren, Patrick" w:date="2024-06-08T08:26:00Z" w16du:dateUtc="2024-06-08T12:26:00Z">
              <w:r w:rsidDel="00002B6A">
                <w:rPr>
                  <w:rFonts w:eastAsiaTheme="minorEastAsia"/>
                </w:rPr>
                <w:t xml:space="preserve"> before a nonlinear curve fitting routine converges to the global optimum. Typical values for </w:t>
              </w:r>
              <m:oMath>
                <m:r>
                  <w:rPr>
                    <w:rFonts w:ascii="Cambria Math" w:eastAsiaTheme="minorEastAsia" w:hAnsi="Cambria Math"/>
                  </w:rPr>
                  <m:t>k</m:t>
                </m:r>
              </m:oMath>
              <w:moveFrom w:id="962" w:author="Walgren, Patrick" w:date="2024-06-08T08:26:00Z" w16du:dateUtc="2024-06-08T12:26:00Z">
                <w:r w:rsidDel="00002B6A">
                  <w:rPr>
                    <w:rFonts w:eastAsiaTheme="minorEastAsia"/>
                  </w:rPr>
                  <w:t xml:space="preserve"> range from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moveFrom w:id="963" w:author="Walgren, Patrick" w:date="2024-06-08T08:26:00Z" w16du:dateUtc="2024-06-08T12:26:00Z">
                  <w:r w:rsidDel="00002B6A">
                    <w:rPr>
                      <w:rFonts w:eastAsiaTheme="minorEastAsia"/>
                    </w:rPr>
                    <w:t xml:space="preserve"> </w:t>
                  </w:r>
                  <m:oMath>
                    <m:r>
                      <m:rPr>
                        <m:sty m:val="p"/>
                      </m:rPr>
                      <w:rPr>
                        <w:rFonts w:ascii="Cambria Math" w:eastAsiaTheme="minorEastAsia" w:hAnsi="Cambria Math"/>
                      </w:rPr>
                      <m:t>MPa/℃</m:t>
                    </m:r>
                  </m:oMath>
                  <w:moveFrom w:id="964" w:author="Walgren, Patrick" w:date="2024-06-08T08:26:00Z" w16du:dateUtc="2024-06-08T12:26:00Z">
                    <w:r w:rsidDel="00002B6A">
                      <w:rPr>
                        <w:rFonts w:eastAsiaTheme="minorEastAsia"/>
                        <w:iCs/>
                      </w:rPr>
                      <w:t xml:space="preserve">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moveFrom w:id="965" w:author="Walgren, Patrick" w:date="2024-06-08T08:26:00Z" w16du:dateUtc="2024-06-08T12:26:00Z">
                      <w:r w:rsidDel="00002B6A">
                        <w:rPr>
                          <w:rFonts w:eastAsiaTheme="minorEastAsia"/>
                        </w:rPr>
                        <w:t xml:space="preserve"> </w:t>
                      </w:r>
                      <m:oMath>
                        <m:r>
                          <m:rPr>
                            <m:sty m:val="p"/>
                          </m:rPr>
                          <w:rPr>
                            <w:rFonts w:ascii="Cambria Math" w:eastAsiaTheme="minorEastAsia" w:hAnsi="Cambria Math"/>
                          </w:rPr>
                          <m:t>MPa/℃</m:t>
                        </m:r>
                      </m:oMath>
                      <w:moveFrom w:id="966" w:author="Walgren, Patrick" w:date="2024-06-08T08:26:00Z" w16du:dateUtc="2024-06-08T12:26:00Z">
                        <w:r w:rsidDel="00002B6A">
                          <w:rPr>
                            <w:rFonts w:eastAsiaTheme="minorEastAsia"/>
                            <w:iCs/>
                          </w:rPr>
                          <w:t xml:space="preserve"> for materials with small and large changes in transformation strain as a function of stress, respectively. </w:t>
                        </w:r>
                      </w:moveFrom>
                      <w:moveFromRangeEnd w:id="957"/>
                    </w:moveFrom>
                  </w:moveFrom>
                </w:moveFrom>
              </w:moveFrom>
            </w:moveFrom>
          </w:moveFrom>
        </w:moveFrom>
      </w:moveFrom>
    </w:p>
    <w:p w14:paraId="6BBAD676" w14:textId="769BDEF4" w:rsidR="007A7F3B" w:rsidRDefault="00854464" w:rsidP="007A7F3B">
      <w:pPr>
        <w:rPr>
          <w:rFonts w:eastAsiaTheme="minorEastAsia"/>
          <w:iCs/>
        </w:rPr>
      </w:pPr>
      <w:bookmarkStart w:id="967" w:name="_Hlk164411857"/>
      <w:r w:rsidRPr="00A81DBD">
        <w:rPr>
          <w:highlight w:val="yellow"/>
        </w:rPr>
        <w:t>At this point, all material properties are estimated; to fully capture the true strain-temperature response, iterative calibration of each smooth hardening coefficient is necessary until a satisfactory fit is accomplished.</w:t>
      </w:r>
      <w:bookmarkEnd w:id="967"/>
      <w:r>
        <w:t xml:space="preserve"> </w:t>
      </w:r>
      <w:ins w:id="968" w:author="Walgren, Patrick" w:date="2024-06-08T08:27:00Z" w16du:dateUtc="2024-06-08T12:27:00Z">
        <w:r w:rsidR="001F0640">
          <w:t>D</w:t>
        </w:r>
      </w:ins>
      <w:del w:id="969" w:author="Walgren, Patrick" w:date="2024-06-08T08:27:00Z" w16du:dateUtc="2024-06-08T12:27:00Z">
        <w:r w:rsidDel="001F0640">
          <w:delText>However, d</w:delText>
        </w:r>
      </w:del>
      <w:r>
        <w:t xml:space="preserve">ue to the interdependencies highlighted earlier, each change of </w:t>
      </w:r>
      <w:r>
        <w:rPr>
          <w:rFonts w:eastAsiaTheme="minorEastAsia"/>
        </w:rPr>
        <w:t xml:space="preserve">smooth hardening coefficient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will need to be accompanied by a change in the associated transformation temperature and perhaps stress-influence coefficient (i.e., a change in </w:t>
      </w:r>
      <m:oMath>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iCs/>
        </w:rPr>
        <w:t xml:space="preserve"> will need to be accompanied by a change in </w:t>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s</m:t>
            </m:r>
          </m:sub>
        </m:sSub>
      </m:oMath>
      <w:r>
        <w:t xml:space="preserve"> and </w:t>
      </w:r>
      <m:oMath>
        <m:sSup>
          <m:sSupPr>
            <m:ctrlPr>
              <w:rPr>
                <w:rFonts w:ascii="Cambria Math" w:hAnsi="Cambria Math"/>
                <w:i/>
              </w:rPr>
            </m:ctrlPr>
          </m:sSupPr>
          <m:e>
            <m:r>
              <w:rPr>
                <w:rFonts w:ascii="Cambria Math" w:hAnsi="Cambria Math"/>
              </w:rPr>
              <m:t>C</m:t>
            </m:r>
          </m:e>
          <m:sup>
            <m:r>
              <w:rPr>
                <w:rFonts w:ascii="Cambria Math" w:hAnsi="Cambria Math"/>
              </w:rPr>
              <m:t>M</m:t>
            </m:r>
          </m:sup>
        </m:sSup>
      </m:oMath>
      <w:ins w:id="970" w:author="Walgren, Patrick" w:date="2024-06-08T08:31:00Z" w16du:dateUtc="2024-06-08T12:31:00Z">
        <w:r w:rsidR="001F0640">
          <w:rPr>
            <w:rFonts w:eastAsiaTheme="minorEastAsia"/>
          </w:rPr>
          <w:t>)</w:t>
        </w:r>
      </w:ins>
      <w:r>
        <w:t xml:space="preserve">. </w:t>
      </w:r>
      <w:r>
        <w:rPr>
          <w:rFonts w:eastAsiaTheme="minorEastAsia"/>
          <w:iCs/>
        </w:rPr>
        <w:t xml:space="preserve">Without global numerical optimization, the best model calibration will be found via manual changes and the analyst’s intuition. </w:t>
      </w:r>
    </w:p>
    <w:p w14:paraId="0D26306C" w14:textId="77777777" w:rsidR="00410CAA" w:rsidRDefault="00E837A7" w:rsidP="00410CAA">
      <w:pPr>
        <w:keepNext/>
        <w:jc w:val="center"/>
      </w:pPr>
      <w:r>
        <w:rPr>
          <w:noProof/>
        </w:rPr>
        <w:drawing>
          <wp:inline distT="0" distB="0" distL="0" distR="0" wp14:anchorId="5032A648" wp14:editId="2DA93A27">
            <wp:extent cx="5486411" cy="3200406"/>
            <wp:effectExtent l="0" t="0" r="0" b="0"/>
            <wp:docPr id="16029033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03340" name="Picture 1602903340"/>
                    <pic:cNvPicPr/>
                  </pic:nvPicPr>
                  <pic:blipFill>
                    <a:blip r:embed="rId21">
                      <a:extLst>
                        <a:ext uri="{28A0092B-C50C-407E-A947-70E740481C1C}">
                          <a14:useLocalDpi xmlns:a14="http://schemas.microsoft.com/office/drawing/2010/main" val="0"/>
                        </a:ext>
                      </a:extLst>
                    </a:blip>
                    <a:stretch>
                      <a:fillRect/>
                    </a:stretch>
                  </pic:blipFill>
                  <pic:spPr>
                    <a:xfrm>
                      <a:off x="0" y="0"/>
                      <a:ext cx="5486411" cy="3200406"/>
                    </a:xfrm>
                    <a:prstGeom prst="rect">
                      <a:avLst/>
                    </a:prstGeom>
                  </pic:spPr>
                </pic:pic>
              </a:graphicData>
            </a:graphic>
          </wp:inline>
        </w:drawing>
      </w:r>
    </w:p>
    <w:p w14:paraId="354ECAE0" w14:textId="22DA992B" w:rsidR="00E837A7" w:rsidRDefault="00410CAA" w:rsidP="00410CAA">
      <w:pPr>
        <w:pStyle w:val="Caption"/>
      </w:pPr>
      <w:r>
        <w:t xml:space="preserve">Figure </w:t>
      </w:r>
      <w:r>
        <w:fldChar w:fldCharType="begin"/>
      </w:r>
      <w:r>
        <w:instrText xml:space="preserve"> SEQ Figure \* ARABIC </w:instrText>
      </w:r>
      <w:r>
        <w:fldChar w:fldCharType="separate"/>
      </w:r>
      <w:r w:rsidR="00A96E3A">
        <w:rPr>
          <w:noProof/>
        </w:rPr>
        <w:t>9</w:t>
      </w:r>
      <w:r>
        <w:fldChar w:fldCharType="end"/>
      </w:r>
      <w:r>
        <w:t xml:space="preserve">: </w:t>
      </w:r>
      <w:r w:rsidRPr="002C35FD">
        <w:t>Conventional analytical/numerical calibration techniques produce a passable solution, but rely on user iterations to fine-tune model response.</w:t>
      </w:r>
    </w:p>
    <w:p w14:paraId="4A4CAFA0" w14:textId="15ED7808" w:rsidR="009939FB" w:rsidRPr="009939FB" w:rsidRDefault="009939FB" w:rsidP="009939FB">
      <w:r>
        <w:t xml:space="preserve">The resulting conventional calibration, with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oMath>
      <w:r>
        <w:rPr>
          <w:rFonts w:eastAsiaTheme="minorEastAsia"/>
        </w:rPr>
        <w:t xml:space="preserve">, is shown in Figure 5. The mean squared error between model and experiment is 3.13% (see equation BLANK), which for many applications could suffice. </w:t>
      </w:r>
      <w:r w:rsidR="00A27F28">
        <w:rPr>
          <w:rFonts w:eastAsiaTheme="minorEastAsia"/>
        </w:rPr>
        <w:t xml:space="preserve">Transformation temperatures and transformation strain properties are well-captured, as the model bisects the experimental curves as a function of stress (i.e., the martensite elastic response is under-predicted at low levels of applied stress but over-predicted at high levels of applied stress). However, there are </w:t>
      </w:r>
      <w:del w:id="971" w:author="Walgren, Patrick" w:date="2024-06-08T08:33:00Z" w16du:dateUtc="2024-06-08T12:33:00Z">
        <w:r w:rsidR="00A27F28" w:rsidDel="00F90695">
          <w:rPr>
            <w:rFonts w:eastAsiaTheme="minorEastAsia"/>
          </w:rPr>
          <w:delText>a number of</w:delText>
        </w:r>
      </w:del>
      <w:ins w:id="972" w:author="Walgren, Patrick" w:date="2024-06-08T08:33:00Z" w16du:dateUtc="2024-06-08T12:33:00Z">
        <w:r w:rsidR="00F90695">
          <w:rPr>
            <w:rFonts w:eastAsiaTheme="minorEastAsia"/>
          </w:rPr>
          <w:t>several</w:t>
        </w:r>
      </w:ins>
      <w:r w:rsidR="00A27F28">
        <w:rPr>
          <w:rFonts w:eastAsiaTheme="minorEastAsia"/>
        </w:rPr>
        <w:t xml:space="preserve"> areas that could be improved. </w:t>
      </w:r>
      <w:ins w:id="973" w:author="Walgren, Patrick" w:date="2024-06-08T08:33:00Z" w16du:dateUtc="2024-06-08T12:33:00Z">
        <w:r w:rsidR="00F90695">
          <w:rPr>
            <w:rFonts w:eastAsiaTheme="minorEastAsia"/>
          </w:rPr>
          <w:t>T</w:t>
        </w:r>
      </w:ins>
      <w:del w:id="974" w:author="Walgren, Patrick" w:date="2024-06-08T08:33:00Z" w16du:dateUtc="2024-06-08T12:33:00Z">
        <w:r w:rsidR="00A27F28" w:rsidDel="00F90695">
          <w:rPr>
            <w:rFonts w:eastAsiaTheme="minorEastAsia"/>
          </w:rPr>
          <w:delText>First, t</w:delText>
        </w:r>
      </w:del>
      <w:r w:rsidR="00A27F28">
        <w:rPr>
          <w:rFonts w:eastAsiaTheme="minorEastAsia"/>
        </w:rPr>
        <w:t>he coefficient of thermal expansion is</w:t>
      </w:r>
      <w:del w:id="975" w:author="Walgren, Patrick" w:date="2024-06-08T08:33:00Z" w16du:dateUtc="2024-06-08T12:33:00Z">
        <w:r w:rsidR="00A27F28" w:rsidDel="00F90695">
          <w:rPr>
            <w:rFonts w:eastAsiaTheme="minorEastAsia"/>
          </w:rPr>
          <w:delText xml:space="preserve"> clearly</w:delText>
        </w:r>
      </w:del>
      <w:r w:rsidR="00A27F28">
        <w:rPr>
          <w:rFonts w:eastAsiaTheme="minorEastAsia"/>
        </w:rPr>
        <w:t xml:space="preserve"> too high</w:t>
      </w:r>
      <w:ins w:id="976" w:author="Walgren, Patrick" w:date="2024-06-08T08:33:00Z" w16du:dateUtc="2024-06-08T12:33:00Z">
        <w:r w:rsidR="00F90695">
          <w:rPr>
            <w:rFonts w:eastAsiaTheme="minorEastAsia"/>
          </w:rPr>
          <w:t xml:space="preserve">, as shown by the large deviance between model and experiment in </w:t>
        </w:r>
      </w:ins>
      <w:ins w:id="977" w:author="Walgren, Patrick" w:date="2024-06-08T08:39:00Z" w16du:dateUtc="2024-06-08T12:39:00Z">
        <w:r w:rsidR="00EC43C1">
          <w:rPr>
            <w:rFonts w:eastAsiaTheme="minorEastAsia"/>
          </w:rPr>
          <w:t>Martensite</w:t>
        </w:r>
      </w:ins>
      <w:ins w:id="978" w:author="Walgren, Patrick" w:date="2024-06-08T08:33:00Z" w16du:dateUtc="2024-06-08T12:33:00Z">
        <w:r w:rsidR="00F90695">
          <w:rPr>
            <w:rFonts w:eastAsiaTheme="minorEastAsia"/>
          </w:rPr>
          <w:t>, espe</w:t>
        </w:r>
      </w:ins>
      <w:ins w:id="979" w:author="Walgren, Patrick" w:date="2024-06-08T08:34:00Z" w16du:dateUtc="2024-06-08T12:34:00Z">
        <w:r w:rsidR="00F90695">
          <w:rPr>
            <w:rFonts w:eastAsiaTheme="minorEastAsia"/>
          </w:rPr>
          <w:t xml:space="preserve">cially </w:t>
        </w:r>
      </w:ins>
      <w:ins w:id="980" w:author="Walgren, Patrick" w:date="2024-06-08T08:39:00Z" w16du:dateUtc="2024-06-08T12:39:00Z">
        <w:r w:rsidR="00EC43C1">
          <w:rPr>
            <w:rFonts w:eastAsiaTheme="minorEastAsia"/>
          </w:rPr>
          <w:t>immediately before forward transformation</w:t>
        </w:r>
      </w:ins>
      <w:del w:id="981" w:author="Walgren, Patrick" w:date="2024-06-08T08:39:00Z" w16du:dateUtc="2024-06-08T12:39:00Z">
        <w:r w:rsidR="00A27F28" w:rsidDel="00EC43C1">
          <w:rPr>
            <w:rFonts w:eastAsiaTheme="minorEastAsia"/>
          </w:rPr>
          <w:delText xml:space="preserve"> (see the elastic response in Martensite)</w:delText>
        </w:r>
      </w:del>
      <w:r w:rsidR="00A27F28">
        <w:rPr>
          <w:rFonts w:eastAsiaTheme="minorEastAsia"/>
        </w:rPr>
        <w:t xml:space="preserve">. This calibration routine still requires a nonlinear curve fitting procedure to find the transformation strain properties, as well as requiring more intuition about the relationship between model parameters and constitutive response. </w:t>
      </w:r>
    </w:p>
    <w:p w14:paraId="79C24B33" w14:textId="77777777" w:rsidR="007A7F3B" w:rsidRDefault="007A7F3B" w:rsidP="007A7F3B">
      <w:pPr>
        <w:rPr>
          <w:b/>
          <w:bCs/>
        </w:rPr>
      </w:pPr>
      <w:r w:rsidRPr="007A7F3B">
        <w:rPr>
          <w:b/>
          <w:bCs/>
        </w:rPr>
        <w:lastRenderedPageBreak/>
        <w:t>Calibration via numerical optimization</w:t>
      </w:r>
    </w:p>
    <w:p w14:paraId="648659B6" w14:textId="1901C37B" w:rsidR="00AF1943" w:rsidRDefault="00331BE6" w:rsidP="007A7F3B">
      <w:r>
        <w:t xml:space="preserve">The conventional calibration shown above is used as a starting point for a global numerical calibration using SMA-REACT. Because the current optimization strategy includes a preliminary genetic </w:t>
      </w:r>
      <w:del w:id="982" w:author="Walgren, Patrick" w:date="2024-06-08T08:40:00Z" w16du:dateUtc="2024-06-08T12:40:00Z">
        <w:r w:rsidDel="00734581">
          <w:delText>alogirhtm</w:delText>
        </w:r>
      </w:del>
      <w:ins w:id="983" w:author="Walgren, Patrick" w:date="2024-06-08T08:40:00Z" w16du:dateUtc="2024-06-08T12:40:00Z">
        <w:r w:rsidR="00734581">
          <w:t>algorithm</w:t>
        </w:r>
      </w:ins>
      <w:r>
        <w:t xml:space="preserve"> followed by a gradient-based algorithm, the previously found model parameters were used to determine bounds for each model parameter (</w:t>
      </w:r>
      <w:commentRangeStart w:id="984"/>
      <w:r>
        <w:t>i.e., the conventional calibration estimated austenitic elastic modulus as BLANK, so the bounds were set to BLANK and BLANK).</w:t>
      </w:r>
      <w:r w:rsidR="00010A4F">
        <w:t xml:space="preserve"> </w:t>
      </w:r>
      <w:commentRangeEnd w:id="984"/>
      <w:r w:rsidR="00C66157">
        <w:rPr>
          <w:rStyle w:val="CommentReference"/>
        </w:rPr>
        <w:commentReference w:id="984"/>
      </w:r>
      <w:r w:rsidR="00010A4F">
        <w:t xml:space="preserve">This allows the optimizer to start in the neighborhood of feasible solutions, but gives it freedom to explore for a better performing result. </w:t>
      </w:r>
    </w:p>
    <w:p w14:paraId="41E7C374" w14:textId="2AE65E39" w:rsidR="00896545" w:rsidRPr="00896545" w:rsidRDefault="00896545" w:rsidP="00896545">
      <w:r w:rsidRPr="00896545">
        <w:t xml:space="preserve">Then, based on the values to which the optimization converged, the parameters that </w:t>
      </w:r>
      <w:r>
        <w:t>converged to</w:t>
      </w:r>
      <w:r w:rsidRPr="00896545">
        <w:t xml:space="preserve"> the bounds were further inspected, bounds were widened, further improving the calibration accuracy. This process of inspecting the converged results and comparing to the optimization bounds was repeated three times until each parameter converged to a value well within the set bounds. Thus, a </w:t>
      </w:r>
      <w:del w:id="985" w:author="Walgren, Patrick" w:date="2024-06-08T08:40:00Z" w16du:dateUtc="2024-06-08T12:40:00Z">
        <w:r w:rsidRPr="00896545" w:rsidDel="00FC56D5">
          <w:delText>local optima</w:delText>
        </w:r>
      </w:del>
      <w:ins w:id="986" w:author="Walgren, Patrick" w:date="2024-06-08T08:40:00Z" w16du:dateUtc="2024-06-08T12:40:00Z">
        <w:r w:rsidR="00FC56D5" w:rsidRPr="00896545">
          <w:t>local optimum</w:t>
        </w:r>
      </w:ins>
      <w:r w:rsidRPr="00896545">
        <w:t xml:space="preserve"> is found, and with a large enough initial population in the genetic algorithm, we are confident that this is near the globally optimal calibration for this model formulation. </w:t>
      </w:r>
    </w:p>
    <w:p w14:paraId="4D549E8A" w14:textId="0CD1A478" w:rsidR="005E2C6D" w:rsidRDefault="005E2C6D" w:rsidP="005E2C6D">
      <w:pPr>
        <w:pStyle w:val="Caption"/>
        <w:keepNext/>
      </w:pPr>
      <w:r>
        <w:t xml:space="preserve">Table </w:t>
      </w:r>
      <w:r>
        <w:fldChar w:fldCharType="begin"/>
      </w:r>
      <w:r>
        <w:instrText xml:space="preserve"> SEQ Table \* ARABIC </w:instrText>
      </w:r>
      <w:r>
        <w:fldChar w:fldCharType="separate"/>
      </w:r>
      <w:r>
        <w:rPr>
          <w:noProof/>
        </w:rPr>
        <w:t>2</w:t>
      </w:r>
      <w:r>
        <w:fldChar w:fldCharType="end"/>
      </w:r>
      <w:r>
        <w:t xml:space="preserve">: </w:t>
      </w:r>
      <w:r w:rsidRPr="00700FFE">
        <w:t>The SMA-REACT tool allows further refinement of the calibrated solution.</w:t>
      </w:r>
    </w:p>
    <w:tbl>
      <w:tblPr>
        <w:tblStyle w:val="TableGrid"/>
        <w:tblW w:w="9756" w:type="dxa"/>
        <w:tblLook w:val="0420" w:firstRow="1" w:lastRow="0" w:firstColumn="0" w:lastColumn="0" w:noHBand="0" w:noVBand="1"/>
      </w:tblPr>
      <w:tblGrid>
        <w:gridCol w:w="1836"/>
        <w:gridCol w:w="1728"/>
        <w:gridCol w:w="6192"/>
      </w:tblGrid>
      <w:tr w:rsidR="00410CAA" w:rsidRPr="005E2C6D" w14:paraId="78A751DC" w14:textId="77777777" w:rsidTr="00410CAA">
        <w:trPr>
          <w:trHeight w:val="252"/>
        </w:trPr>
        <w:tc>
          <w:tcPr>
            <w:tcW w:w="0" w:type="auto"/>
            <w:hideMark/>
          </w:tcPr>
          <w:p w14:paraId="58199C1D" w14:textId="77777777" w:rsidR="00410CAA" w:rsidRPr="00410CAA" w:rsidRDefault="00410CAA" w:rsidP="00410CAA">
            <w:pPr>
              <w:jc w:val="cente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Calibration Number</w:t>
            </w:r>
          </w:p>
        </w:tc>
        <w:tc>
          <w:tcPr>
            <w:tcW w:w="1728" w:type="dxa"/>
            <w:hideMark/>
          </w:tcPr>
          <w:p w14:paraId="6986E57D" w14:textId="77777777" w:rsidR="00410CAA" w:rsidRPr="00410CAA" w:rsidRDefault="00410CAA" w:rsidP="00410CAA">
            <w:pPr>
              <w:jc w:val="cente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Mean squared error</w:t>
            </w:r>
          </w:p>
        </w:tc>
        <w:tc>
          <w:tcPr>
            <w:tcW w:w="6192" w:type="dxa"/>
            <w:hideMark/>
          </w:tcPr>
          <w:p w14:paraId="771EEE42" w14:textId="77777777" w:rsidR="00410CAA" w:rsidRPr="00410CAA" w:rsidRDefault="00410CAA" w:rsidP="00410CAA">
            <w:pP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Notes</w:t>
            </w:r>
          </w:p>
        </w:tc>
      </w:tr>
      <w:tr w:rsidR="00410CAA" w:rsidRPr="005E2C6D" w14:paraId="31867856" w14:textId="77777777" w:rsidTr="00410CAA">
        <w:trPr>
          <w:trHeight w:val="584"/>
        </w:trPr>
        <w:tc>
          <w:tcPr>
            <w:tcW w:w="0" w:type="auto"/>
            <w:hideMark/>
          </w:tcPr>
          <w:p w14:paraId="45FC56BD"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w:t>
            </w:r>
          </w:p>
        </w:tc>
        <w:tc>
          <w:tcPr>
            <w:tcW w:w="1728" w:type="dxa"/>
            <w:hideMark/>
          </w:tcPr>
          <w:p w14:paraId="7C986733"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3.13%</w:t>
            </w:r>
          </w:p>
        </w:tc>
        <w:tc>
          <w:tcPr>
            <w:tcW w:w="6192" w:type="dxa"/>
            <w:hideMark/>
          </w:tcPr>
          <w:p w14:paraId="7DBC07DC" w14:textId="7EB996A3"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Analytical calibration,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n</m:t>
                  </m:r>
                </m:e>
                <m:sub>
                  <m:r>
                    <w:rPr>
                      <w:rFonts w:ascii="Cambria Math" w:eastAsia="Calibri" w:hAnsi="Cambria Math" w:cs="Calibri"/>
                      <w:color w:val="000000" w:themeColor="dark1"/>
                      <w:kern w:val="0"/>
                      <w14:ligatures w14:val="none"/>
                    </w:rPr>
                    <m:t>i</m:t>
                  </m:r>
                </m:sub>
              </m:sSub>
              <m:r>
                <w:rPr>
                  <w:rFonts w:ascii="Cambria Math" w:eastAsia="Calibri" w:hAnsi="Cambria Math" w:cs="Calibri"/>
                  <w:color w:val="000000" w:themeColor="dark1"/>
                  <w:kern w:val="0"/>
                  <w14:ligatures w14:val="none"/>
                </w:rPr>
                <m:t>=1</m:t>
              </m:r>
            </m:oMath>
            <w:r w:rsidRPr="005E2C6D">
              <w:rPr>
                <w:rFonts w:ascii="Calibri" w:eastAsia="Calibri" w:hAnsi="Calibri" w:cs="Calibri"/>
                <w:color w:val="000000" w:themeColor="dark1"/>
                <w:kern w:val="0"/>
                <w14:ligatures w14:val="none"/>
              </w:rPr>
              <w:t>.</w:t>
            </w:r>
          </w:p>
        </w:tc>
      </w:tr>
      <w:tr w:rsidR="00410CAA" w:rsidRPr="005E2C6D" w14:paraId="6ABA66F6" w14:textId="77777777" w:rsidTr="00410CAA">
        <w:trPr>
          <w:trHeight w:val="584"/>
        </w:trPr>
        <w:tc>
          <w:tcPr>
            <w:tcW w:w="0" w:type="auto"/>
            <w:hideMark/>
          </w:tcPr>
          <w:p w14:paraId="0EC346FF"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2</w:t>
            </w:r>
          </w:p>
        </w:tc>
        <w:tc>
          <w:tcPr>
            <w:tcW w:w="1728" w:type="dxa"/>
            <w:hideMark/>
          </w:tcPr>
          <w:p w14:paraId="7487709C"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2.09%</w:t>
            </w:r>
          </w:p>
        </w:tc>
        <w:tc>
          <w:tcPr>
            <w:tcW w:w="6192" w:type="dxa"/>
            <w:hideMark/>
          </w:tcPr>
          <w:p w14:paraId="0AF817EC" w14:textId="77777777"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Numerical calibration with bounds around analytical values</w:t>
            </w:r>
          </w:p>
        </w:tc>
      </w:tr>
      <w:tr w:rsidR="00410CAA" w:rsidRPr="005E2C6D" w14:paraId="25D57CF5" w14:textId="77777777" w:rsidTr="00410CAA">
        <w:trPr>
          <w:trHeight w:val="584"/>
        </w:trPr>
        <w:tc>
          <w:tcPr>
            <w:tcW w:w="0" w:type="auto"/>
            <w:hideMark/>
          </w:tcPr>
          <w:p w14:paraId="0C0CEE58"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3</w:t>
            </w:r>
          </w:p>
        </w:tc>
        <w:tc>
          <w:tcPr>
            <w:tcW w:w="1728" w:type="dxa"/>
            <w:hideMark/>
          </w:tcPr>
          <w:p w14:paraId="67206CEC"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1.57%</w:t>
            </w:r>
          </w:p>
        </w:tc>
        <w:tc>
          <w:tcPr>
            <w:tcW w:w="6192" w:type="dxa"/>
            <w:hideMark/>
          </w:tcPr>
          <w:p w14:paraId="61FF9A76" w14:textId="098D99B5"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 </m:t>
              </m:r>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A</m:t>
                  </m:r>
                </m:sup>
              </m:sSup>
              <m:r>
                <w:rPr>
                  <w:rFonts w:ascii="Cambria Math" w:eastAsia="Calibri" w:hAnsi="Cambria Math" w:cs="Calibri"/>
                  <w:color w:val="000000" w:themeColor="dark1"/>
                  <w:kern w:val="0"/>
                  <w14:ligatures w14:val="none"/>
                </w:rPr>
                <m:t xml:space="preserve">, </m:t>
              </m:r>
            </m:oMath>
            <w:r w:rsidRPr="005E2C6D">
              <w:rPr>
                <w:rFonts w:ascii="Calibri" w:eastAsia="Calibri" w:hAnsi="Calibri" w:cs="Calibri"/>
                <w:color w:val="000000" w:themeColor="dark1"/>
                <w:kern w:val="0"/>
                <w14:ligatures w14:val="none"/>
              </w:rPr>
              <w:t xml:space="preserve">and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M</m:t>
                  </m:r>
                </m:sup>
              </m:sSup>
            </m:oMath>
            <w:r w:rsidRPr="005E2C6D">
              <w:rPr>
                <w:rFonts w:ascii="Calibri" w:eastAsia="Calibri" w:hAnsi="Calibri" w:cs="Calibri"/>
                <w:color w:val="000000" w:themeColor="dark1"/>
                <w:kern w:val="0"/>
                <w14:ligatures w14:val="none"/>
              </w:rPr>
              <w:t>.</w:t>
            </w:r>
          </w:p>
        </w:tc>
      </w:tr>
      <w:tr w:rsidR="00410CAA" w:rsidRPr="005E2C6D" w14:paraId="57F58C89" w14:textId="77777777" w:rsidTr="00410CAA">
        <w:trPr>
          <w:trHeight w:val="584"/>
        </w:trPr>
        <w:tc>
          <w:tcPr>
            <w:tcW w:w="0" w:type="auto"/>
            <w:hideMark/>
          </w:tcPr>
          <w:p w14:paraId="0A277F8D"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4</w:t>
            </w:r>
          </w:p>
        </w:tc>
        <w:tc>
          <w:tcPr>
            <w:tcW w:w="1728" w:type="dxa"/>
            <w:hideMark/>
          </w:tcPr>
          <w:p w14:paraId="2854EEB5"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1.46%</w:t>
            </w:r>
          </w:p>
        </w:tc>
        <w:tc>
          <w:tcPr>
            <w:tcW w:w="6192" w:type="dxa"/>
            <w:hideMark/>
          </w:tcPr>
          <w:p w14:paraId="5D566F38" w14:textId="20A680B4" w:rsidR="00410CAA" w:rsidRPr="00410CAA" w:rsidRDefault="00410CAA" w:rsidP="00410CAA">
            <w:pPr>
              <w:rPr>
                <w:rFonts w:ascii="Calibri" w:eastAsia="Calibri" w:hAnsi="Calibri" w:cs="Calibri"/>
                <w:color w:val="000000" w:themeColor="dark1"/>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,α, </m:t>
              </m:r>
            </m:oMath>
            <w:r w:rsidRPr="005E2C6D">
              <w:rPr>
                <w:rFonts w:ascii="Calibri" w:eastAsia="Calibri" w:hAnsi="Calibri" w:cs="Calibri"/>
                <w:color w:val="000000" w:themeColor="dark1"/>
                <w:kern w:val="0"/>
                <w14:ligatures w14:val="none"/>
              </w:rPr>
              <w:t xml:space="preserve">and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M</m:t>
                  </m:r>
                </m:sup>
              </m:sSup>
            </m:oMath>
            <w:r w:rsidRPr="005E2C6D">
              <w:rPr>
                <w:rFonts w:ascii="Calibri" w:eastAsia="Calibri" w:hAnsi="Calibri" w:cs="Calibri"/>
                <w:color w:val="000000" w:themeColor="dark1"/>
                <w:kern w:val="0"/>
                <w14:ligatures w14:val="none"/>
              </w:rPr>
              <w:t xml:space="preserve">. Fixed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E</m:t>
                  </m:r>
                </m:e>
                <m:sup>
                  <m:r>
                    <w:rPr>
                      <w:rFonts w:ascii="Cambria Math" w:eastAsia="Calibri" w:hAnsi="Cambria Math" w:cs="Calibri"/>
                      <w:color w:val="000000" w:themeColor="dark1"/>
                      <w:kern w:val="0"/>
                      <w14:ligatures w14:val="none"/>
                    </w:rPr>
                    <m:t>M</m:t>
                  </m:r>
                </m:sup>
              </m:sSup>
              <m:r>
                <w:rPr>
                  <w:rFonts w:ascii="Cambria Math" w:eastAsia="Calibri" w:hAnsi="Cambria Math" w:cs="Calibri"/>
                  <w:color w:val="000000" w:themeColor="dark1"/>
                  <w:kern w:val="0"/>
                  <w14:ligatures w14:val="none"/>
                </w:rPr>
                <m:t xml:space="preserve">, </m:t>
              </m:r>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E</m:t>
                  </m:r>
                </m:e>
                <m:sup>
                  <m:r>
                    <w:rPr>
                      <w:rFonts w:ascii="Cambria Math" w:eastAsia="Calibri" w:hAnsi="Cambria Math" w:cs="Calibri"/>
                      <w:color w:val="000000" w:themeColor="dark1"/>
                      <w:kern w:val="0"/>
                      <w14:ligatures w14:val="none"/>
                    </w:rPr>
                    <m:t>A</m:t>
                  </m:r>
                </m:sup>
              </m:sSup>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H</m:t>
                  </m:r>
                </m:e>
                <m:sub>
                  <m:r>
                    <w:rPr>
                      <w:rFonts w:ascii="Cambria Math" w:eastAsia="Calibri" w:hAnsi="Cambria Math" w:cs="Calibri"/>
                      <w:color w:val="000000" w:themeColor="dark1"/>
                      <w:kern w:val="0"/>
                      <w14:ligatures w14:val="none"/>
                    </w:rPr>
                    <m:t>min</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H</m:t>
                  </m:r>
                </m:e>
                <m:sub>
                  <m:r>
                    <w:rPr>
                      <w:rFonts w:ascii="Cambria Math" w:eastAsia="Calibri" w:hAnsi="Cambria Math" w:cs="Calibri"/>
                      <w:color w:val="000000" w:themeColor="dark1"/>
                      <w:kern w:val="0"/>
                      <w14:ligatures w14:val="none"/>
                    </w:rPr>
                    <m:t>max</m:t>
                  </m:r>
                </m:sub>
              </m:sSub>
              <m:r>
                <w:rPr>
                  <w:rFonts w:ascii="Cambria Math" w:eastAsia="Calibri" w:hAnsi="Cambria Math" w:cs="Calibri"/>
                  <w:color w:val="000000" w:themeColor="dark1"/>
                  <w:kern w:val="0"/>
                  <w14:ligatures w14:val="none"/>
                </w:rPr>
                <m:t xml:space="preserve">, k, </m:t>
              </m:r>
            </m:oMath>
            <w:r w:rsidRPr="005E2C6D">
              <w:rPr>
                <w:rFonts w:ascii="Calibri" w:eastAsia="Calibri" w:hAnsi="Calibri" w:cs="Calibri"/>
                <w:color w:val="000000" w:themeColor="dark1"/>
                <w:kern w:val="0"/>
                <w14:ligatures w14:val="none"/>
              </w:rPr>
              <w:t xml:space="preserve">and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σ</m:t>
                  </m:r>
                </m:e>
                <m:sub>
                  <m:r>
                    <w:rPr>
                      <w:rFonts w:ascii="Cambria Math" w:eastAsia="Calibri" w:hAnsi="Cambria Math" w:cs="Calibri"/>
                      <w:color w:val="000000" w:themeColor="dark1"/>
                      <w:kern w:val="0"/>
                      <w14:ligatures w14:val="none"/>
                    </w:rPr>
                    <m:t>crit</m:t>
                  </m:r>
                </m:sub>
              </m:sSub>
            </m:oMath>
            <w:r w:rsidRPr="005E2C6D">
              <w:rPr>
                <w:rFonts w:ascii="Calibri" w:eastAsia="Calibri" w:hAnsi="Calibri" w:cs="Calibri"/>
                <w:color w:val="000000" w:themeColor="dark1"/>
                <w:kern w:val="0"/>
                <w14:ligatures w14:val="none"/>
              </w:rPr>
              <w:t>.</w:t>
            </w:r>
          </w:p>
        </w:tc>
      </w:tr>
      <w:tr w:rsidR="00410CAA" w:rsidRPr="005E2C6D" w14:paraId="47A5AD32" w14:textId="77777777" w:rsidTr="00410CAA">
        <w:trPr>
          <w:trHeight w:val="584"/>
        </w:trPr>
        <w:tc>
          <w:tcPr>
            <w:tcW w:w="0" w:type="auto"/>
            <w:hideMark/>
          </w:tcPr>
          <w:p w14:paraId="021D51C5"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5</w:t>
            </w:r>
          </w:p>
        </w:tc>
        <w:tc>
          <w:tcPr>
            <w:tcW w:w="1728" w:type="dxa"/>
            <w:hideMark/>
          </w:tcPr>
          <w:p w14:paraId="39D6988E"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1.43%</w:t>
            </w:r>
          </w:p>
        </w:tc>
        <w:tc>
          <w:tcPr>
            <w:tcW w:w="6192" w:type="dxa"/>
            <w:hideMark/>
          </w:tcPr>
          <w:p w14:paraId="78A75CF2" w14:textId="68DD2200"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f</m:t>
                  </m:r>
                </m:sub>
              </m:sSub>
            </m:oMath>
            <w:r w:rsidRPr="005E2C6D">
              <w:rPr>
                <w:rFonts w:ascii="Calibri" w:eastAsia="Calibri" w:hAnsi="Calibri" w:cs="Calibri"/>
                <w:color w:val="000000" w:themeColor="dark1"/>
                <w:kern w:val="0"/>
                <w14:ligatures w14:val="none"/>
              </w:rPr>
              <w:t xml:space="preserve">. </w:t>
            </w:r>
            <w:r w:rsidRPr="00410CAA">
              <w:rPr>
                <w:rFonts w:ascii="Calibri" w:eastAsia="Calibri" w:hAnsi="Calibri" w:cs="Calibri"/>
                <w:color w:val="000000" w:themeColor="dark1"/>
                <w:kern w:val="0"/>
                <w14:ligatures w14:val="none"/>
              </w:rPr>
              <w:t xml:space="preserve">Fixed everything but </w:t>
            </w:r>
            <w:r w:rsidRPr="005E2C6D">
              <w:rPr>
                <w:rFonts w:ascii="Calibri" w:eastAsia="Calibri" w:hAnsi="Calibri" w:cs="Calibri"/>
                <w:color w:val="000000" w:themeColor="dark1"/>
                <w:kern w:val="0"/>
                <w14:ligatures w14:val="none"/>
              </w:rPr>
              <w:t>transformation temperatures</w:t>
            </w:r>
            <w:r w:rsidRPr="00410CAA">
              <w:rPr>
                <w:rFonts w:ascii="Calibri" w:eastAsia="Calibri" w:hAnsi="Calibri" w:cs="Calibri"/>
                <w:color w:val="000000" w:themeColor="dark1"/>
                <w:kern w:val="0"/>
                <w14:ligatures w14:val="none"/>
              </w:rPr>
              <w:t xml:space="preserve"> and</w:t>
            </w:r>
            <w:r w:rsidRPr="005E2C6D">
              <w:rPr>
                <w:rFonts w:ascii="Calibri" w:eastAsia="Calibri" w:hAnsi="Calibri" w:cs="Calibri"/>
                <w:color w:val="000000" w:themeColor="dark1"/>
                <w:kern w:val="0"/>
                <w14:ligatures w14:val="none"/>
              </w:rPr>
              <w:t xml:space="preserve">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n</m:t>
                  </m:r>
                </m:e>
                <m:sub>
                  <m:r>
                    <w:rPr>
                      <w:rFonts w:ascii="Cambria Math" w:eastAsia="Calibri" w:hAnsi="Cambria Math" w:cs="Calibri"/>
                      <w:color w:val="000000" w:themeColor="dark1"/>
                      <w:kern w:val="0"/>
                      <w14:ligatures w14:val="none"/>
                    </w:rPr>
                    <m:t>i</m:t>
                  </m:r>
                </m:sub>
              </m:sSub>
            </m:oMath>
            <w:r w:rsidRPr="005E2C6D">
              <w:rPr>
                <w:rFonts w:ascii="Calibri" w:eastAsia="Calibri" w:hAnsi="Calibri" w:cs="Calibri"/>
                <w:color w:val="000000" w:themeColor="dark1"/>
                <w:kern w:val="0"/>
                <w14:ligatures w14:val="none"/>
              </w:rPr>
              <w:t>.</w:t>
            </w:r>
          </w:p>
        </w:tc>
      </w:tr>
    </w:tbl>
    <w:p w14:paraId="2DCBD7BE" w14:textId="77777777" w:rsidR="007A7F3B" w:rsidRDefault="007A7F3B" w:rsidP="007A7F3B"/>
    <w:p w14:paraId="77CAED6E" w14:textId="77777777" w:rsidR="006013EF" w:rsidRDefault="006013EF" w:rsidP="006013EF">
      <w:pPr>
        <w:keepNext/>
      </w:pPr>
      <w:r>
        <w:rPr>
          <w:noProof/>
        </w:rPr>
        <w:lastRenderedPageBreak/>
        <w:drawing>
          <wp:inline distT="0" distB="0" distL="0" distR="0" wp14:anchorId="6000CE10" wp14:editId="5D9A7A8E">
            <wp:extent cx="5486411" cy="3200406"/>
            <wp:effectExtent l="0" t="0" r="0" b="0"/>
            <wp:docPr id="4190439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43932" name="Picture 41904393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11" cy="3200406"/>
                    </a:xfrm>
                    <a:prstGeom prst="rect">
                      <a:avLst/>
                    </a:prstGeom>
                  </pic:spPr>
                </pic:pic>
              </a:graphicData>
            </a:graphic>
          </wp:inline>
        </w:drawing>
      </w:r>
    </w:p>
    <w:p w14:paraId="35D9FB57" w14:textId="2C5C662A" w:rsidR="005E2C6D" w:rsidRDefault="006013EF" w:rsidP="006013EF">
      <w:pPr>
        <w:pStyle w:val="Caption"/>
      </w:pPr>
      <w:r>
        <w:t xml:space="preserve">Figure </w:t>
      </w:r>
      <w:r>
        <w:fldChar w:fldCharType="begin"/>
      </w:r>
      <w:r>
        <w:instrText xml:space="preserve"> SEQ Figure \* ARABIC </w:instrText>
      </w:r>
      <w:r>
        <w:fldChar w:fldCharType="separate"/>
      </w:r>
      <w:r w:rsidR="00A96E3A">
        <w:rPr>
          <w:noProof/>
        </w:rPr>
        <w:t>10</w:t>
      </w:r>
      <w:r>
        <w:fldChar w:fldCharType="end"/>
      </w:r>
      <w:r>
        <w:t xml:space="preserve">: </w:t>
      </w:r>
      <w:r w:rsidRPr="003B44A2">
        <w:t>The final calibration agrees with the experimental data to within 1.5% mean squared error.</w:t>
      </w:r>
    </w:p>
    <w:p w14:paraId="6E7B6970" w14:textId="2A2C5593" w:rsidR="006013EF" w:rsidRDefault="006013EF" w:rsidP="009855FC">
      <w:r>
        <w:t xml:space="preserve">The final numerical calibration is depicted in Figure 6. The model predicts the elastic response in martensite almost perfectly, which signifies that both the martensitic elastic modulus and transformation strain properties are well calibrated. </w:t>
      </w:r>
      <w:del w:id="987" w:author="Walgren, Patrick" w:date="2024-06-08T08:42:00Z" w16du:dateUtc="2024-06-08T12:42:00Z">
        <w:r w:rsidDel="00FC56D5">
          <w:delText>Additionally, t</w:delText>
        </w:r>
      </w:del>
      <w:ins w:id="988" w:author="Walgren, Patrick" w:date="2024-06-08T08:42:00Z" w16du:dateUtc="2024-06-08T12:42:00Z">
        <w:r w:rsidR="00FC56D5">
          <w:t>T</w:t>
        </w:r>
      </w:ins>
      <w:r>
        <w:t xml:space="preserve">ransformation temperatures show good agreement at low levels of applied stress. At higher levels of applied stress, the model-predicted transformation </w:t>
      </w:r>
      <w:del w:id="989" w:author="Walgren, Patrick" w:date="2024-06-08T08:43:00Z" w16du:dateUtc="2024-06-08T12:43:00Z">
        <w:r w:rsidDel="00D72D72">
          <w:delText xml:space="preserve">starts to </w:delText>
        </w:r>
      </w:del>
      <w:r>
        <w:t>overshoot</w:t>
      </w:r>
      <w:ins w:id="990" w:author="Walgren, Patrick" w:date="2024-06-08T08:43:00Z" w16du:dateUtc="2024-06-08T12:43:00Z">
        <w:r w:rsidR="00D72D72">
          <w:t>s</w:t>
        </w:r>
      </w:ins>
      <w:r>
        <w:t xml:space="preserve"> the experimental data </w:t>
      </w:r>
      <w:del w:id="991" w:author="Walgren, Patrick" w:date="2024-06-08T08:42:00Z" w16du:dateUtc="2024-06-08T12:42:00Z">
        <w:r w:rsidDel="00D72D72">
          <w:delText xml:space="preserve">then </w:delText>
        </w:r>
      </w:del>
      <w:ins w:id="992" w:author="Walgren, Patrick" w:date="2024-06-08T08:42:00Z" w16du:dateUtc="2024-06-08T12:42:00Z">
        <w:r w:rsidR="00D72D72">
          <w:t xml:space="preserve">and </w:t>
        </w:r>
      </w:ins>
      <w:r>
        <w:t>predict</w:t>
      </w:r>
      <w:ins w:id="993" w:author="Walgren, Patrick" w:date="2024-06-08T08:43:00Z" w16du:dateUtc="2024-06-08T12:43:00Z">
        <w:r w:rsidR="00D72D72">
          <w:t>s</w:t>
        </w:r>
      </w:ins>
      <w:r>
        <w:t xml:space="preserve"> a s</w:t>
      </w:r>
      <w:del w:id="994" w:author="Walgren, Patrick" w:date="2024-06-08T08:43:00Z" w16du:dateUtc="2024-06-08T12:43:00Z">
        <w:r w:rsidDel="00D72D72">
          <w:delText>harper minor loop</w:delText>
        </w:r>
      </w:del>
      <w:ins w:id="995" w:author="Walgren, Patrick" w:date="2024-06-08T08:43:00Z" w16du:dateUtc="2024-06-08T12:43:00Z">
        <w:r w:rsidR="00D72D72">
          <w:t>maller hysteresis</w:t>
        </w:r>
      </w:ins>
      <w:r>
        <w:t>. This is becau</w:t>
      </w:r>
      <w:r w:rsidRPr="00632B46">
        <w:t>se the transformation temperatures are not a linear function of stress (i.e., the stress-influence coefficients are not constant, see figure</w:t>
      </w:r>
      <w:ins w:id="996" w:author="Walgren, Patrick" w:date="2024-08-15T11:10:00Z" w16du:dateUtc="2024-08-15T17:10:00Z">
        <w:r w:rsidR="003C0182" w:rsidRPr="00632B46">
          <w:rPr>
            <w:rPrChange w:id="997" w:author="Walgren, Patrick" w:date="2024-08-15T11:11:00Z" w16du:dateUtc="2024-08-15T17:11:00Z">
              <w:rPr>
                <w:color w:val="FF0000"/>
              </w:rPr>
            </w:rPrChange>
          </w:rPr>
          <w:t xml:space="preserve"> 3b</w:t>
        </w:r>
      </w:ins>
      <w:del w:id="998" w:author="Walgren, Patrick" w:date="2024-08-15T11:10:00Z" w16du:dateUtc="2024-08-15T17:10:00Z">
        <w:r w:rsidRPr="00632B46" w:rsidDel="003C0182">
          <w:delText xml:space="preserve"> BLANK</w:delText>
        </w:r>
      </w:del>
      <w:r w:rsidRPr="00632B46">
        <w:t xml:space="preserve"> in Bigelow </w:t>
      </w:r>
      <w:r w:rsidR="00632B46" w:rsidRPr="00632B46">
        <w:rPr>
          <w:rPrChange w:id="999" w:author="Walgren, Patrick" w:date="2024-08-15T11:11:00Z" w16du:dateUtc="2024-08-15T17:11:00Z">
            <w:rPr>
              <w:color w:val="FF0000"/>
            </w:rPr>
          </w:rPrChange>
        </w:rPr>
        <w:fldChar w:fldCharType="begin"/>
      </w:r>
      <w:r w:rsidR="00080A0A">
        <w:instrText xml:space="preserve"> ADDIN ZOTERO_ITEM CSL_CITATION {"citationID":"QnszxA4K","properties":{"formattedCitation":"[26]","plainCitation":"[26]","noteIndex":0},"citationItems":[{"id":3524,"uris":["http://zotero.org/users/4607708/items/59K7KB96"],"itemData":{"id":3524,"type":"article-journal","abstract":"A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632B46" w:rsidRPr="00632B46">
        <w:rPr>
          <w:rPrChange w:id="1000" w:author="Walgren, Patrick" w:date="2024-08-15T11:11:00Z" w16du:dateUtc="2024-08-15T17:11:00Z">
            <w:rPr>
              <w:color w:val="FF0000"/>
            </w:rPr>
          </w:rPrChange>
        </w:rPr>
        <w:fldChar w:fldCharType="separate"/>
      </w:r>
      <w:r w:rsidR="00080A0A" w:rsidRPr="00080A0A">
        <w:rPr>
          <w:rFonts w:ascii="Calibri" w:hAnsi="Calibri" w:cs="Calibri"/>
        </w:rPr>
        <w:t>[26]</w:t>
      </w:r>
      <w:r w:rsidR="00632B46" w:rsidRPr="00632B46">
        <w:rPr>
          <w:rPrChange w:id="1001" w:author="Walgren, Patrick" w:date="2024-08-15T11:11:00Z" w16du:dateUtc="2024-08-15T17:11:00Z">
            <w:rPr>
              <w:color w:val="FF0000"/>
            </w:rPr>
          </w:rPrChange>
        </w:rPr>
        <w:fldChar w:fldCharType="end"/>
      </w:r>
      <w:del w:id="1002" w:author="Walgren, Patrick" w:date="2024-08-15T11:10:00Z" w16du:dateUtc="2024-08-15T17:10:00Z">
        <w:r w:rsidRPr="00632B46" w:rsidDel="003C0182">
          <w:delText>(cite)</w:delText>
        </w:r>
      </w:del>
      <w:r w:rsidRPr="00632B46">
        <w:t>), and because the smoothness of transformation init</w:t>
      </w:r>
      <w:r>
        <w:t xml:space="preserve">iation is not constant with stress (compare the 100 MPa transformation into austenite with the analogous location at 300 MPa). </w:t>
      </w:r>
      <w:r w:rsidR="009855FC">
        <w:t xml:space="preserve">This calibration is a perfect example of the utility of numerical optimization; the optimizer finds the best global fit of data, especially </w:t>
      </w:r>
      <w:del w:id="1003" w:author="Walgren, Patrick" w:date="2024-06-08T08:44:00Z" w16du:dateUtc="2024-06-08T12:44:00Z">
        <w:r w:rsidR="009855FC" w:rsidDel="00D72D72">
          <w:delText>with regards to</w:delText>
        </w:r>
      </w:del>
      <w:ins w:id="1004" w:author="Walgren, Patrick" w:date="2024-06-08T08:44:00Z" w16du:dateUtc="2024-06-08T12:44:00Z">
        <w:r w:rsidR="00D72D72">
          <w:t>regarding</w:t>
        </w:r>
      </w:ins>
      <w:r w:rsidR="009855FC">
        <w:t xml:space="preserve"> the austenite transformation temperatures. </w:t>
      </w:r>
      <w:r w:rsidRPr="006013EF">
        <w:t xml:space="preserve">For lower stresses,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6013EF">
        <w:t xml:space="preserve"> is too </w:t>
      </w:r>
      <w:ins w:id="1005" w:author="Walgren, Patrick" w:date="2024-06-08T08:44:00Z" w16du:dateUtc="2024-06-08T12:44:00Z">
        <w:r w:rsidR="00D72D72">
          <w:t>low</w:t>
        </w:r>
      </w:ins>
      <w:del w:id="1006" w:author="Walgren, Patrick" w:date="2024-06-08T08:44:00Z" w16du:dateUtc="2024-06-08T12:44:00Z">
        <w:r w:rsidRPr="006013EF" w:rsidDel="00D72D72">
          <w:delText>early</w:delText>
        </w:r>
      </w:del>
      <w:r w:rsidRPr="006013EF">
        <w:t xml:space="preserve">, and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6013EF">
        <w:t xml:space="preserve"> is too </w:t>
      </w:r>
      <w:del w:id="1007" w:author="Walgren, Patrick" w:date="2024-06-08T08:44:00Z" w16du:dateUtc="2024-06-08T12:44:00Z">
        <w:r w:rsidRPr="006013EF" w:rsidDel="00D72D72">
          <w:delText>late</w:delText>
        </w:r>
      </w:del>
      <w:ins w:id="1008" w:author="Walgren, Patrick" w:date="2024-06-08T08:44:00Z" w16du:dateUtc="2024-06-08T12:44:00Z">
        <w:r w:rsidR="00D72D72">
          <w:t>high</w:t>
        </w:r>
      </w:ins>
      <w:r w:rsidRPr="006013EF">
        <w:t>. At intermediate stresses, like 100 and 200 MPa, the transformation temperatures are almost perfect. Then, at 300 MPa,</w:t>
      </w:r>
      <w:r w:rsidR="009855FC">
        <w:t xml:space="preserve">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6013EF">
        <w:t xml:space="preserve"> is too </w:t>
      </w:r>
      <w:ins w:id="1009" w:author="Walgren, Patrick" w:date="2024-08-29T17:02:00Z" w16du:dateUtc="2024-08-29T23:02:00Z">
        <w:r w:rsidR="00DF700C">
          <w:t>high</w:t>
        </w:r>
      </w:ins>
      <w:del w:id="1010" w:author="Walgren, Patrick" w:date="2024-08-29T17:02:00Z" w16du:dateUtc="2024-08-29T23:02:00Z">
        <w:r w:rsidRPr="006013EF" w:rsidDel="00DF700C">
          <w:delText>late</w:delText>
        </w:r>
      </w:del>
      <w:r w:rsidRPr="006013EF">
        <w:t xml:space="preserve"> and</w:t>
      </w:r>
      <w:r w:rsidR="009855FC">
        <w:t xml:space="preserve">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6013EF">
        <w:t xml:space="preserve"> is too </w:t>
      </w:r>
      <w:del w:id="1011" w:author="Walgren, Patrick" w:date="2024-08-29T17:02:00Z" w16du:dateUtc="2024-08-29T23:02:00Z">
        <w:r w:rsidRPr="006013EF" w:rsidDel="00DF700C">
          <w:delText>early</w:delText>
        </w:r>
      </w:del>
      <w:ins w:id="1012" w:author="Walgren, Patrick" w:date="2024-08-29T17:02:00Z" w16du:dateUtc="2024-08-29T23:02:00Z">
        <w:r w:rsidR="00DF700C">
          <w:t>low</w:t>
        </w:r>
      </w:ins>
      <w:r w:rsidRPr="006013EF">
        <w:t>. This could be better fit at the relevant stresses by biasing the solution to prioritize fitting certain stress levels (see</w:t>
      </w:r>
      <w:ins w:id="1013" w:author="Walgren, Patrick" w:date="2024-08-29T17:06:00Z" w16du:dateUtc="2024-08-29T23:06:00Z">
        <w:r w:rsidR="00080A0A">
          <w:t xml:space="preserve"> </w:t>
        </w:r>
      </w:ins>
      <w:r w:rsidR="00080A0A">
        <w:fldChar w:fldCharType="begin"/>
      </w:r>
      <w:r w:rsidR="00080A0A">
        <w:instrText xml:space="preserve"> ADDIN ZOTERO_ITEM CSL_CITATION {"citationID":"AW7EZxc9","properties":{"formattedCitation":"[22]","plainCitation":"[22]","noteIndex":0},"citationItems":[{"id":3352,"uris":["http://zotero.org/users/4607708/items/E6546WPT"],"itemData":{"id":3352,"type":"article-journal","abstract":"Future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00080A0A">
        <w:fldChar w:fldCharType="separate"/>
      </w:r>
      <w:r w:rsidR="00080A0A" w:rsidRPr="00080A0A">
        <w:rPr>
          <w:rFonts w:ascii="Calibri" w:hAnsi="Calibri" w:cs="Calibri"/>
        </w:rPr>
        <w:t>[22]</w:t>
      </w:r>
      <w:r w:rsidR="00080A0A">
        <w:fldChar w:fldCharType="end"/>
      </w:r>
      <w:del w:id="1014" w:author="Walgren, Patrick" w:date="2024-08-29T17:06:00Z" w16du:dateUtc="2024-08-29T23:06:00Z">
        <w:r w:rsidRPr="006013EF" w:rsidDel="00080A0A">
          <w:delText xml:space="preserve"> my paper</w:delText>
        </w:r>
      </w:del>
      <w:r w:rsidRPr="006013EF">
        <w:t xml:space="preserve">) or by simply calibrating the model at the stress levels that matter most. </w:t>
      </w:r>
    </w:p>
    <w:p w14:paraId="4BF1BC34" w14:textId="408EF4FA" w:rsidR="006013EF" w:rsidRDefault="009855FC" w:rsidP="007E0FDA">
      <w:pPr>
        <w:tabs>
          <w:tab w:val="num" w:pos="720"/>
        </w:tabs>
      </w:pPr>
      <w:commentRangeStart w:id="1015"/>
      <w:r>
        <w:t xml:space="preserve">However, this calibration is not perfect, mainly due to model deficiencies. </w:t>
      </w:r>
      <w:commentRangeEnd w:id="1015"/>
      <w:r w:rsidR="00D72D72">
        <w:rPr>
          <w:rStyle w:val="CommentReference"/>
        </w:rPr>
        <w:commentReference w:id="1015"/>
      </w:r>
      <w:r>
        <w:t>Th</w:t>
      </w:r>
      <w:r w:rsidR="006013EF" w:rsidRPr="006013EF">
        <w:t xml:space="preserve">e coefficient of thermal expansion is not constant for austenite and martensite. Clearly, the </w:t>
      </w:r>
      <w:r w:rsidRPr="006013EF">
        <w:t>coefficient</w:t>
      </w:r>
      <w:r w:rsidR="006013EF" w:rsidRPr="006013EF">
        <w:t xml:space="preserve"> of thermal expansion in austenite is larger than that in martensite. This is a model deficiency because the current model uses a convex cutting plane assumption for numerical integratio</w:t>
      </w:r>
      <w:r>
        <w:t>n and could be improved in future work.</w:t>
      </w:r>
    </w:p>
    <w:p w14:paraId="00206360" w14:textId="10351588" w:rsidR="007A7F3B" w:rsidRPr="003075F8" w:rsidRDefault="00AF1943" w:rsidP="007A7F3B">
      <w:r>
        <w:t xml:space="preserve">Regardless, these five optimizations improved calibration accuracy by over 50% compared to the conventional calibration, and were accomplished in less than an hour on </w:t>
      </w:r>
      <w:r w:rsidR="00144BA9" w:rsidRPr="00144BA9">
        <w:t xml:space="preserve">a lightweight laptop with a low-performance processor (Intel Core m3-6Y30 CPU @ 0.90 GHz with 4 Gb RAM). </w:t>
      </w:r>
      <w:del w:id="1016" w:author="Walgren, Patrick" w:date="2024-06-08T08:45:00Z" w16du:dateUtc="2024-06-08T12:45:00Z">
        <w:r w:rsidR="00144BA9" w:rsidRPr="00144BA9" w:rsidDel="00D72D72">
          <w:delText xml:space="preserve">main </w:delText>
        </w:r>
      </w:del>
      <w:r w:rsidR="00144BA9" w:rsidRPr="00144BA9">
        <w:t>This calibration routine can be performed by general analysts, designers, or material scientists, without the need for exotic hardware</w:t>
      </w:r>
      <w:r w:rsidR="00144BA9">
        <w:t xml:space="preserve"> or python programming experience</w:t>
      </w:r>
      <w:r w:rsidR="00144BA9" w:rsidRPr="00144BA9">
        <w:t xml:space="preserve">. </w:t>
      </w:r>
    </w:p>
    <w:p w14:paraId="75911B0F" w14:textId="77777777" w:rsidR="007A7F3B" w:rsidRDefault="007A7F3B" w:rsidP="007A7F3B">
      <w:pPr>
        <w:rPr>
          <w:b/>
          <w:bCs/>
        </w:rPr>
      </w:pPr>
      <w:r w:rsidRPr="007A7F3B">
        <w:rPr>
          <w:b/>
          <w:bCs/>
        </w:rPr>
        <w:lastRenderedPageBreak/>
        <w:t>Conclusions and further refinements</w:t>
      </w:r>
    </w:p>
    <w:p w14:paraId="6E9978A2" w14:textId="151E2628" w:rsidR="001F5E46" w:rsidRDefault="001934B7" w:rsidP="007A7F3B">
      <w:r>
        <w:t>SMA-REACT is an open-source, easy-to-use tool for characterization data post-processing and shape memory alloy constitutive model calibration. While we have focused on the Lagoudas constitutive model and actuator (i.e., constant force thermal cycling) behavior, the tool is easily extensible to other constitutive models or loading modes. By framing the calibration routine as a numerical optimization problem, SMA-REACT can find robust calibrations that outperform conventional (i.e., by hand) calibrations by 50% or more</w:t>
      </w:r>
      <w:r w:rsidR="0046267A">
        <w:t xml:space="preserve">, without requiring detailed knowledge of programming, optimization, or the Lagoudas constitutive model. This allows the tool to be approachable for a wide range of students and professionals working on shape memory alloys. </w:t>
      </w:r>
      <w:ins w:id="1017" w:author="Walgren, Patrick" w:date="2024-06-08T08:46:00Z" w16du:dateUtc="2024-06-08T12:46:00Z">
        <w:r w:rsidR="004D5713">
          <w:t>T</w:t>
        </w:r>
      </w:ins>
      <w:del w:id="1018" w:author="Walgren, Patrick" w:date="2024-06-08T08:46:00Z" w16du:dateUtc="2024-06-08T12:46:00Z">
        <w:r w:rsidR="007E4A0A" w:rsidDel="004D5713">
          <w:delText>Additionally, t</w:delText>
        </w:r>
      </w:del>
      <w:r w:rsidR="007E4A0A">
        <w:t xml:space="preserve">he </w:t>
      </w:r>
      <w:proofErr w:type="gramStart"/>
      <w:r w:rsidR="007E4A0A">
        <w:t>speed</w:t>
      </w:r>
      <w:proofErr w:type="gramEnd"/>
      <w:r w:rsidR="007E4A0A">
        <w:t xml:space="preserve"> at which model calibrations can be fine-tuned allows for rapid iterations to converge to a satisfactory model calibration, which can then be used in commercial finite element suites like ABAQUS. </w:t>
      </w:r>
    </w:p>
    <w:p w14:paraId="0C0381B8" w14:textId="3C90B886" w:rsidR="007E4A0A" w:rsidRDefault="007E4A0A" w:rsidP="007A7F3B">
      <w:r>
        <w:t xml:space="preserve">We distribute the SMA-REACT toolset and source code under the </w:t>
      </w:r>
      <w:ins w:id="1019" w:author="Walgren, Patrick" w:date="2024-06-08T08:47:00Z" w16du:dateUtc="2024-06-08T12:47:00Z">
        <w:r w:rsidR="007B16A7">
          <w:t>GNU General Public License</w:t>
        </w:r>
      </w:ins>
      <w:del w:id="1020" w:author="Walgren, Patrick" w:date="2024-06-08T08:47:00Z" w16du:dateUtc="2024-06-08T12:47:00Z">
        <w:r w:rsidDel="007B16A7">
          <w:delText>____ license</w:delText>
        </w:r>
      </w:del>
      <w:r>
        <w:t xml:space="preserve">, which allows </w:t>
      </w:r>
      <w:del w:id="1021" w:author="Walgren, Patrick" w:date="2024-06-08T08:47:00Z" w16du:dateUtc="2024-06-08T12:47:00Z">
        <w:r w:rsidDel="007B16A7">
          <w:delText>for ____</w:delText>
        </w:r>
      </w:del>
      <w:ins w:id="1022" w:author="Walgren, Patrick" w:date="2024-06-08T08:47:00Z" w16du:dateUtc="2024-06-08T12:47:00Z">
        <w:r w:rsidR="007B16A7">
          <w:t>anyone to run, s</w:t>
        </w:r>
      </w:ins>
      <w:ins w:id="1023" w:author="Walgren, Patrick" w:date="2024-06-08T08:48:00Z" w16du:dateUtc="2024-06-08T12:48:00Z">
        <w:r w:rsidR="007B16A7">
          <w:t>tudy, share, and modify the code</w:t>
        </w:r>
      </w:ins>
      <w:r>
        <w:t>. We invite any modifications that users may find useful, including, but not limited to, alternative loading modes (i.e., superelasticity or combined superelasticity/shape memory</w:t>
      </w:r>
      <w:r w:rsidR="00B75EF4">
        <w:t xml:space="preserve"> </w:t>
      </w:r>
      <w:r w:rsidR="00B75EF4">
        <w:fldChar w:fldCharType="begin"/>
      </w:r>
      <w:r w:rsidR="00080A0A">
        <w:instrText xml:space="preserve"> ADDIN ZOTERO_ITEM CSL_CITATION {"citationID":"VA2c3hdd","properties":{"formattedCitation":"[29]","plainCitation":"[29]","noteIndex":0},"citationItems":[{"id":3583,"uris":["http://zotero.org/users/4607708/items/YVZQK62M"],"itemData":{"id":3583,"type":"article-journal","abstract":"Skeletal muscle provides a compact solution for performing multiple tasks under diverse operational conditions, a capability lacking in many current engineered systems. Here, we evaluate if shape memory alloy (SMA) components can serve as artificial muscles with tunable mechanical performance. We experimentally impose cyclic stimuli, electric and mechanical, to an SMA wire and demonstrate that this material can mimic the response of the avian humerotriceps, a skeletal muscle that acts in the dynamic control of wing shapes. We next numerically evaluate the feasibility of using SMA springs as artificial leg muscles for a bipedal walking robot. Altering the phase offset between mechanical and electrical stimuli was sufficient for both synthetic and natural muscle to shift between actuation, braking and spring-like behaviour.","container-title":"Journal of The Royal Society Interface","DOI":"10.1098/rsif.2020.1042","ISSN":"1742-5662","issue":"184","journalAbbreviation":"J. R. Soc. Interface.","language":"en","page":"20201042","source":"DOI.org (Crossref)","title":"Phase transformation-driven artificial muscle mimics the multifunctionality of avian wing muscle","volume":"18","author":[{"family":"Leal","given":"Pedro B. C."},{"family":"Cabral-Seanez","given":"Marcela"},{"family":"Baliga","given":"Vikram B."},{"family":"Altshuler","given":"Douglas L."},{"family":"Hartl","given":"Darren J."}],"issued":{"date-parts":[["2021",11]]}}}],"schema":"https://github.com/citation-style-language/schema/raw/master/csl-citation.json"} </w:instrText>
      </w:r>
      <w:r w:rsidR="00B75EF4">
        <w:fldChar w:fldCharType="separate"/>
      </w:r>
      <w:r w:rsidR="00080A0A" w:rsidRPr="00080A0A">
        <w:rPr>
          <w:rFonts w:ascii="Calibri" w:hAnsi="Calibri" w:cs="Calibri"/>
        </w:rPr>
        <w:t>[29]</w:t>
      </w:r>
      <w:r w:rsidR="00B75EF4">
        <w:fldChar w:fldCharType="end"/>
      </w:r>
      <w:r>
        <w:t>), alternative constitutive models</w:t>
      </w:r>
      <w:r w:rsidR="00B75EF4">
        <w:t xml:space="preserve"> </w:t>
      </w:r>
      <w:r w:rsidR="00B75EF4">
        <w:fldChar w:fldCharType="begin"/>
      </w:r>
      <w:r w:rsidR="00080A0A">
        <w:instrText xml:space="preserve"> ADDIN ZOTERO_ITEM CSL_CITATION {"citationID":"uDlWj72p","properties":{"formattedCitation":"[3], [30], [31], [32]","plainCitation":"[3], [30], [31], [32]","noteIndex":0},"citationItems":[{"id":221,"uris":["http://zotero.org/users/4607708/items/5PZ33S2Y"],"itemData":{"id":221,"type":"article-journal","container-title":"Journal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C."}],"issued":{"date-parts":[["1993"]]}}},{"id":228,"uris":["http://zotero.org/users/4607708/items/3WCLRDIL"],"itemData":{"id":228,"type":"article-journal","container-title":"Journal of Intelligent Material Systems and Structures","page":"108–114","title":"Simplifications and Comparisons of Shape Memory Alloy Constitutive Models","volume":"7","author":[{"family":"Brinson","given":"L. C."},{"family":"Huang","given":"M. S."}],"issued":{"date-parts":[["1996"]]}}},{"id":102,"uris":["http://zotero.org/users/4607708/items/G54IKXZK"],"itemData":{"id":102,"type":"article-journal","container-title":"Computer Methods in Applied Mechanics and Engineering","page":"281–312","title":"Shape-Memory Alloys: Macromodelling and Numerical Simulations of the Superelastic Behavior","volume":"146","author":[{"family":"Auricchio","given":"F."},{"family":"Taylor","given":"R. L."},{"family":"Lubliner","given":"J."}],"issued":{"date-parts":[["1997"]]}}},{"id":105,"uris":["http://zotero.org/users/4607708/items/UL2BPEDP"],"itemData":{"id":105,"type":"article-journal","container-title":"International Journal of Non-Linear Mechanics","issue":"6","page":"1101–1114","title":"A One-Dimensional Model for Superleastic Shape-Memory Alloys With Different Elastic Properties Between Austenite and Martensite","volume":"32","author":[{"family":"Auricchio","given":"F."},{"family":"Sacco","given":"E."}],"issued":{"date-parts":[["1997"]]}}}],"schema":"https://github.com/citation-style-language/schema/raw/master/csl-citation.json"} </w:instrText>
      </w:r>
      <w:r w:rsidR="00B75EF4">
        <w:fldChar w:fldCharType="separate"/>
      </w:r>
      <w:r w:rsidR="00080A0A" w:rsidRPr="00080A0A">
        <w:rPr>
          <w:rFonts w:ascii="Calibri" w:hAnsi="Calibri" w:cs="Calibri"/>
        </w:rPr>
        <w:t>[3], [30], [31], [32]</w:t>
      </w:r>
      <w:r w:rsidR="00B75EF4">
        <w:fldChar w:fldCharType="end"/>
      </w:r>
      <w:r>
        <w:t xml:space="preserve">, or any usability enhancements for more robust data import or export. In particular, we believe seamless integration with NASA tools such as </w:t>
      </w:r>
      <w:r w:rsidR="00B75EF4">
        <w:t>the Shape Memory Materials Database</w:t>
      </w:r>
      <w:r>
        <w:t xml:space="preserve"> would be very enabling to the greater SMA community</w:t>
      </w:r>
      <w:r w:rsidR="00B75EF4">
        <w:t xml:space="preserve"> </w:t>
      </w:r>
      <w:r w:rsidR="00B75EF4">
        <w:fldChar w:fldCharType="begin"/>
      </w:r>
      <w:r w:rsidR="00080A0A">
        <w:instrText xml:space="preserve"> ADDIN ZOTERO_ITEM CSL_CITATION {"citationID":"BG9COTvm","properties":{"formattedCitation":"[11]","plainCitation":"[11]","noteIndex":0},"citationItems":[{"id":3519,"uris":["http://zotero.org/users/4607708/items/NYIMMF5V"],"itemData":{"id":3519,"type":"article-journal","abstract":"A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W."}],"issued":{"date-parts":[["2020"]]}}}],"schema":"https://github.com/citation-style-language/schema/raw/master/csl-citation.json"} </w:instrText>
      </w:r>
      <w:r w:rsidR="00B75EF4">
        <w:fldChar w:fldCharType="separate"/>
      </w:r>
      <w:r w:rsidR="00080A0A" w:rsidRPr="00080A0A">
        <w:rPr>
          <w:rFonts w:ascii="Calibri" w:hAnsi="Calibri" w:cs="Calibri"/>
        </w:rPr>
        <w:t>[11]</w:t>
      </w:r>
      <w:r w:rsidR="00B75EF4">
        <w:fldChar w:fldCharType="end"/>
      </w:r>
      <w:r>
        <w:t>. SMA-REACT aims to reduce the barrier between materials scientists and engineers, and will hopefully enable more widespread adoption of shape memory alloys in engineering applications</w:t>
      </w:r>
      <w:del w:id="1024" w:author="Walgren, Patrick" w:date="2024-06-04T19:40:00Z" w16du:dateUtc="2024-06-04T23:40:00Z">
        <w:r w:rsidDel="00C93B97">
          <w:delText xml:space="preserve">.  </w:delText>
        </w:r>
      </w:del>
      <w:ins w:id="1025" w:author="Walgren, Patrick" w:date="2024-06-04T19:40:00Z" w16du:dateUtc="2024-06-04T23:40:00Z">
        <w:r w:rsidR="00C93B97">
          <w:t xml:space="preserve">. </w:t>
        </w:r>
      </w:ins>
    </w:p>
    <w:p w14:paraId="5ADF74D2" w14:textId="4DFF95F1" w:rsidR="003A006D" w:rsidRDefault="003A006D" w:rsidP="007A7F3B">
      <w:pPr>
        <w:rPr>
          <w:b/>
          <w:bCs/>
        </w:rPr>
      </w:pPr>
      <w:r>
        <w:rPr>
          <w:b/>
          <w:bCs/>
        </w:rPr>
        <w:t>Bibliography</w:t>
      </w:r>
    </w:p>
    <w:p w14:paraId="67E96339" w14:textId="77777777" w:rsidR="00080A0A" w:rsidRPr="00080A0A" w:rsidRDefault="00B75EF4" w:rsidP="00080A0A">
      <w:pPr>
        <w:pStyle w:val="Bibliography"/>
        <w:rPr>
          <w:rFonts w:ascii="Calibri" w:hAnsi="Calibri" w:cs="Calibri"/>
        </w:rPr>
      </w:pPr>
      <w:r>
        <w:fldChar w:fldCharType="begin"/>
      </w:r>
      <w:r w:rsidR="00CD3C41">
        <w:instrText xml:space="preserve"> ADDIN ZOTERO_BIBL {"uncited":[],"omitted":[],"custom":[]} CSL_BIBLIOGRAPHY </w:instrText>
      </w:r>
      <w:r>
        <w:fldChar w:fldCharType="separate"/>
      </w:r>
      <w:r w:rsidR="00080A0A" w:rsidRPr="00080A0A">
        <w:rPr>
          <w:rFonts w:ascii="Calibri" w:hAnsi="Calibri" w:cs="Calibri"/>
        </w:rPr>
        <w:t>[1]</w:t>
      </w:r>
      <w:r w:rsidR="00080A0A" w:rsidRPr="00080A0A">
        <w:rPr>
          <w:rFonts w:ascii="Calibri" w:hAnsi="Calibri" w:cs="Calibri"/>
        </w:rPr>
        <w:tab/>
        <w:t xml:space="preserve">J. M. Jani, M. Leary, A. Subic, and M. A. Gibson, “A review of shape memory alloy research, applications and opportunities,” </w:t>
      </w:r>
      <w:r w:rsidR="00080A0A" w:rsidRPr="00080A0A">
        <w:rPr>
          <w:rFonts w:ascii="Calibri" w:hAnsi="Calibri" w:cs="Calibri"/>
          <w:i/>
          <w:iCs/>
        </w:rPr>
        <w:t>Mater. Des.</w:t>
      </w:r>
      <w:r w:rsidR="00080A0A" w:rsidRPr="00080A0A">
        <w:rPr>
          <w:rFonts w:ascii="Calibri" w:hAnsi="Calibri" w:cs="Calibri"/>
        </w:rPr>
        <w:t xml:space="preserve">, vol. 56, pp. 1078–1113, 2014, </w:t>
      </w:r>
      <w:proofErr w:type="spellStart"/>
      <w:r w:rsidR="00080A0A" w:rsidRPr="00080A0A">
        <w:rPr>
          <w:rFonts w:ascii="Calibri" w:hAnsi="Calibri" w:cs="Calibri"/>
        </w:rPr>
        <w:t>doi</w:t>
      </w:r>
      <w:proofErr w:type="spellEnd"/>
      <w:r w:rsidR="00080A0A" w:rsidRPr="00080A0A">
        <w:rPr>
          <w:rFonts w:ascii="Calibri" w:hAnsi="Calibri" w:cs="Calibri"/>
        </w:rPr>
        <w:t>: 10.1016/j.matdes.2013.11.084.</w:t>
      </w:r>
    </w:p>
    <w:p w14:paraId="7F907398" w14:textId="77777777" w:rsidR="00080A0A" w:rsidRPr="00080A0A" w:rsidRDefault="00080A0A" w:rsidP="00080A0A">
      <w:pPr>
        <w:pStyle w:val="Bibliography"/>
        <w:rPr>
          <w:rFonts w:ascii="Calibri" w:hAnsi="Calibri" w:cs="Calibri"/>
        </w:rPr>
      </w:pPr>
      <w:r w:rsidRPr="00080A0A">
        <w:rPr>
          <w:rFonts w:ascii="Calibri" w:hAnsi="Calibri" w:cs="Calibri"/>
        </w:rPr>
        <w:t>[2]</w:t>
      </w:r>
      <w:r w:rsidRPr="00080A0A">
        <w:rPr>
          <w:rFonts w:ascii="Calibri" w:hAnsi="Calibri" w:cs="Calibri"/>
        </w:rPr>
        <w:tab/>
        <w:t xml:space="preserve">M. </w:t>
      </w:r>
      <w:proofErr w:type="spellStart"/>
      <w:r w:rsidRPr="00080A0A">
        <w:rPr>
          <w:rFonts w:ascii="Calibri" w:hAnsi="Calibri" w:cs="Calibri"/>
        </w:rPr>
        <w:t>Elahinia</w:t>
      </w:r>
      <w:proofErr w:type="spellEnd"/>
      <w:r w:rsidRPr="00080A0A">
        <w:rPr>
          <w:rFonts w:ascii="Calibri" w:hAnsi="Calibri" w:cs="Calibri"/>
        </w:rPr>
        <w:t xml:space="preserve">, M. Nematollahi, K. S. Baghbaderani, A. Nespoli, and F. </w:t>
      </w:r>
      <w:proofErr w:type="spellStart"/>
      <w:r w:rsidRPr="00080A0A">
        <w:rPr>
          <w:rFonts w:ascii="Calibri" w:hAnsi="Calibri" w:cs="Calibri"/>
        </w:rPr>
        <w:t>Stortiero</w:t>
      </w:r>
      <w:proofErr w:type="spellEnd"/>
      <w:r w:rsidRPr="00080A0A">
        <w:rPr>
          <w:rFonts w:ascii="Calibri" w:hAnsi="Calibri" w:cs="Calibri"/>
        </w:rPr>
        <w:t xml:space="preserve">, “Chapter 6 - Manufacturing of shape memory alloys,” in </w:t>
      </w:r>
      <w:r w:rsidRPr="00080A0A">
        <w:rPr>
          <w:rFonts w:ascii="Calibri" w:hAnsi="Calibri" w:cs="Calibri"/>
          <w:i/>
          <w:iCs/>
        </w:rPr>
        <w:t>Shape Memory Alloy Engineering (Second Edition)</w:t>
      </w:r>
      <w:r w:rsidRPr="00080A0A">
        <w:rPr>
          <w:rFonts w:ascii="Calibri" w:hAnsi="Calibri" w:cs="Calibri"/>
        </w:rPr>
        <w:t xml:space="preserve">, A. Concilio, V. Antonucci, F. Auricchio, L. Lecce, and E. Sacco, Eds., Boston: Butterworth-Heinemann, 2021, pp. 165–193. </w:t>
      </w:r>
      <w:proofErr w:type="spellStart"/>
      <w:r w:rsidRPr="00080A0A">
        <w:rPr>
          <w:rFonts w:ascii="Calibri" w:hAnsi="Calibri" w:cs="Calibri"/>
        </w:rPr>
        <w:t>doi</w:t>
      </w:r>
      <w:proofErr w:type="spellEnd"/>
      <w:r w:rsidRPr="00080A0A">
        <w:rPr>
          <w:rFonts w:ascii="Calibri" w:hAnsi="Calibri" w:cs="Calibri"/>
        </w:rPr>
        <w:t>: 10.1016/B978-0-12-819264-1.00006-6.</w:t>
      </w:r>
    </w:p>
    <w:p w14:paraId="63AF9204" w14:textId="77777777" w:rsidR="00080A0A" w:rsidRPr="00080A0A" w:rsidRDefault="00080A0A" w:rsidP="00080A0A">
      <w:pPr>
        <w:pStyle w:val="Bibliography"/>
        <w:rPr>
          <w:rFonts w:ascii="Calibri" w:hAnsi="Calibri" w:cs="Calibri"/>
        </w:rPr>
      </w:pPr>
      <w:r w:rsidRPr="00080A0A">
        <w:rPr>
          <w:rFonts w:ascii="Calibri" w:hAnsi="Calibri" w:cs="Calibri"/>
        </w:rPr>
        <w:t>[3]</w:t>
      </w:r>
      <w:r w:rsidRPr="00080A0A">
        <w:rPr>
          <w:rFonts w:ascii="Calibri" w:hAnsi="Calibri" w:cs="Calibri"/>
        </w:rPr>
        <w:tab/>
        <w:t xml:space="preserve">L. C. Brinson, “One-Dimensional Constitutive Behavior of Shape Memory Alloys: Thermomechanical Derivation with Non-Constant Material Functions and Redefined Martensite Internal Variable,” </w:t>
      </w:r>
      <w:r w:rsidRPr="00080A0A">
        <w:rPr>
          <w:rFonts w:ascii="Calibri" w:hAnsi="Calibri" w:cs="Calibri"/>
          <w:i/>
          <w:iCs/>
        </w:rPr>
        <w:t xml:space="preserve">J. </w:t>
      </w:r>
      <w:proofErr w:type="spellStart"/>
      <w:r w:rsidRPr="00080A0A">
        <w:rPr>
          <w:rFonts w:ascii="Calibri" w:hAnsi="Calibri" w:cs="Calibri"/>
          <w:i/>
          <w:iCs/>
        </w:rPr>
        <w:t>Intell</w:t>
      </w:r>
      <w:proofErr w:type="spellEnd"/>
      <w:r w:rsidRPr="00080A0A">
        <w:rPr>
          <w:rFonts w:ascii="Calibri" w:hAnsi="Calibri" w:cs="Calibri"/>
          <w:i/>
          <w:iCs/>
        </w:rPr>
        <w:t>. Mater. Syst. Struct.</w:t>
      </w:r>
      <w:r w:rsidRPr="00080A0A">
        <w:rPr>
          <w:rFonts w:ascii="Calibri" w:hAnsi="Calibri" w:cs="Calibri"/>
        </w:rPr>
        <w:t>, vol. 4, pp. 229–242, 1993.</w:t>
      </w:r>
    </w:p>
    <w:p w14:paraId="618190C6" w14:textId="77777777" w:rsidR="00080A0A" w:rsidRPr="00080A0A" w:rsidRDefault="00080A0A" w:rsidP="00080A0A">
      <w:pPr>
        <w:pStyle w:val="Bibliography"/>
        <w:rPr>
          <w:rFonts w:ascii="Calibri" w:hAnsi="Calibri" w:cs="Calibri"/>
        </w:rPr>
      </w:pPr>
      <w:r w:rsidRPr="00080A0A">
        <w:rPr>
          <w:rFonts w:ascii="Calibri" w:hAnsi="Calibri" w:cs="Calibri"/>
        </w:rPr>
        <w:t>[4]</w:t>
      </w:r>
      <w:r w:rsidRPr="00080A0A">
        <w:rPr>
          <w:rFonts w:ascii="Calibri" w:hAnsi="Calibri" w:cs="Calibri"/>
        </w:rPr>
        <w:tab/>
        <w:t xml:space="preserve">D. Lagoudas, D. Hartl, Y. </w:t>
      </w:r>
      <w:proofErr w:type="spellStart"/>
      <w:r w:rsidRPr="00080A0A">
        <w:rPr>
          <w:rFonts w:ascii="Calibri" w:hAnsi="Calibri" w:cs="Calibri"/>
        </w:rPr>
        <w:t>Chemisky</w:t>
      </w:r>
      <w:proofErr w:type="spellEnd"/>
      <w:r w:rsidRPr="00080A0A">
        <w:rPr>
          <w:rFonts w:ascii="Calibri" w:hAnsi="Calibri" w:cs="Calibri"/>
        </w:rPr>
        <w:t xml:space="preserve">, L. Machado, and P. Popov, “Constitutive Model for the Numerical Analysis of Phase Transformation in Polycrystalline Shape Memory Alloys,” </w:t>
      </w:r>
      <w:r w:rsidRPr="00080A0A">
        <w:rPr>
          <w:rFonts w:ascii="Calibri" w:hAnsi="Calibri" w:cs="Calibri"/>
          <w:i/>
          <w:iCs/>
        </w:rPr>
        <w:t xml:space="preserve">Int. J. </w:t>
      </w:r>
      <w:proofErr w:type="spellStart"/>
      <w:r w:rsidRPr="00080A0A">
        <w:rPr>
          <w:rFonts w:ascii="Calibri" w:hAnsi="Calibri" w:cs="Calibri"/>
          <w:i/>
          <w:iCs/>
        </w:rPr>
        <w:t>Plast</w:t>
      </w:r>
      <w:proofErr w:type="spellEnd"/>
      <w:r w:rsidRPr="00080A0A">
        <w:rPr>
          <w:rFonts w:ascii="Calibri" w:hAnsi="Calibri" w:cs="Calibri"/>
          <w:i/>
          <w:iCs/>
        </w:rPr>
        <w:t>.</w:t>
      </w:r>
      <w:r w:rsidRPr="00080A0A">
        <w:rPr>
          <w:rFonts w:ascii="Calibri" w:hAnsi="Calibri" w:cs="Calibri"/>
        </w:rPr>
        <w:t>, vol. 32–33, pp. 155–183, 2012.</w:t>
      </w:r>
    </w:p>
    <w:p w14:paraId="429BD64B" w14:textId="77777777" w:rsidR="00080A0A" w:rsidRPr="00080A0A" w:rsidRDefault="00080A0A" w:rsidP="00080A0A">
      <w:pPr>
        <w:pStyle w:val="Bibliography"/>
        <w:rPr>
          <w:rFonts w:ascii="Calibri" w:hAnsi="Calibri" w:cs="Calibri"/>
        </w:rPr>
      </w:pPr>
      <w:r w:rsidRPr="00080A0A">
        <w:rPr>
          <w:rFonts w:ascii="Calibri" w:hAnsi="Calibri" w:cs="Calibri"/>
        </w:rPr>
        <w:t>[5]</w:t>
      </w:r>
      <w:r w:rsidRPr="00080A0A">
        <w:rPr>
          <w:rFonts w:ascii="Calibri" w:hAnsi="Calibri" w:cs="Calibri"/>
        </w:rPr>
        <w:tab/>
        <w:t xml:space="preserve">W. Trehern, R. Ortiz-Ayala, K. C. Atli, R. Arroyave, and I. Karaman, “Data-driven shape memory alloy discovery using Artificial Intelligence Materials Selection (AIMS) framework,” </w:t>
      </w:r>
      <w:r w:rsidRPr="00080A0A">
        <w:rPr>
          <w:rFonts w:ascii="Calibri" w:hAnsi="Calibri" w:cs="Calibri"/>
          <w:i/>
          <w:iCs/>
        </w:rPr>
        <w:t>Acta Mater.</w:t>
      </w:r>
      <w:r w:rsidRPr="00080A0A">
        <w:rPr>
          <w:rFonts w:ascii="Calibri" w:hAnsi="Calibri" w:cs="Calibri"/>
        </w:rPr>
        <w:t xml:space="preserve">, vol. 228, p. 117751, Apr. 2022, </w:t>
      </w:r>
      <w:proofErr w:type="spellStart"/>
      <w:r w:rsidRPr="00080A0A">
        <w:rPr>
          <w:rFonts w:ascii="Calibri" w:hAnsi="Calibri" w:cs="Calibri"/>
        </w:rPr>
        <w:t>doi</w:t>
      </w:r>
      <w:proofErr w:type="spellEnd"/>
      <w:r w:rsidRPr="00080A0A">
        <w:rPr>
          <w:rFonts w:ascii="Calibri" w:hAnsi="Calibri" w:cs="Calibri"/>
        </w:rPr>
        <w:t>: 10.1016/j.actamat.2022.117751.</w:t>
      </w:r>
    </w:p>
    <w:p w14:paraId="6F78D755" w14:textId="77777777" w:rsidR="00080A0A" w:rsidRPr="00080A0A" w:rsidRDefault="00080A0A" w:rsidP="00080A0A">
      <w:pPr>
        <w:pStyle w:val="Bibliography"/>
        <w:rPr>
          <w:rFonts w:ascii="Calibri" w:hAnsi="Calibri" w:cs="Calibri"/>
        </w:rPr>
      </w:pPr>
      <w:r w:rsidRPr="00080A0A">
        <w:rPr>
          <w:rFonts w:ascii="Calibri" w:hAnsi="Calibri" w:cs="Calibri"/>
        </w:rPr>
        <w:t>[6]</w:t>
      </w:r>
      <w:r w:rsidRPr="00080A0A">
        <w:rPr>
          <w:rFonts w:ascii="Calibri" w:hAnsi="Calibri" w:cs="Calibri"/>
        </w:rPr>
        <w:tab/>
        <w:t xml:space="preserve">A. </w:t>
      </w:r>
      <w:proofErr w:type="spellStart"/>
      <w:r w:rsidRPr="00080A0A">
        <w:rPr>
          <w:rFonts w:ascii="Calibri" w:hAnsi="Calibri" w:cs="Calibri"/>
        </w:rPr>
        <w:t>Demblon</w:t>
      </w:r>
      <w:proofErr w:type="spellEnd"/>
      <w:r w:rsidRPr="00080A0A">
        <w:rPr>
          <w:rFonts w:ascii="Calibri" w:hAnsi="Calibri" w:cs="Calibri"/>
        </w:rPr>
        <w:t xml:space="preserve">, J. H. Mabe, and I. Karaman, “Compositional effects on strain-controlled actuation fatigue of </w:t>
      </w:r>
      <w:proofErr w:type="spellStart"/>
      <w:r w:rsidRPr="00080A0A">
        <w:rPr>
          <w:rFonts w:ascii="Calibri" w:hAnsi="Calibri" w:cs="Calibri"/>
        </w:rPr>
        <w:t>NiTiHf</w:t>
      </w:r>
      <w:proofErr w:type="spellEnd"/>
      <w:r w:rsidRPr="00080A0A">
        <w:rPr>
          <w:rFonts w:ascii="Calibri" w:hAnsi="Calibri" w:cs="Calibri"/>
        </w:rPr>
        <w:t xml:space="preserve"> high temperature shape memory alloys,” </w:t>
      </w:r>
      <w:r w:rsidRPr="00080A0A">
        <w:rPr>
          <w:rFonts w:ascii="Calibri" w:hAnsi="Calibri" w:cs="Calibri"/>
          <w:i/>
          <w:iCs/>
        </w:rPr>
        <w:t>Scr. Mater.</w:t>
      </w:r>
      <w:r w:rsidRPr="00080A0A">
        <w:rPr>
          <w:rFonts w:ascii="Calibri" w:hAnsi="Calibri" w:cs="Calibri"/>
        </w:rPr>
        <w:t xml:space="preserve">, vol. 242, p. 115904, Mar. 2024, </w:t>
      </w:r>
      <w:proofErr w:type="spellStart"/>
      <w:r w:rsidRPr="00080A0A">
        <w:rPr>
          <w:rFonts w:ascii="Calibri" w:hAnsi="Calibri" w:cs="Calibri"/>
        </w:rPr>
        <w:t>doi</w:t>
      </w:r>
      <w:proofErr w:type="spellEnd"/>
      <w:r w:rsidRPr="00080A0A">
        <w:rPr>
          <w:rFonts w:ascii="Calibri" w:hAnsi="Calibri" w:cs="Calibri"/>
        </w:rPr>
        <w:t>: 10.1016/j.scriptamat.2023.115904.</w:t>
      </w:r>
    </w:p>
    <w:p w14:paraId="09E9BACA" w14:textId="77777777" w:rsidR="00080A0A" w:rsidRPr="00080A0A" w:rsidRDefault="00080A0A" w:rsidP="00080A0A">
      <w:pPr>
        <w:pStyle w:val="Bibliography"/>
        <w:rPr>
          <w:rFonts w:ascii="Calibri" w:hAnsi="Calibri" w:cs="Calibri"/>
        </w:rPr>
      </w:pPr>
      <w:r w:rsidRPr="00080A0A">
        <w:rPr>
          <w:rFonts w:ascii="Calibri" w:hAnsi="Calibri" w:cs="Calibri"/>
        </w:rPr>
        <w:t>[7]</w:t>
      </w:r>
      <w:r w:rsidRPr="00080A0A">
        <w:rPr>
          <w:rFonts w:ascii="Calibri" w:hAnsi="Calibri" w:cs="Calibri"/>
        </w:rPr>
        <w:tab/>
        <w:t xml:space="preserve">S. J. </w:t>
      </w:r>
      <w:proofErr w:type="spellStart"/>
      <w:r w:rsidRPr="00080A0A">
        <w:rPr>
          <w:rFonts w:ascii="Calibri" w:hAnsi="Calibri" w:cs="Calibri"/>
        </w:rPr>
        <w:t>Honrao</w:t>
      </w:r>
      <w:proofErr w:type="spellEnd"/>
      <w:r w:rsidRPr="00080A0A">
        <w:rPr>
          <w:rFonts w:ascii="Calibri" w:hAnsi="Calibri" w:cs="Calibri"/>
        </w:rPr>
        <w:t xml:space="preserve">, O. </w:t>
      </w:r>
      <w:proofErr w:type="spellStart"/>
      <w:r w:rsidRPr="00080A0A">
        <w:rPr>
          <w:rFonts w:ascii="Calibri" w:hAnsi="Calibri" w:cs="Calibri"/>
        </w:rPr>
        <w:t>Benafan</w:t>
      </w:r>
      <w:proofErr w:type="spellEnd"/>
      <w:r w:rsidRPr="00080A0A">
        <w:rPr>
          <w:rFonts w:ascii="Calibri" w:hAnsi="Calibri" w:cs="Calibri"/>
        </w:rPr>
        <w:t xml:space="preserve">, and J. W. Lawson, “Data-Driven Study of Shape Memory Behavior of Multi-Component Ni–Ti Alloys in Large Compositional and Processing Space,” </w:t>
      </w:r>
      <w:r w:rsidRPr="00080A0A">
        <w:rPr>
          <w:rFonts w:ascii="Calibri" w:hAnsi="Calibri" w:cs="Calibri"/>
          <w:i/>
          <w:iCs/>
        </w:rPr>
        <w:t>Shape Mem. Superelasticity</w:t>
      </w:r>
      <w:r w:rsidRPr="00080A0A">
        <w:rPr>
          <w:rFonts w:ascii="Calibri" w:hAnsi="Calibri" w:cs="Calibri"/>
        </w:rPr>
        <w:t xml:space="preserve">, vol. 9, no. 1, pp. 144–155, Mar. 2023, </w:t>
      </w:r>
      <w:proofErr w:type="spellStart"/>
      <w:r w:rsidRPr="00080A0A">
        <w:rPr>
          <w:rFonts w:ascii="Calibri" w:hAnsi="Calibri" w:cs="Calibri"/>
        </w:rPr>
        <w:t>doi</w:t>
      </w:r>
      <w:proofErr w:type="spellEnd"/>
      <w:r w:rsidRPr="00080A0A">
        <w:rPr>
          <w:rFonts w:ascii="Calibri" w:hAnsi="Calibri" w:cs="Calibri"/>
        </w:rPr>
        <w:t>: 10.1007/s40830-022-00405-x.</w:t>
      </w:r>
    </w:p>
    <w:p w14:paraId="66AF81DD" w14:textId="77777777" w:rsidR="00080A0A" w:rsidRPr="00080A0A" w:rsidRDefault="00080A0A" w:rsidP="00080A0A">
      <w:pPr>
        <w:pStyle w:val="Bibliography"/>
        <w:rPr>
          <w:rFonts w:ascii="Calibri" w:hAnsi="Calibri" w:cs="Calibri"/>
        </w:rPr>
      </w:pPr>
      <w:r w:rsidRPr="00080A0A">
        <w:rPr>
          <w:rFonts w:ascii="Calibri" w:hAnsi="Calibri" w:cs="Calibri"/>
        </w:rPr>
        <w:lastRenderedPageBreak/>
        <w:t>[8]</w:t>
      </w:r>
      <w:r w:rsidRPr="00080A0A">
        <w:rPr>
          <w:rFonts w:ascii="Calibri" w:hAnsi="Calibri" w:cs="Calibri"/>
        </w:rPr>
        <w:tab/>
        <w:t xml:space="preserve">M. C. Kuner, A. A. </w:t>
      </w:r>
      <w:proofErr w:type="spellStart"/>
      <w:r w:rsidRPr="00080A0A">
        <w:rPr>
          <w:rFonts w:ascii="Calibri" w:hAnsi="Calibri" w:cs="Calibri"/>
        </w:rPr>
        <w:t>Karakalas</w:t>
      </w:r>
      <w:proofErr w:type="spellEnd"/>
      <w:r w:rsidRPr="00080A0A">
        <w:rPr>
          <w:rFonts w:ascii="Calibri" w:hAnsi="Calibri" w:cs="Calibri"/>
        </w:rPr>
        <w:t xml:space="preserve">, and D. C. Lagoudas, “ASMADA—A tool for automatic analysis of shape memory alloy thermal cycling data under constant stress,” </w:t>
      </w:r>
      <w:r w:rsidRPr="00080A0A">
        <w:rPr>
          <w:rFonts w:ascii="Calibri" w:hAnsi="Calibri" w:cs="Calibri"/>
          <w:i/>
          <w:iCs/>
        </w:rPr>
        <w:t>Smart Mater. Struct.</w:t>
      </w:r>
      <w:r w:rsidRPr="00080A0A">
        <w:rPr>
          <w:rFonts w:ascii="Calibri" w:hAnsi="Calibri" w:cs="Calibri"/>
        </w:rPr>
        <w:t>, vol. 30, no. 12, p. 125003, 2021.</w:t>
      </w:r>
    </w:p>
    <w:p w14:paraId="7615FB1C" w14:textId="77777777" w:rsidR="00080A0A" w:rsidRPr="00080A0A" w:rsidRDefault="00080A0A" w:rsidP="00080A0A">
      <w:pPr>
        <w:pStyle w:val="Bibliography"/>
        <w:rPr>
          <w:rFonts w:ascii="Calibri" w:hAnsi="Calibri" w:cs="Calibri"/>
        </w:rPr>
      </w:pPr>
      <w:r w:rsidRPr="00080A0A">
        <w:rPr>
          <w:rFonts w:ascii="Calibri" w:hAnsi="Calibri" w:cs="Calibri"/>
        </w:rPr>
        <w:t>[9]</w:t>
      </w:r>
      <w:r w:rsidRPr="00080A0A">
        <w:rPr>
          <w:rFonts w:ascii="Calibri" w:hAnsi="Calibri" w:cs="Calibri"/>
        </w:rPr>
        <w:tab/>
        <w:t>ASTM, “Standard test method for mechanical uniaxial constant force thermal cycling of shape memory alloys,” ASTM International, West Conshohocken, PA, E3097-17, 2017. [Online]. Available: https://www.astm.org/e3097-17.html</w:t>
      </w:r>
    </w:p>
    <w:p w14:paraId="444F5CBB" w14:textId="77777777" w:rsidR="00080A0A" w:rsidRPr="00080A0A" w:rsidRDefault="00080A0A" w:rsidP="00080A0A">
      <w:pPr>
        <w:pStyle w:val="Bibliography"/>
        <w:rPr>
          <w:rFonts w:ascii="Calibri" w:hAnsi="Calibri" w:cs="Calibri"/>
        </w:rPr>
      </w:pPr>
      <w:r w:rsidRPr="00080A0A">
        <w:rPr>
          <w:rFonts w:ascii="Calibri" w:hAnsi="Calibri" w:cs="Calibri"/>
        </w:rPr>
        <w:t>[10]</w:t>
      </w:r>
      <w:r w:rsidRPr="00080A0A">
        <w:rPr>
          <w:rFonts w:ascii="Calibri" w:hAnsi="Calibri" w:cs="Calibri"/>
        </w:rPr>
        <w:tab/>
        <w:t xml:space="preserve">D. E. Nicholson </w:t>
      </w:r>
      <w:r w:rsidRPr="00080A0A">
        <w:rPr>
          <w:rFonts w:ascii="Calibri" w:hAnsi="Calibri" w:cs="Calibri"/>
          <w:i/>
          <w:iCs/>
        </w:rPr>
        <w:t>et al.</w:t>
      </w:r>
      <w:r w:rsidRPr="00080A0A">
        <w:rPr>
          <w:rFonts w:ascii="Calibri" w:hAnsi="Calibri" w:cs="Calibri"/>
        </w:rPr>
        <w:t xml:space="preserve">, “Standardization of Shape Memory Alloys from Material to Actuator,” </w:t>
      </w:r>
      <w:r w:rsidRPr="00080A0A">
        <w:rPr>
          <w:rFonts w:ascii="Calibri" w:hAnsi="Calibri" w:cs="Calibri"/>
          <w:i/>
          <w:iCs/>
        </w:rPr>
        <w:t>Shape Mem. Superelasticity</w:t>
      </w:r>
      <w:r w:rsidRPr="00080A0A">
        <w:rPr>
          <w:rFonts w:ascii="Calibri" w:hAnsi="Calibri" w:cs="Calibri"/>
        </w:rPr>
        <w:t xml:space="preserve">, vol. 9, no. 2, pp. 353–363, Jun. 2023, </w:t>
      </w:r>
      <w:proofErr w:type="spellStart"/>
      <w:r w:rsidRPr="00080A0A">
        <w:rPr>
          <w:rFonts w:ascii="Calibri" w:hAnsi="Calibri" w:cs="Calibri"/>
        </w:rPr>
        <w:t>doi</w:t>
      </w:r>
      <w:proofErr w:type="spellEnd"/>
      <w:r w:rsidRPr="00080A0A">
        <w:rPr>
          <w:rFonts w:ascii="Calibri" w:hAnsi="Calibri" w:cs="Calibri"/>
        </w:rPr>
        <w:t>: 10.1007/s40830-023-00431-3.</w:t>
      </w:r>
    </w:p>
    <w:p w14:paraId="33A539A4" w14:textId="77777777" w:rsidR="00080A0A" w:rsidRPr="00080A0A" w:rsidRDefault="00080A0A" w:rsidP="00080A0A">
      <w:pPr>
        <w:pStyle w:val="Bibliography"/>
        <w:rPr>
          <w:rFonts w:ascii="Calibri" w:hAnsi="Calibri" w:cs="Calibri"/>
        </w:rPr>
      </w:pPr>
      <w:r w:rsidRPr="00080A0A">
        <w:rPr>
          <w:rFonts w:ascii="Calibri" w:hAnsi="Calibri" w:cs="Calibri"/>
        </w:rPr>
        <w:t>[11]</w:t>
      </w:r>
      <w:r w:rsidRPr="00080A0A">
        <w:rPr>
          <w:rFonts w:ascii="Calibri" w:hAnsi="Calibri" w:cs="Calibri"/>
        </w:rPr>
        <w:tab/>
        <w:t xml:space="preserve">O. </w:t>
      </w:r>
      <w:proofErr w:type="spellStart"/>
      <w:r w:rsidRPr="00080A0A">
        <w:rPr>
          <w:rFonts w:ascii="Calibri" w:hAnsi="Calibri" w:cs="Calibri"/>
        </w:rPr>
        <w:t>Benafan</w:t>
      </w:r>
      <w:proofErr w:type="spellEnd"/>
      <w:r w:rsidRPr="00080A0A">
        <w:rPr>
          <w:rFonts w:ascii="Calibri" w:hAnsi="Calibri" w:cs="Calibri"/>
        </w:rPr>
        <w:t xml:space="preserve">, G. S. Bigelow, and A. W. Young, “Shape Memory Materials Database Tool—A Compendium of Functional Data for Shape Memory Materials,” </w:t>
      </w:r>
      <w:r w:rsidRPr="00080A0A">
        <w:rPr>
          <w:rFonts w:ascii="Calibri" w:hAnsi="Calibri" w:cs="Calibri"/>
          <w:i/>
          <w:iCs/>
        </w:rPr>
        <w:t>Adv. Eng. Mater.</w:t>
      </w:r>
      <w:r w:rsidRPr="00080A0A">
        <w:rPr>
          <w:rFonts w:ascii="Calibri" w:hAnsi="Calibri" w:cs="Calibri"/>
        </w:rPr>
        <w:t xml:space="preserve">, vol. 22, no. 7, p. 1901370, 2020, </w:t>
      </w:r>
      <w:proofErr w:type="spellStart"/>
      <w:r w:rsidRPr="00080A0A">
        <w:rPr>
          <w:rFonts w:ascii="Calibri" w:hAnsi="Calibri" w:cs="Calibri"/>
        </w:rPr>
        <w:t>doi</w:t>
      </w:r>
      <w:proofErr w:type="spellEnd"/>
      <w:r w:rsidRPr="00080A0A">
        <w:rPr>
          <w:rFonts w:ascii="Calibri" w:hAnsi="Calibri" w:cs="Calibri"/>
        </w:rPr>
        <w:t>: 10.1002/adem.201901370.</w:t>
      </w:r>
    </w:p>
    <w:p w14:paraId="64A11BE5" w14:textId="77777777" w:rsidR="00080A0A" w:rsidRPr="00080A0A" w:rsidRDefault="00080A0A" w:rsidP="00080A0A">
      <w:pPr>
        <w:pStyle w:val="Bibliography"/>
        <w:rPr>
          <w:rFonts w:ascii="Calibri" w:hAnsi="Calibri" w:cs="Calibri"/>
        </w:rPr>
      </w:pPr>
      <w:r w:rsidRPr="00080A0A">
        <w:rPr>
          <w:rFonts w:ascii="Calibri" w:hAnsi="Calibri" w:cs="Calibri"/>
        </w:rPr>
        <w:t>[12]</w:t>
      </w:r>
      <w:r w:rsidRPr="00080A0A">
        <w:rPr>
          <w:rFonts w:ascii="Calibri" w:hAnsi="Calibri" w:cs="Calibri"/>
        </w:rPr>
        <w:tab/>
        <w:t xml:space="preserve">P. E. Caltagirone and O. </w:t>
      </w:r>
      <w:proofErr w:type="spellStart"/>
      <w:r w:rsidRPr="00080A0A">
        <w:rPr>
          <w:rFonts w:ascii="Calibri" w:hAnsi="Calibri" w:cs="Calibri"/>
        </w:rPr>
        <w:t>Benafan</w:t>
      </w:r>
      <w:proofErr w:type="spellEnd"/>
      <w:r w:rsidRPr="00080A0A">
        <w:rPr>
          <w:rFonts w:ascii="Calibri" w:hAnsi="Calibri" w:cs="Calibri"/>
        </w:rPr>
        <w:t xml:space="preserve">, “Shape Memory Materials Analysis and Research Tool (SM2ART): Finding Data Anomalies and Trends,” </w:t>
      </w:r>
      <w:r w:rsidRPr="00080A0A">
        <w:rPr>
          <w:rFonts w:ascii="Calibri" w:hAnsi="Calibri" w:cs="Calibri"/>
          <w:i/>
          <w:iCs/>
        </w:rPr>
        <w:t>Shape Mem. Superelasticity</w:t>
      </w:r>
      <w:r w:rsidRPr="00080A0A">
        <w:rPr>
          <w:rFonts w:ascii="Calibri" w:hAnsi="Calibri" w:cs="Calibri"/>
        </w:rPr>
        <w:t xml:space="preserve">, Jul. 2023, </w:t>
      </w:r>
      <w:proofErr w:type="spellStart"/>
      <w:r w:rsidRPr="00080A0A">
        <w:rPr>
          <w:rFonts w:ascii="Calibri" w:hAnsi="Calibri" w:cs="Calibri"/>
        </w:rPr>
        <w:t>doi</w:t>
      </w:r>
      <w:proofErr w:type="spellEnd"/>
      <w:r w:rsidRPr="00080A0A">
        <w:rPr>
          <w:rFonts w:ascii="Calibri" w:hAnsi="Calibri" w:cs="Calibri"/>
        </w:rPr>
        <w:t>: 10.1007/s40830-023-00457-7.</w:t>
      </w:r>
    </w:p>
    <w:p w14:paraId="13B81FCC" w14:textId="77777777" w:rsidR="00080A0A" w:rsidRPr="00080A0A" w:rsidRDefault="00080A0A" w:rsidP="00080A0A">
      <w:pPr>
        <w:pStyle w:val="Bibliography"/>
        <w:rPr>
          <w:rFonts w:ascii="Calibri" w:hAnsi="Calibri" w:cs="Calibri"/>
        </w:rPr>
      </w:pPr>
      <w:r w:rsidRPr="00080A0A">
        <w:rPr>
          <w:rFonts w:ascii="Calibri" w:hAnsi="Calibri" w:cs="Calibri"/>
        </w:rPr>
        <w:t>[13]</w:t>
      </w:r>
      <w:r w:rsidRPr="00080A0A">
        <w:rPr>
          <w:rFonts w:ascii="Calibri" w:hAnsi="Calibri" w:cs="Calibri"/>
        </w:rPr>
        <w:tab/>
        <w:t xml:space="preserve">D. Hartl and D. C. Lagoudas, “Characterization and 3–D Modeling of Ni60Ti SMA for Actuation of a Variable Geometry Jet Engine Chevron,” in </w:t>
      </w:r>
      <w:r w:rsidRPr="00080A0A">
        <w:rPr>
          <w:rFonts w:ascii="Calibri" w:hAnsi="Calibri" w:cs="Calibri"/>
          <w:i/>
          <w:iCs/>
        </w:rPr>
        <w:t>Proceedings of SPIE, Smart Structures and Materials</w:t>
      </w:r>
      <w:r w:rsidRPr="00080A0A">
        <w:rPr>
          <w:rFonts w:ascii="Calibri" w:hAnsi="Calibri" w:cs="Calibri"/>
        </w:rPr>
        <w:t>, San Diego, CA, Mar. 2007, pp. 1–12.</w:t>
      </w:r>
    </w:p>
    <w:p w14:paraId="19A89567" w14:textId="77777777" w:rsidR="00080A0A" w:rsidRPr="00080A0A" w:rsidRDefault="00080A0A" w:rsidP="00080A0A">
      <w:pPr>
        <w:pStyle w:val="Bibliography"/>
        <w:rPr>
          <w:rFonts w:ascii="Calibri" w:hAnsi="Calibri" w:cs="Calibri"/>
        </w:rPr>
      </w:pPr>
      <w:r w:rsidRPr="00080A0A">
        <w:rPr>
          <w:rFonts w:ascii="Calibri" w:hAnsi="Calibri" w:cs="Calibri"/>
        </w:rPr>
        <w:t>[14]</w:t>
      </w:r>
      <w:r w:rsidRPr="00080A0A">
        <w:rPr>
          <w:rFonts w:ascii="Calibri" w:hAnsi="Calibri" w:cs="Calibri"/>
        </w:rPr>
        <w:tab/>
        <w:t xml:space="preserve">L. Xu, T. </w:t>
      </w:r>
      <w:proofErr w:type="spellStart"/>
      <w:r w:rsidRPr="00080A0A">
        <w:rPr>
          <w:rFonts w:ascii="Calibri" w:hAnsi="Calibri" w:cs="Calibri"/>
        </w:rPr>
        <w:t>Baxevanis</w:t>
      </w:r>
      <w:proofErr w:type="spellEnd"/>
      <w:r w:rsidRPr="00080A0A">
        <w:rPr>
          <w:rFonts w:ascii="Calibri" w:hAnsi="Calibri" w:cs="Calibri"/>
        </w:rPr>
        <w:t xml:space="preserve">, and D. C. Lagoudas, “A three-dimensional constitutive model for the martensitic transformation in polycrystalline shape memory alloys under large deformation,” </w:t>
      </w:r>
      <w:r w:rsidRPr="00080A0A">
        <w:rPr>
          <w:rFonts w:ascii="Calibri" w:hAnsi="Calibri" w:cs="Calibri"/>
          <w:i/>
          <w:iCs/>
        </w:rPr>
        <w:t>Smart Mater. Struct.</w:t>
      </w:r>
      <w:r w:rsidRPr="00080A0A">
        <w:rPr>
          <w:rFonts w:ascii="Calibri" w:hAnsi="Calibri" w:cs="Calibri"/>
        </w:rPr>
        <w:t xml:space="preserve">, vol. 28, no. 7, p. 074004, Jun. 2019, </w:t>
      </w:r>
      <w:proofErr w:type="spellStart"/>
      <w:r w:rsidRPr="00080A0A">
        <w:rPr>
          <w:rFonts w:ascii="Calibri" w:hAnsi="Calibri" w:cs="Calibri"/>
        </w:rPr>
        <w:t>doi</w:t>
      </w:r>
      <w:proofErr w:type="spellEnd"/>
      <w:r w:rsidRPr="00080A0A">
        <w:rPr>
          <w:rFonts w:ascii="Calibri" w:hAnsi="Calibri" w:cs="Calibri"/>
        </w:rPr>
        <w:t>: 10.1088/1361-665X/ab1acb.</w:t>
      </w:r>
    </w:p>
    <w:p w14:paraId="73783E0C" w14:textId="77777777" w:rsidR="00080A0A" w:rsidRPr="00080A0A" w:rsidRDefault="00080A0A" w:rsidP="00080A0A">
      <w:pPr>
        <w:pStyle w:val="Bibliography"/>
        <w:rPr>
          <w:rFonts w:ascii="Calibri" w:hAnsi="Calibri" w:cs="Calibri"/>
        </w:rPr>
      </w:pPr>
      <w:r w:rsidRPr="00080A0A">
        <w:rPr>
          <w:rFonts w:ascii="Calibri" w:hAnsi="Calibri" w:cs="Calibri"/>
        </w:rPr>
        <w:t>[15]</w:t>
      </w:r>
      <w:r w:rsidRPr="00080A0A">
        <w:rPr>
          <w:rFonts w:ascii="Calibri" w:hAnsi="Calibri" w:cs="Calibri"/>
        </w:rPr>
        <w:tab/>
        <w:t xml:space="preserve">L. Xu, A. </w:t>
      </w:r>
      <w:proofErr w:type="spellStart"/>
      <w:r w:rsidRPr="00080A0A">
        <w:rPr>
          <w:rFonts w:ascii="Calibri" w:hAnsi="Calibri" w:cs="Calibri"/>
        </w:rPr>
        <w:t>Solomou</w:t>
      </w:r>
      <w:proofErr w:type="spellEnd"/>
      <w:r w:rsidRPr="00080A0A">
        <w:rPr>
          <w:rFonts w:ascii="Calibri" w:hAnsi="Calibri" w:cs="Calibri"/>
        </w:rPr>
        <w:t xml:space="preserve">, T. </w:t>
      </w:r>
      <w:proofErr w:type="spellStart"/>
      <w:r w:rsidRPr="00080A0A">
        <w:rPr>
          <w:rFonts w:ascii="Calibri" w:hAnsi="Calibri" w:cs="Calibri"/>
        </w:rPr>
        <w:t>Baxevanis</w:t>
      </w:r>
      <w:proofErr w:type="spellEnd"/>
      <w:r w:rsidRPr="00080A0A">
        <w:rPr>
          <w:rFonts w:ascii="Calibri" w:hAnsi="Calibri" w:cs="Calibri"/>
        </w:rPr>
        <w:t xml:space="preserve">, and D. Lagoudas, “Finite strain constitutive modeling for shape memory alloys considering transformation-induced plasticity and two-way shape memory effect,” </w:t>
      </w:r>
      <w:r w:rsidRPr="00080A0A">
        <w:rPr>
          <w:rFonts w:ascii="Calibri" w:hAnsi="Calibri" w:cs="Calibri"/>
          <w:i/>
          <w:iCs/>
        </w:rPr>
        <w:t>Int. J. Solids Struct.</w:t>
      </w:r>
      <w:r w:rsidRPr="00080A0A">
        <w:rPr>
          <w:rFonts w:ascii="Calibri" w:hAnsi="Calibri" w:cs="Calibri"/>
        </w:rPr>
        <w:t xml:space="preserve">, vol. 221, pp. 42–59, Jun. 2021, </w:t>
      </w:r>
      <w:proofErr w:type="spellStart"/>
      <w:r w:rsidRPr="00080A0A">
        <w:rPr>
          <w:rFonts w:ascii="Calibri" w:hAnsi="Calibri" w:cs="Calibri"/>
        </w:rPr>
        <w:t>doi</w:t>
      </w:r>
      <w:proofErr w:type="spellEnd"/>
      <w:r w:rsidRPr="00080A0A">
        <w:rPr>
          <w:rFonts w:ascii="Calibri" w:hAnsi="Calibri" w:cs="Calibri"/>
        </w:rPr>
        <w:t>: 10.1016/j.ijsolstr.2020.03.009.</w:t>
      </w:r>
    </w:p>
    <w:p w14:paraId="66F143F3" w14:textId="77777777" w:rsidR="00080A0A" w:rsidRPr="00080A0A" w:rsidRDefault="00080A0A" w:rsidP="00080A0A">
      <w:pPr>
        <w:pStyle w:val="Bibliography"/>
        <w:rPr>
          <w:rFonts w:ascii="Calibri" w:hAnsi="Calibri" w:cs="Calibri"/>
        </w:rPr>
      </w:pPr>
      <w:r w:rsidRPr="00080A0A">
        <w:rPr>
          <w:rFonts w:ascii="Calibri" w:hAnsi="Calibri" w:cs="Calibri"/>
        </w:rPr>
        <w:t>[16]</w:t>
      </w:r>
      <w:r w:rsidRPr="00080A0A">
        <w:rPr>
          <w:rFonts w:ascii="Calibri" w:hAnsi="Calibri" w:cs="Calibri"/>
        </w:rPr>
        <w:tab/>
        <w:t xml:space="preserve">G. Scalet, F. Niccoli, C. Garion, P. </w:t>
      </w:r>
      <w:proofErr w:type="spellStart"/>
      <w:r w:rsidRPr="00080A0A">
        <w:rPr>
          <w:rFonts w:ascii="Calibri" w:hAnsi="Calibri" w:cs="Calibri"/>
        </w:rPr>
        <w:t>Chiggiato</w:t>
      </w:r>
      <w:proofErr w:type="spellEnd"/>
      <w:r w:rsidRPr="00080A0A">
        <w:rPr>
          <w:rFonts w:ascii="Calibri" w:hAnsi="Calibri" w:cs="Calibri"/>
        </w:rPr>
        <w:t xml:space="preserve">, C. Maletta, and F. Auricchio, “A three-dimensional phenomenological model for shape memory alloys including two-way shape memory effect and plasticity,” </w:t>
      </w:r>
      <w:r w:rsidRPr="00080A0A">
        <w:rPr>
          <w:rFonts w:ascii="Calibri" w:hAnsi="Calibri" w:cs="Calibri"/>
          <w:i/>
          <w:iCs/>
        </w:rPr>
        <w:t>Mech. Mater.</w:t>
      </w:r>
      <w:r w:rsidRPr="00080A0A">
        <w:rPr>
          <w:rFonts w:ascii="Calibri" w:hAnsi="Calibri" w:cs="Calibri"/>
        </w:rPr>
        <w:t xml:space="preserve">, vol. 136, p. 103085, Sep. 2019, </w:t>
      </w:r>
      <w:proofErr w:type="spellStart"/>
      <w:r w:rsidRPr="00080A0A">
        <w:rPr>
          <w:rFonts w:ascii="Calibri" w:hAnsi="Calibri" w:cs="Calibri"/>
        </w:rPr>
        <w:t>doi</w:t>
      </w:r>
      <w:proofErr w:type="spellEnd"/>
      <w:r w:rsidRPr="00080A0A">
        <w:rPr>
          <w:rFonts w:ascii="Calibri" w:hAnsi="Calibri" w:cs="Calibri"/>
        </w:rPr>
        <w:t>: 10.1016/j.mechmat.2019.103085.</w:t>
      </w:r>
    </w:p>
    <w:p w14:paraId="50C8A934" w14:textId="77777777" w:rsidR="00080A0A" w:rsidRPr="00080A0A" w:rsidRDefault="00080A0A" w:rsidP="00080A0A">
      <w:pPr>
        <w:pStyle w:val="Bibliography"/>
        <w:rPr>
          <w:rFonts w:ascii="Calibri" w:hAnsi="Calibri" w:cs="Calibri"/>
        </w:rPr>
      </w:pPr>
      <w:r w:rsidRPr="00080A0A">
        <w:rPr>
          <w:rFonts w:ascii="Calibri" w:hAnsi="Calibri" w:cs="Calibri"/>
        </w:rPr>
        <w:t>[17]</w:t>
      </w:r>
      <w:r w:rsidRPr="00080A0A">
        <w:rPr>
          <w:rFonts w:ascii="Calibri" w:hAnsi="Calibri" w:cs="Calibri"/>
        </w:rPr>
        <w:tab/>
        <w:t xml:space="preserve">F. Auricchio, A. Coda, A. Reali, and M. Urbano, “SMA Numerical Modeling Versus Experimental Results: Parameter Identification and Model Prediction Capabilities,” </w:t>
      </w:r>
      <w:r w:rsidRPr="00080A0A">
        <w:rPr>
          <w:rFonts w:ascii="Calibri" w:hAnsi="Calibri" w:cs="Calibri"/>
          <w:i/>
          <w:iCs/>
        </w:rPr>
        <w:t>J. Mater. Eng. Perform.</w:t>
      </w:r>
      <w:r w:rsidRPr="00080A0A">
        <w:rPr>
          <w:rFonts w:ascii="Calibri" w:hAnsi="Calibri" w:cs="Calibri"/>
        </w:rPr>
        <w:t xml:space="preserve">, vol. 18, no. 5, pp. 649–654, Aug. 2009, </w:t>
      </w:r>
      <w:proofErr w:type="spellStart"/>
      <w:r w:rsidRPr="00080A0A">
        <w:rPr>
          <w:rFonts w:ascii="Calibri" w:hAnsi="Calibri" w:cs="Calibri"/>
        </w:rPr>
        <w:t>doi</w:t>
      </w:r>
      <w:proofErr w:type="spellEnd"/>
      <w:r w:rsidRPr="00080A0A">
        <w:rPr>
          <w:rFonts w:ascii="Calibri" w:hAnsi="Calibri" w:cs="Calibri"/>
        </w:rPr>
        <w:t>: 10.1007/s11665-009-9409-7.</w:t>
      </w:r>
    </w:p>
    <w:p w14:paraId="3D100742" w14:textId="77777777" w:rsidR="00080A0A" w:rsidRPr="00080A0A" w:rsidRDefault="00080A0A" w:rsidP="00080A0A">
      <w:pPr>
        <w:pStyle w:val="Bibliography"/>
        <w:rPr>
          <w:rFonts w:ascii="Calibri" w:hAnsi="Calibri" w:cs="Calibri"/>
        </w:rPr>
      </w:pPr>
      <w:r w:rsidRPr="00080A0A">
        <w:rPr>
          <w:rFonts w:ascii="Calibri" w:hAnsi="Calibri" w:cs="Calibri"/>
        </w:rPr>
        <w:t>[18]</w:t>
      </w:r>
      <w:r w:rsidRPr="00080A0A">
        <w:rPr>
          <w:rFonts w:ascii="Calibri" w:hAnsi="Calibri" w:cs="Calibri"/>
        </w:rPr>
        <w:tab/>
        <w:t xml:space="preserve">D. J. Hartl and D. C. Lagoudas, “Thermomechanical Characterization of Shape Memory Alloy Materials,” in </w:t>
      </w:r>
      <w:r w:rsidRPr="00080A0A">
        <w:rPr>
          <w:rFonts w:ascii="Calibri" w:hAnsi="Calibri" w:cs="Calibri"/>
          <w:i/>
          <w:iCs/>
        </w:rPr>
        <w:t>Shape Memory Alloys: Modeling and Engineering Applications</w:t>
      </w:r>
      <w:r w:rsidRPr="00080A0A">
        <w:rPr>
          <w:rFonts w:ascii="Calibri" w:hAnsi="Calibri" w:cs="Calibri"/>
        </w:rPr>
        <w:t>, D. C. Lagoudas, Ed., New York: Springer-Verlag, 2008.</w:t>
      </w:r>
    </w:p>
    <w:p w14:paraId="2AF340E0" w14:textId="77777777" w:rsidR="00080A0A" w:rsidRPr="00080A0A" w:rsidRDefault="00080A0A" w:rsidP="00080A0A">
      <w:pPr>
        <w:pStyle w:val="Bibliography"/>
        <w:rPr>
          <w:rFonts w:ascii="Calibri" w:hAnsi="Calibri" w:cs="Calibri"/>
        </w:rPr>
      </w:pPr>
      <w:r w:rsidRPr="00080A0A">
        <w:rPr>
          <w:rFonts w:ascii="Calibri" w:hAnsi="Calibri" w:cs="Calibri"/>
        </w:rPr>
        <w:t>[19]</w:t>
      </w:r>
      <w:r w:rsidRPr="00080A0A">
        <w:rPr>
          <w:rFonts w:ascii="Calibri" w:hAnsi="Calibri" w:cs="Calibri"/>
        </w:rPr>
        <w:tab/>
        <w:t xml:space="preserve">D. Whitten and D. Hartl, “Iterative calibration of a shape memory alloy constitutive model from 1D and 2D data using optimization methods,” in </w:t>
      </w:r>
      <w:r w:rsidRPr="00080A0A">
        <w:rPr>
          <w:rFonts w:ascii="Calibri" w:hAnsi="Calibri" w:cs="Calibri"/>
          <w:i/>
          <w:iCs/>
        </w:rPr>
        <w:t>Behavior and Mechanics of Multifunctional Materials and Composites 2014</w:t>
      </w:r>
      <w:r w:rsidRPr="00080A0A">
        <w:rPr>
          <w:rFonts w:ascii="Calibri" w:hAnsi="Calibri" w:cs="Calibri"/>
        </w:rPr>
        <w:t>, SPIE, 2014, pp. 21–31.</w:t>
      </w:r>
    </w:p>
    <w:p w14:paraId="510C994E" w14:textId="77777777" w:rsidR="00080A0A" w:rsidRPr="00080A0A" w:rsidRDefault="00080A0A" w:rsidP="00080A0A">
      <w:pPr>
        <w:pStyle w:val="Bibliography"/>
        <w:rPr>
          <w:rFonts w:ascii="Calibri" w:hAnsi="Calibri" w:cs="Calibri"/>
        </w:rPr>
      </w:pPr>
      <w:r w:rsidRPr="00080A0A">
        <w:rPr>
          <w:rFonts w:ascii="Calibri" w:hAnsi="Calibri" w:cs="Calibri"/>
        </w:rPr>
        <w:t>[20]</w:t>
      </w:r>
      <w:r w:rsidRPr="00080A0A">
        <w:rPr>
          <w:rFonts w:ascii="Calibri" w:hAnsi="Calibri" w:cs="Calibri"/>
        </w:rPr>
        <w:tab/>
        <w:t xml:space="preserve">P. B. C. Leal and M. A. Savi, “Shape memory alloy-based mechanism for aeronautical application: Theory, optimization and experiment,” </w:t>
      </w:r>
      <w:proofErr w:type="spellStart"/>
      <w:r w:rsidRPr="00080A0A">
        <w:rPr>
          <w:rFonts w:ascii="Calibri" w:hAnsi="Calibri" w:cs="Calibri"/>
          <w:i/>
          <w:iCs/>
        </w:rPr>
        <w:t>Aerosp</w:t>
      </w:r>
      <w:proofErr w:type="spellEnd"/>
      <w:r w:rsidRPr="00080A0A">
        <w:rPr>
          <w:rFonts w:ascii="Calibri" w:hAnsi="Calibri" w:cs="Calibri"/>
          <w:i/>
          <w:iCs/>
        </w:rPr>
        <w:t>. Sci. Technol.</w:t>
      </w:r>
      <w:r w:rsidRPr="00080A0A">
        <w:rPr>
          <w:rFonts w:ascii="Calibri" w:hAnsi="Calibri" w:cs="Calibri"/>
        </w:rPr>
        <w:t xml:space="preserve">, vol. 76, pp. 155–163, May 2018, </w:t>
      </w:r>
      <w:proofErr w:type="spellStart"/>
      <w:r w:rsidRPr="00080A0A">
        <w:rPr>
          <w:rFonts w:ascii="Calibri" w:hAnsi="Calibri" w:cs="Calibri"/>
        </w:rPr>
        <w:t>doi</w:t>
      </w:r>
      <w:proofErr w:type="spellEnd"/>
      <w:r w:rsidRPr="00080A0A">
        <w:rPr>
          <w:rFonts w:ascii="Calibri" w:hAnsi="Calibri" w:cs="Calibri"/>
        </w:rPr>
        <w:t>: 10.1016/j.ast.2018.02.010.</w:t>
      </w:r>
    </w:p>
    <w:p w14:paraId="6B622D8F" w14:textId="77777777" w:rsidR="00080A0A" w:rsidRPr="00080A0A" w:rsidRDefault="00080A0A" w:rsidP="00080A0A">
      <w:pPr>
        <w:pStyle w:val="Bibliography"/>
        <w:rPr>
          <w:rFonts w:ascii="Calibri" w:hAnsi="Calibri" w:cs="Calibri"/>
        </w:rPr>
      </w:pPr>
      <w:r w:rsidRPr="00080A0A">
        <w:rPr>
          <w:rFonts w:ascii="Calibri" w:hAnsi="Calibri" w:cs="Calibri"/>
        </w:rPr>
        <w:t>[21]</w:t>
      </w:r>
      <w:r w:rsidRPr="00080A0A">
        <w:rPr>
          <w:rFonts w:ascii="Calibri" w:hAnsi="Calibri" w:cs="Calibri"/>
        </w:rPr>
        <w:tab/>
        <w:t xml:space="preserve">P. Walgren </w:t>
      </w:r>
      <w:r w:rsidRPr="00080A0A">
        <w:rPr>
          <w:rFonts w:ascii="Calibri" w:hAnsi="Calibri" w:cs="Calibri"/>
          <w:i/>
          <w:iCs/>
        </w:rPr>
        <w:t>et al.</w:t>
      </w:r>
      <w:r w:rsidRPr="00080A0A">
        <w:rPr>
          <w:rFonts w:ascii="Calibri" w:hAnsi="Calibri" w:cs="Calibri"/>
        </w:rPr>
        <w:t xml:space="preserve">, “Development and Testing of a Shape Memory Alloy-Driven Composite Morphing Radiator,” </w:t>
      </w:r>
      <w:r w:rsidRPr="00080A0A">
        <w:rPr>
          <w:rFonts w:ascii="Calibri" w:hAnsi="Calibri" w:cs="Calibri"/>
          <w:i/>
          <w:iCs/>
        </w:rPr>
        <w:t>Shape Mem. Superelasticity</w:t>
      </w:r>
      <w:r w:rsidRPr="00080A0A">
        <w:rPr>
          <w:rFonts w:ascii="Calibri" w:hAnsi="Calibri" w:cs="Calibri"/>
        </w:rPr>
        <w:t xml:space="preserve">, pp. 1–10, Jan. 2018, </w:t>
      </w:r>
      <w:proofErr w:type="spellStart"/>
      <w:r w:rsidRPr="00080A0A">
        <w:rPr>
          <w:rFonts w:ascii="Calibri" w:hAnsi="Calibri" w:cs="Calibri"/>
        </w:rPr>
        <w:t>doi</w:t>
      </w:r>
      <w:proofErr w:type="spellEnd"/>
      <w:r w:rsidRPr="00080A0A">
        <w:rPr>
          <w:rFonts w:ascii="Calibri" w:hAnsi="Calibri" w:cs="Calibri"/>
        </w:rPr>
        <w:t>: 10.1007/s40830-018-0147-2.</w:t>
      </w:r>
    </w:p>
    <w:p w14:paraId="307ABA31" w14:textId="77777777" w:rsidR="00080A0A" w:rsidRPr="00080A0A" w:rsidRDefault="00080A0A" w:rsidP="00080A0A">
      <w:pPr>
        <w:pStyle w:val="Bibliography"/>
        <w:rPr>
          <w:rFonts w:ascii="Calibri" w:hAnsi="Calibri" w:cs="Calibri"/>
        </w:rPr>
      </w:pPr>
      <w:r w:rsidRPr="00080A0A">
        <w:rPr>
          <w:rFonts w:ascii="Calibri" w:hAnsi="Calibri" w:cs="Calibri"/>
        </w:rPr>
        <w:t>[22]</w:t>
      </w:r>
      <w:r w:rsidRPr="00080A0A">
        <w:rPr>
          <w:rFonts w:ascii="Calibri" w:hAnsi="Calibri" w:cs="Calibri"/>
        </w:rPr>
        <w:tab/>
        <w:t xml:space="preserve">P. Walgren, S. Nevin, and D. Hartl, “Design, experimental demonstration, and validation of a composite morphing space radiator,” </w:t>
      </w:r>
      <w:r w:rsidRPr="00080A0A">
        <w:rPr>
          <w:rFonts w:ascii="Calibri" w:hAnsi="Calibri" w:cs="Calibri"/>
          <w:i/>
          <w:iCs/>
        </w:rPr>
        <w:t>J. Compos. Mater.</w:t>
      </w:r>
      <w:r w:rsidRPr="00080A0A">
        <w:rPr>
          <w:rFonts w:ascii="Calibri" w:hAnsi="Calibri" w:cs="Calibri"/>
        </w:rPr>
        <w:t xml:space="preserve">, p. 00219983221144499, Dec. 2022, </w:t>
      </w:r>
      <w:proofErr w:type="spellStart"/>
      <w:r w:rsidRPr="00080A0A">
        <w:rPr>
          <w:rFonts w:ascii="Calibri" w:hAnsi="Calibri" w:cs="Calibri"/>
        </w:rPr>
        <w:t>doi</w:t>
      </w:r>
      <w:proofErr w:type="spellEnd"/>
      <w:r w:rsidRPr="00080A0A">
        <w:rPr>
          <w:rFonts w:ascii="Calibri" w:hAnsi="Calibri" w:cs="Calibri"/>
        </w:rPr>
        <w:t>: 10.1177/00219983221144499.</w:t>
      </w:r>
    </w:p>
    <w:p w14:paraId="6F45AB5C" w14:textId="77777777" w:rsidR="00080A0A" w:rsidRPr="00080A0A" w:rsidRDefault="00080A0A" w:rsidP="00080A0A">
      <w:pPr>
        <w:pStyle w:val="Bibliography"/>
        <w:rPr>
          <w:rFonts w:ascii="Calibri" w:hAnsi="Calibri" w:cs="Calibri"/>
        </w:rPr>
      </w:pPr>
      <w:r w:rsidRPr="00080A0A">
        <w:rPr>
          <w:rFonts w:ascii="Calibri" w:hAnsi="Calibri" w:cs="Calibri"/>
        </w:rPr>
        <w:t>[23]</w:t>
      </w:r>
      <w:r w:rsidRPr="00080A0A">
        <w:rPr>
          <w:rFonts w:ascii="Calibri" w:hAnsi="Calibri" w:cs="Calibri"/>
        </w:rPr>
        <w:tab/>
        <w:t xml:space="preserve">K. Deb, A. Pratap, S. Agarwal, and T. </w:t>
      </w:r>
      <w:proofErr w:type="spellStart"/>
      <w:r w:rsidRPr="00080A0A">
        <w:rPr>
          <w:rFonts w:ascii="Calibri" w:hAnsi="Calibri" w:cs="Calibri"/>
        </w:rPr>
        <w:t>Meyarivan</w:t>
      </w:r>
      <w:proofErr w:type="spellEnd"/>
      <w:r w:rsidRPr="00080A0A">
        <w:rPr>
          <w:rFonts w:ascii="Calibri" w:hAnsi="Calibri" w:cs="Calibri"/>
        </w:rPr>
        <w:t xml:space="preserve">, “A fast and elitist </w:t>
      </w:r>
      <w:proofErr w:type="spellStart"/>
      <w:r w:rsidRPr="00080A0A">
        <w:rPr>
          <w:rFonts w:ascii="Calibri" w:hAnsi="Calibri" w:cs="Calibri"/>
        </w:rPr>
        <w:t>multiobjective</w:t>
      </w:r>
      <w:proofErr w:type="spellEnd"/>
      <w:r w:rsidRPr="00080A0A">
        <w:rPr>
          <w:rFonts w:ascii="Calibri" w:hAnsi="Calibri" w:cs="Calibri"/>
        </w:rPr>
        <w:t xml:space="preserve"> genetic algorithm: NSGA-II,” </w:t>
      </w:r>
      <w:r w:rsidRPr="00080A0A">
        <w:rPr>
          <w:rFonts w:ascii="Calibri" w:hAnsi="Calibri" w:cs="Calibri"/>
          <w:i/>
          <w:iCs/>
        </w:rPr>
        <w:t xml:space="preserve">IEEE Trans. </w:t>
      </w:r>
      <w:proofErr w:type="spellStart"/>
      <w:r w:rsidRPr="00080A0A">
        <w:rPr>
          <w:rFonts w:ascii="Calibri" w:hAnsi="Calibri" w:cs="Calibri"/>
          <w:i/>
          <w:iCs/>
        </w:rPr>
        <w:t>Evol</w:t>
      </w:r>
      <w:proofErr w:type="spellEnd"/>
      <w:r w:rsidRPr="00080A0A">
        <w:rPr>
          <w:rFonts w:ascii="Calibri" w:hAnsi="Calibri" w:cs="Calibri"/>
          <w:i/>
          <w:iCs/>
        </w:rPr>
        <w:t xml:space="preserve">. </w:t>
      </w:r>
      <w:proofErr w:type="spellStart"/>
      <w:r w:rsidRPr="00080A0A">
        <w:rPr>
          <w:rFonts w:ascii="Calibri" w:hAnsi="Calibri" w:cs="Calibri"/>
          <w:i/>
          <w:iCs/>
        </w:rPr>
        <w:t>Comput</w:t>
      </w:r>
      <w:proofErr w:type="spellEnd"/>
      <w:r w:rsidRPr="00080A0A">
        <w:rPr>
          <w:rFonts w:ascii="Calibri" w:hAnsi="Calibri" w:cs="Calibri"/>
          <w:i/>
          <w:iCs/>
        </w:rPr>
        <w:t>.</w:t>
      </w:r>
      <w:r w:rsidRPr="00080A0A">
        <w:rPr>
          <w:rFonts w:ascii="Calibri" w:hAnsi="Calibri" w:cs="Calibri"/>
        </w:rPr>
        <w:t>, vol. 6, no. 2, pp. 182–197, 2002.</w:t>
      </w:r>
    </w:p>
    <w:p w14:paraId="5ECBE626" w14:textId="77777777" w:rsidR="00080A0A" w:rsidRPr="00080A0A" w:rsidRDefault="00080A0A" w:rsidP="00080A0A">
      <w:pPr>
        <w:pStyle w:val="Bibliography"/>
        <w:rPr>
          <w:rFonts w:ascii="Calibri" w:hAnsi="Calibri" w:cs="Calibri"/>
        </w:rPr>
      </w:pPr>
      <w:r w:rsidRPr="00080A0A">
        <w:rPr>
          <w:rFonts w:ascii="Calibri" w:hAnsi="Calibri" w:cs="Calibri"/>
        </w:rPr>
        <w:t>[24]</w:t>
      </w:r>
      <w:r w:rsidRPr="00080A0A">
        <w:rPr>
          <w:rFonts w:ascii="Calibri" w:hAnsi="Calibri" w:cs="Calibri"/>
        </w:rPr>
        <w:tab/>
        <w:t xml:space="preserve">F.-A. Fortin, F.-M. D. Rainville, M.-A. Gardner, M. Parizeau, and C. </w:t>
      </w:r>
      <w:proofErr w:type="spellStart"/>
      <w:r w:rsidRPr="00080A0A">
        <w:rPr>
          <w:rFonts w:ascii="Calibri" w:hAnsi="Calibri" w:cs="Calibri"/>
        </w:rPr>
        <w:t>Gagné</w:t>
      </w:r>
      <w:proofErr w:type="spellEnd"/>
      <w:r w:rsidRPr="00080A0A">
        <w:rPr>
          <w:rFonts w:ascii="Calibri" w:hAnsi="Calibri" w:cs="Calibri"/>
        </w:rPr>
        <w:t xml:space="preserve">, “DEAP: Evolutionary Algorithms Made Easy,” </w:t>
      </w:r>
      <w:r w:rsidRPr="00080A0A">
        <w:rPr>
          <w:rFonts w:ascii="Calibri" w:hAnsi="Calibri" w:cs="Calibri"/>
          <w:i/>
          <w:iCs/>
        </w:rPr>
        <w:t>J. Mach. Learn. Res.</w:t>
      </w:r>
      <w:r w:rsidRPr="00080A0A">
        <w:rPr>
          <w:rFonts w:ascii="Calibri" w:hAnsi="Calibri" w:cs="Calibri"/>
        </w:rPr>
        <w:t>, vol. 13, pp. 2171–2175, Jul. 2012.</w:t>
      </w:r>
    </w:p>
    <w:p w14:paraId="4F493837" w14:textId="77777777" w:rsidR="00080A0A" w:rsidRPr="00080A0A" w:rsidRDefault="00080A0A" w:rsidP="00080A0A">
      <w:pPr>
        <w:pStyle w:val="Bibliography"/>
        <w:rPr>
          <w:rFonts w:ascii="Calibri" w:hAnsi="Calibri" w:cs="Calibri"/>
        </w:rPr>
      </w:pPr>
      <w:r w:rsidRPr="00080A0A">
        <w:rPr>
          <w:rFonts w:ascii="Calibri" w:hAnsi="Calibri" w:cs="Calibri"/>
        </w:rPr>
        <w:lastRenderedPageBreak/>
        <w:t>[25]</w:t>
      </w:r>
      <w:r w:rsidRPr="00080A0A">
        <w:rPr>
          <w:rFonts w:ascii="Calibri" w:hAnsi="Calibri" w:cs="Calibri"/>
        </w:rPr>
        <w:tab/>
        <w:t xml:space="preserve">P. Virtanen </w:t>
      </w:r>
      <w:r w:rsidRPr="00080A0A">
        <w:rPr>
          <w:rFonts w:ascii="Calibri" w:hAnsi="Calibri" w:cs="Calibri"/>
          <w:i/>
          <w:iCs/>
        </w:rPr>
        <w:t>et al.</w:t>
      </w:r>
      <w:r w:rsidRPr="00080A0A">
        <w:rPr>
          <w:rFonts w:ascii="Calibri" w:hAnsi="Calibri" w:cs="Calibri"/>
        </w:rPr>
        <w:t xml:space="preserve">, “SciPy 1.0: fundamental algorithms for scientific computing in Python,” </w:t>
      </w:r>
      <w:r w:rsidRPr="00080A0A">
        <w:rPr>
          <w:rFonts w:ascii="Calibri" w:hAnsi="Calibri" w:cs="Calibri"/>
          <w:i/>
          <w:iCs/>
        </w:rPr>
        <w:t>Nat. Methods</w:t>
      </w:r>
      <w:r w:rsidRPr="00080A0A">
        <w:rPr>
          <w:rFonts w:ascii="Calibri" w:hAnsi="Calibri" w:cs="Calibri"/>
        </w:rPr>
        <w:t xml:space="preserve">, vol. 17, no. 3, pp. 261–272, Mar. 2020, </w:t>
      </w:r>
      <w:proofErr w:type="spellStart"/>
      <w:r w:rsidRPr="00080A0A">
        <w:rPr>
          <w:rFonts w:ascii="Calibri" w:hAnsi="Calibri" w:cs="Calibri"/>
        </w:rPr>
        <w:t>doi</w:t>
      </w:r>
      <w:proofErr w:type="spellEnd"/>
      <w:r w:rsidRPr="00080A0A">
        <w:rPr>
          <w:rFonts w:ascii="Calibri" w:hAnsi="Calibri" w:cs="Calibri"/>
        </w:rPr>
        <w:t>: 10.1038/s41592-019-0686-2.</w:t>
      </w:r>
    </w:p>
    <w:p w14:paraId="46FE6BD9" w14:textId="77777777" w:rsidR="00080A0A" w:rsidRPr="00080A0A" w:rsidRDefault="00080A0A" w:rsidP="00080A0A">
      <w:pPr>
        <w:pStyle w:val="Bibliography"/>
        <w:rPr>
          <w:rFonts w:ascii="Calibri" w:hAnsi="Calibri" w:cs="Calibri"/>
        </w:rPr>
      </w:pPr>
      <w:r w:rsidRPr="00080A0A">
        <w:rPr>
          <w:rFonts w:ascii="Calibri" w:hAnsi="Calibri" w:cs="Calibri"/>
        </w:rPr>
        <w:t>[26]</w:t>
      </w:r>
      <w:r w:rsidRPr="00080A0A">
        <w:rPr>
          <w:rFonts w:ascii="Calibri" w:hAnsi="Calibri" w:cs="Calibri"/>
        </w:rPr>
        <w:tab/>
        <w:t xml:space="preserve">G. S. Bigelow, A. Garg, O. </w:t>
      </w:r>
      <w:proofErr w:type="spellStart"/>
      <w:r w:rsidRPr="00080A0A">
        <w:rPr>
          <w:rFonts w:ascii="Calibri" w:hAnsi="Calibri" w:cs="Calibri"/>
        </w:rPr>
        <w:t>Benafan</w:t>
      </w:r>
      <w:proofErr w:type="spellEnd"/>
      <w:r w:rsidRPr="00080A0A">
        <w:rPr>
          <w:rFonts w:ascii="Calibri" w:hAnsi="Calibri" w:cs="Calibri"/>
        </w:rPr>
        <w:t xml:space="preserve">, R. D. </w:t>
      </w:r>
      <w:proofErr w:type="spellStart"/>
      <w:r w:rsidRPr="00080A0A">
        <w:rPr>
          <w:rFonts w:ascii="Calibri" w:hAnsi="Calibri" w:cs="Calibri"/>
        </w:rPr>
        <w:t>Noebe</w:t>
      </w:r>
      <w:proofErr w:type="spellEnd"/>
      <w:r w:rsidRPr="00080A0A">
        <w:rPr>
          <w:rFonts w:ascii="Calibri" w:hAnsi="Calibri" w:cs="Calibri"/>
        </w:rPr>
        <w:t xml:space="preserve">, S. A. Padula, and D. J. Gaydosh, “Development and testing of a Ni50.5Ti27.2Hf22.3 high temperature shape memory alloy,” </w:t>
      </w:r>
      <w:r w:rsidRPr="00080A0A">
        <w:rPr>
          <w:rFonts w:ascii="Calibri" w:hAnsi="Calibri" w:cs="Calibri"/>
          <w:i/>
          <w:iCs/>
        </w:rPr>
        <w:t>Materialia</w:t>
      </w:r>
      <w:r w:rsidRPr="00080A0A">
        <w:rPr>
          <w:rFonts w:ascii="Calibri" w:hAnsi="Calibri" w:cs="Calibri"/>
        </w:rPr>
        <w:t xml:space="preserve">, vol. 21, p. 101297, Mar. 2022, </w:t>
      </w:r>
      <w:proofErr w:type="spellStart"/>
      <w:r w:rsidRPr="00080A0A">
        <w:rPr>
          <w:rFonts w:ascii="Calibri" w:hAnsi="Calibri" w:cs="Calibri"/>
        </w:rPr>
        <w:t>doi</w:t>
      </w:r>
      <w:proofErr w:type="spellEnd"/>
      <w:r w:rsidRPr="00080A0A">
        <w:rPr>
          <w:rFonts w:ascii="Calibri" w:hAnsi="Calibri" w:cs="Calibri"/>
        </w:rPr>
        <w:t>: 10.1016/j.mtla.2021.101297.</w:t>
      </w:r>
    </w:p>
    <w:p w14:paraId="297C43D1" w14:textId="77777777" w:rsidR="00080A0A" w:rsidRPr="00080A0A" w:rsidRDefault="00080A0A" w:rsidP="00080A0A">
      <w:pPr>
        <w:pStyle w:val="Bibliography"/>
        <w:rPr>
          <w:rFonts w:ascii="Calibri" w:hAnsi="Calibri" w:cs="Calibri"/>
        </w:rPr>
      </w:pPr>
      <w:r w:rsidRPr="00080A0A">
        <w:rPr>
          <w:rFonts w:ascii="Calibri" w:hAnsi="Calibri" w:cs="Calibri"/>
        </w:rPr>
        <w:t>[27]</w:t>
      </w:r>
      <w:r w:rsidRPr="00080A0A">
        <w:rPr>
          <w:rFonts w:ascii="Calibri" w:hAnsi="Calibri" w:cs="Calibri"/>
        </w:rPr>
        <w:tab/>
        <w:t xml:space="preserve">O. </w:t>
      </w:r>
      <w:proofErr w:type="spellStart"/>
      <w:r w:rsidRPr="00080A0A">
        <w:rPr>
          <w:rFonts w:ascii="Calibri" w:hAnsi="Calibri" w:cs="Calibri"/>
        </w:rPr>
        <w:t>Benafan</w:t>
      </w:r>
      <w:proofErr w:type="spellEnd"/>
      <w:r w:rsidRPr="00080A0A">
        <w:rPr>
          <w:rFonts w:ascii="Calibri" w:hAnsi="Calibri" w:cs="Calibri"/>
        </w:rPr>
        <w:t xml:space="preserve">, G. S. Bigelow, A. Garg, R. D. </w:t>
      </w:r>
      <w:proofErr w:type="spellStart"/>
      <w:r w:rsidRPr="00080A0A">
        <w:rPr>
          <w:rFonts w:ascii="Calibri" w:hAnsi="Calibri" w:cs="Calibri"/>
        </w:rPr>
        <w:t>Noebe</w:t>
      </w:r>
      <w:proofErr w:type="spellEnd"/>
      <w:r w:rsidRPr="00080A0A">
        <w:rPr>
          <w:rFonts w:ascii="Calibri" w:hAnsi="Calibri" w:cs="Calibri"/>
        </w:rPr>
        <w:t xml:space="preserve">, D. J. Gaydosh, and R. B. Rogers, “Processing and Scalability of </w:t>
      </w:r>
      <w:proofErr w:type="spellStart"/>
      <w:r w:rsidRPr="00080A0A">
        <w:rPr>
          <w:rFonts w:ascii="Calibri" w:hAnsi="Calibri" w:cs="Calibri"/>
        </w:rPr>
        <w:t>NiTiHf</w:t>
      </w:r>
      <w:proofErr w:type="spellEnd"/>
      <w:r w:rsidRPr="00080A0A">
        <w:rPr>
          <w:rFonts w:ascii="Calibri" w:hAnsi="Calibri" w:cs="Calibri"/>
        </w:rPr>
        <w:t xml:space="preserve"> High-Temperature Shape Memory Alloys,” </w:t>
      </w:r>
      <w:r w:rsidRPr="00080A0A">
        <w:rPr>
          <w:rFonts w:ascii="Calibri" w:hAnsi="Calibri" w:cs="Calibri"/>
          <w:i/>
          <w:iCs/>
        </w:rPr>
        <w:t>Shape Mem. Superelasticity</w:t>
      </w:r>
      <w:r w:rsidRPr="00080A0A">
        <w:rPr>
          <w:rFonts w:ascii="Calibri" w:hAnsi="Calibri" w:cs="Calibri"/>
        </w:rPr>
        <w:t xml:space="preserve">, vol. 7, no. 1, pp. 109–165, Mar. 2021, </w:t>
      </w:r>
      <w:proofErr w:type="spellStart"/>
      <w:r w:rsidRPr="00080A0A">
        <w:rPr>
          <w:rFonts w:ascii="Calibri" w:hAnsi="Calibri" w:cs="Calibri"/>
        </w:rPr>
        <w:t>doi</w:t>
      </w:r>
      <w:proofErr w:type="spellEnd"/>
      <w:r w:rsidRPr="00080A0A">
        <w:rPr>
          <w:rFonts w:ascii="Calibri" w:hAnsi="Calibri" w:cs="Calibri"/>
        </w:rPr>
        <w:t>: 10.1007/s40830-020-00306-x.</w:t>
      </w:r>
    </w:p>
    <w:p w14:paraId="1F42768E" w14:textId="77777777" w:rsidR="00080A0A" w:rsidRPr="00080A0A" w:rsidRDefault="00080A0A" w:rsidP="00080A0A">
      <w:pPr>
        <w:pStyle w:val="Bibliography"/>
        <w:rPr>
          <w:rFonts w:ascii="Calibri" w:hAnsi="Calibri" w:cs="Calibri"/>
        </w:rPr>
      </w:pPr>
      <w:r w:rsidRPr="00080A0A">
        <w:rPr>
          <w:rFonts w:ascii="Calibri" w:hAnsi="Calibri" w:cs="Calibri"/>
        </w:rPr>
        <w:t>[28]</w:t>
      </w:r>
      <w:r w:rsidRPr="00080A0A">
        <w:rPr>
          <w:rFonts w:ascii="Calibri" w:hAnsi="Calibri" w:cs="Calibri"/>
        </w:rPr>
        <w:tab/>
        <w:t xml:space="preserve">B. </w:t>
      </w:r>
      <w:proofErr w:type="spellStart"/>
      <w:r w:rsidRPr="00080A0A">
        <w:rPr>
          <w:rFonts w:ascii="Calibri" w:hAnsi="Calibri" w:cs="Calibri"/>
        </w:rPr>
        <w:t>Kockar</w:t>
      </w:r>
      <w:proofErr w:type="spellEnd"/>
      <w:r w:rsidRPr="00080A0A">
        <w:rPr>
          <w:rFonts w:ascii="Calibri" w:hAnsi="Calibri" w:cs="Calibri"/>
        </w:rPr>
        <w:t xml:space="preserve">, I. Karaman, J. I. Kim, and Y. </w:t>
      </w:r>
      <w:proofErr w:type="spellStart"/>
      <w:r w:rsidRPr="00080A0A">
        <w:rPr>
          <w:rFonts w:ascii="Calibri" w:hAnsi="Calibri" w:cs="Calibri"/>
        </w:rPr>
        <w:t>Chumlyakov</w:t>
      </w:r>
      <w:proofErr w:type="spellEnd"/>
      <w:r w:rsidRPr="00080A0A">
        <w:rPr>
          <w:rFonts w:ascii="Calibri" w:hAnsi="Calibri" w:cs="Calibri"/>
        </w:rPr>
        <w:t xml:space="preserve">, “A method to enhance cyclic reversibility of </w:t>
      </w:r>
      <w:proofErr w:type="spellStart"/>
      <w:r w:rsidRPr="00080A0A">
        <w:rPr>
          <w:rFonts w:ascii="Calibri" w:hAnsi="Calibri" w:cs="Calibri"/>
        </w:rPr>
        <w:t>NiTiHf</w:t>
      </w:r>
      <w:proofErr w:type="spellEnd"/>
      <w:r w:rsidRPr="00080A0A">
        <w:rPr>
          <w:rFonts w:ascii="Calibri" w:hAnsi="Calibri" w:cs="Calibri"/>
        </w:rPr>
        <w:t xml:space="preserve"> high temperature shape memory alloys,” </w:t>
      </w:r>
      <w:r w:rsidRPr="00080A0A">
        <w:rPr>
          <w:rFonts w:ascii="Calibri" w:hAnsi="Calibri" w:cs="Calibri"/>
          <w:i/>
          <w:iCs/>
        </w:rPr>
        <w:t>Acta Mater.</w:t>
      </w:r>
      <w:r w:rsidRPr="00080A0A">
        <w:rPr>
          <w:rFonts w:ascii="Calibri" w:hAnsi="Calibri" w:cs="Calibri"/>
        </w:rPr>
        <w:t>, vol. 54, no. 12, pp. 2203–2208, 2006.</w:t>
      </w:r>
    </w:p>
    <w:p w14:paraId="53CADFF4" w14:textId="77777777" w:rsidR="00080A0A" w:rsidRPr="00080A0A" w:rsidRDefault="00080A0A" w:rsidP="00080A0A">
      <w:pPr>
        <w:pStyle w:val="Bibliography"/>
        <w:rPr>
          <w:rFonts w:ascii="Calibri" w:hAnsi="Calibri" w:cs="Calibri"/>
        </w:rPr>
      </w:pPr>
      <w:r w:rsidRPr="00080A0A">
        <w:rPr>
          <w:rFonts w:ascii="Calibri" w:hAnsi="Calibri" w:cs="Calibri"/>
        </w:rPr>
        <w:t>[29]</w:t>
      </w:r>
      <w:r w:rsidRPr="00080A0A">
        <w:rPr>
          <w:rFonts w:ascii="Calibri" w:hAnsi="Calibri" w:cs="Calibri"/>
        </w:rPr>
        <w:tab/>
        <w:t xml:space="preserve">P. B. C. Leal, M. Cabral-Seanez, V. B. Baliga, D. L. Altshuler, and D. J. Hartl, “Phase transformation-driven artificial muscle mimics the multifunctionality of avian wing muscle,” </w:t>
      </w:r>
      <w:r w:rsidRPr="00080A0A">
        <w:rPr>
          <w:rFonts w:ascii="Calibri" w:hAnsi="Calibri" w:cs="Calibri"/>
          <w:i/>
          <w:iCs/>
        </w:rPr>
        <w:t>J. R. Soc. Interface</w:t>
      </w:r>
      <w:r w:rsidRPr="00080A0A">
        <w:rPr>
          <w:rFonts w:ascii="Calibri" w:hAnsi="Calibri" w:cs="Calibri"/>
        </w:rPr>
        <w:t xml:space="preserve">, vol. 18, no. 184, p. 20201042, Nov. 2021, </w:t>
      </w:r>
      <w:proofErr w:type="spellStart"/>
      <w:r w:rsidRPr="00080A0A">
        <w:rPr>
          <w:rFonts w:ascii="Calibri" w:hAnsi="Calibri" w:cs="Calibri"/>
        </w:rPr>
        <w:t>doi</w:t>
      </w:r>
      <w:proofErr w:type="spellEnd"/>
      <w:r w:rsidRPr="00080A0A">
        <w:rPr>
          <w:rFonts w:ascii="Calibri" w:hAnsi="Calibri" w:cs="Calibri"/>
        </w:rPr>
        <w:t>: 10.1098/rsif.2020.1042.</w:t>
      </w:r>
    </w:p>
    <w:p w14:paraId="28FE8097" w14:textId="77777777" w:rsidR="00080A0A" w:rsidRPr="00080A0A" w:rsidRDefault="00080A0A" w:rsidP="00080A0A">
      <w:pPr>
        <w:pStyle w:val="Bibliography"/>
        <w:rPr>
          <w:rFonts w:ascii="Calibri" w:hAnsi="Calibri" w:cs="Calibri"/>
        </w:rPr>
      </w:pPr>
      <w:r w:rsidRPr="00080A0A">
        <w:rPr>
          <w:rFonts w:ascii="Calibri" w:hAnsi="Calibri" w:cs="Calibri"/>
        </w:rPr>
        <w:t>[30]</w:t>
      </w:r>
      <w:r w:rsidRPr="00080A0A">
        <w:rPr>
          <w:rFonts w:ascii="Calibri" w:hAnsi="Calibri" w:cs="Calibri"/>
        </w:rPr>
        <w:tab/>
        <w:t xml:space="preserve">L. C. Brinson and M. S. Huang, “Simplifications and Comparisons of Shape Memory Alloy Constitutive Models,” </w:t>
      </w:r>
      <w:r w:rsidRPr="00080A0A">
        <w:rPr>
          <w:rFonts w:ascii="Calibri" w:hAnsi="Calibri" w:cs="Calibri"/>
          <w:i/>
          <w:iCs/>
        </w:rPr>
        <w:t xml:space="preserve">J. </w:t>
      </w:r>
      <w:proofErr w:type="spellStart"/>
      <w:r w:rsidRPr="00080A0A">
        <w:rPr>
          <w:rFonts w:ascii="Calibri" w:hAnsi="Calibri" w:cs="Calibri"/>
          <w:i/>
          <w:iCs/>
        </w:rPr>
        <w:t>Intell</w:t>
      </w:r>
      <w:proofErr w:type="spellEnd"/>
      <w:r w:rsidRPr="00080A0A">
        <w:rPr>
          <w:rFonts w:ascii="Calibri" w:hAnsi="Calibri" w:cs="Calibri"/>
          <w:i/>
          <w:iCs/>
        </w:rPr>
        <w:t>. Mater. Syst. Struct.</w:t>
      </w:r>
      <w:r w:rsidRPr="00080A0A">
        <w:rPr>
          <w:rFonts w:ascii="Calibri" w:hAnsi="Calibri" w:cs="Calibri"/>
        </w:rPr>
        <w:t>, vol. 7, pp. 108–114, 1996.</w:t>
      </w:r>
    </w:p>
    <w:p w14:paraId="4697D861" w14:textId="77777777" w:rsidR="00080A0A" w:rsidRPr="00080A0A" w:rsidRDefault="00080A0A" w:rsidP="00080A0A">
      <w:pPr>
        <w:pStyle w:val="Bibliography"/>
        <w:rPr>
          <w:rFonts w:ascii="Calibri" w:hAnsi="Calibri" w:cs="Calibri"/>
        </w:rPr>
      </w:pPr>
      <w:r w:rsidRPr="00080A0A">
        <w:rPr>
          <w:rFonts w:ascii="Calibri" w:hAnsi="Calibri" w:cs="Calibri"/>
        </w:rPr>
        <w:t>[31]</w:t>
      </w:r>
      <w:r w:rsidRPr="00080A0A">
        <w:rPr>
          <w:rFonts w:ascii="Calibri" w:hAnsi="Calibri" w:cs="Calibri"/>
        </w:rPr>
        <w:tab/>
        <w:t xml:space="preserve">F. Auricchio, R. L. Taylor, and J. Lubliner, “Shape-Memory Alloys: </w:t>
      </w:r>
      <w:proofErr w:type="spellStart"/>
      <w:r w:rsidRPr="00080A0A">
        <w:rPr>
          <w:rFonts w:ascii="Calibri" w:hAnsi="Calibri" w:cs="Calibri"/>
        </w:rPr>
        <w:t>Macromodelling</w:t>
      </w:r>
      <w:proofErr w:type="spellEnd"/>
      <w:r w:rsidRPr="00080A0A">
        <w:rPr>
          <w:rFonts w:ascii="Calibri" w:hAnsi="Calibri" w:cs="Calibri"/>
        </w:rPr>
        <w:t xml:space="preserve"> and Numerical Simulations of the Superelastic Behavior,” </w:t>
      </w:r>
      <w:proofErr w:type="spellStart"/>
      <w:r w:rsidRPr="00080A0A">
        <w:rPr>
          <w:rFonts w:ascii="Calibri" w:hAnsi="Calibri" w:cs="Calibri"/>
          <w:i/>
          <w:iCs/>
        </w:rPr>
        <w:t>Comput</w:t>
      </w:r>
      <w:proofErr w:type="spellEnd"/>
      <w:r w:rsidRPr="00080A0A">
        <w:rPr>
          <w:rFonts w:ascii="Calibri" w:hAnsi="Calibri" w:cs="Calibri"/>
          <w:i/>
          <w:iCs/>
        </w:rPr>
        <w:t>. Methods Appl. Mech. Eng.</w:t>
      </w:r>
      <w:r w:rsidRPr="00080A0A">
        <w:rPr>
          <w:rFonts w:ascii="Calibri" w:hAnsi="Calibri" w:cs="Calibri"/>
        </w:rPr>
        <w:t>, vol. 146, pp. 281–312, 1997.</w:t>
      </w:r>
    </w:p>
    <w:p w14:paraId="4A54CB91" w14:textId="77777777" w:rsidR="00080A0A" w:rsidRPr="00080A0A" w:rsidRDefault="00080A0A" w:rsidP="00080A0A">
      <w:pPr>
        <w:pStyle w:val="Bibliography"/>
        <w:rPr>
          <w:rFonts w:ascii="Calibri" w:hAnsi="Calibri" w:cs="Calibri"/>
        </w:rPr>
      </w:pPr>
      <w:r w:rsidRPr="00080A0A">
        <w:rPr>
          <w:rFonts w:ascii="Calibri" w:hAnsi="Calibri" w:cs="Calibri"/>
        </w:rPr>
        <w:t>[32]</w:t>
      </w:r>
      <w:r w:rsidRPr="00080A0A">
        <w:rPr>
          <w:rFonts w:ascii="Calibri" w:hAnsi="Calibri" w:cs="Calibri"/>
        </w:rPr>
        <w:tab/>
        <w:t xml:space="preserve">F. Auricchio and E. Sacco, “A One-Dimensional Model for </w:t>
      </w:r>
      <w:proofErr w:type="spellStart"/>
      <w:r w:rsidRPr="00080A0A">
        <w:rPr>
          <w:rFonts w:ascii="Calibri" w:hAnsi="Calibri" w:cs="Calibri"/>
        </w:rPr>
        <w:t>Superleastic</w:t>
      </w:r>
      <w:proofErr w:type="spellEnd"/>
      <w:r w:rsidRPr="00080A0A">
        <w:rPr>
          <w:rFonts w:ascii="Calibri" w:hAnsi="Calibri" w:cs="Calibri"/>
        </w:rPr>
        <w:t xml:space="preserve"> Shape-Memory Alloys </w:t>
      </w:r>
      <w:proofErr w:type="gramStart"/>
      <w:r w:rsidRPr="00080A0A">
        <w:rPr>
          <w:rFonts w:ascii="Calibri" w:hAnsi="Calibri" w:cs="Calibri"/>
        </w:rPr>
        <w:t>With</w:t>
      </w:r>
      <w:proofErr w:type="gramEnd"/>
      <w:r w:rsidRPr="00080A0A">
        <w:rPr>
          <w:rFonts w:ascii="Calibri" w:hAnsi="Calibri" w:cs="Calibri"/>
        </w:rPr>
        <w:t xml:space="preserve"> Different Elastic Properties Between Austenite and Martensite,” </w:t>
      </w:r>
      <w:r w:rsidRPr="00080A0A">
        <w:rPr>
          <w:rFonts w:ascii="Calibri" w:hAnsi="Calibri" w:cs="Calibri"/>
          <w:i/>
          <w:iCs/>
        </w:rPr>
        <w:t>Int. J. Non-Linear Mech.</w:t>
      </w:r>
      <w:r w:rsidRPr="00080A0A">
        <w:rPr>
          <w:rFonts w:ascii="Calibri" w:hAnsi="Calibri" w:cs="Calibri"/>
        </w:rPr>
        <w:t>, vol. 32, no. 6, pp. 1101–1114, 1997.</w:t>
      </w:r>
    </w:p>
    <w:p w14:paraId="58B2B7B7" w14:textId="6BC44904" w:rsidR="003A006D" w:rsidRPr="003A006D" w:rsidRDefault="00B75EF4" w:rsidP="007A7F3B">
      <w:r>
        <w:fldChar w:fldCharType="end"/>
      </w:r>
    </w:p>
    <w:sectPr w:rsidR="003A006D" w:rsidRPr="003A006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32" w:author="Walgren, Patrick" w:date="2024-04-24T18:49:00Z" w:initials="PW">
    <w:p w14:paraId="1F1DFC31" w14:textId="4CA80E41" w:rsidR="00274948" w:rsidRDefault="00274948">
      <w:pPr>
        <w:pStyle w:val="CommentText"/>
      </w:pPr>
      <w:r>
        <w:rPr>
          <w:rStyle w:val="CommentReference"/>
        </w:rPr>
        <w:annotationRef/>
      </w:r>
      <w:r>
        <w:t>Maybe add: Recently, significant momentum towards standardizing SMA test methods and exploring the full composition – processing – property space has collected/been undertaken/can be seen.</w:t>
      </w:r>
    </w:p>
  </w:comment>
  <w:comment w:id="151" w:author="Mingear, Jacob Lee" w:date="2024-06-19T08:56:00Z" w:initials="JM">
    <w:p w14:paraId="18002DA1" w14:textId="77777777" w:rsidR="009F5961" w:rsidRDefault="009F5961" w:rsidP="009F5961">
      <w:pPr>
        <w:pStyle w:val="CommentText"/>
      </w:pPr>
      <w:r>
        <w:rPr>
          <w:rStyle w:val="CommentReference"/>
        </w:rPr>
        <w:annotationRef/>
      </w:r>
      <w:hyperlink r:id="rId1" w:history="1">
        <w:r w:rsidRPr="00B86473">
          <w:rPr>
            <w:rStyle w:val="Hyperlink"/>
          </w:rPr>
          <w:t>https://onlinelibrary.wiley.com/doi/full/10.1002/adem.201901370</w:t>
        </w:r>
      </w:hyperlink>
    </w:p>
  </w:comment>
  <w:comment w:id="175" w:author="Walgren, Patrick" w:date="2024-04-15T08:19:00Z" w:initials="PW">
    <w:p w14:paraId="2FBEB589" w14:textId="77777777" w:rsidR="0067283A" w:rsidRDefault="0067283A" w:rsidP="0067283A">
      <w:pPr>
        <w:pStyle w:val="CommentText"/>
      </w:pPr>
      <w:r>
        <w:rPr>
          <w:rStyle w:val="CommentReference"/>
        </w:rPr>
        <w:annotationRef/>
      </w:r>
      <w:r>
        <w:t>Add a better opening sentence here. Something that outlines two main deficiencies with the community development.</w:t>
      </w:r>
    </w:p>
  </w:comment>
  <w:comment w:id="176" w:author="Walgren, Patrick" w:date="2024-04-15T08:24:00Z" w:initials="PW">
    <w:p w14:paraId="424717AB" w14:textId="77777777" w:rsidR="0067283A" w:rsidRDefault="0067283A" w:rsidP="0067283A">
      <w:pPr>
        <w:pStyle w:val="CommentText"/>
      </w:pPr>
      <w:r>
        <w:rPr>
          <w:rStyle w:val="CommentReference"/>
        </w:rPr>
        <w:annotationRef/>
      </w:r>
      <w:r>
        <w:t>Just highlight the two stages in which SMA-REACT contributes.</w:t>
      </w:r>
    </w:p>
  </w:comment>
  <w:comment w:id="179" w:author="Walgren, Patrick" w:date="2024-04-15T08:27:00Z" w:initials="PW">
    <w:p w14:paraId="3E045942" w14:textId="11B03BF4" w:rsidR="00F70303" w:rsidRDefault="00F70303">
      <w:pPr>
        <w:pStyle w:val="CommentText"/>
      </w:pPr>
      <w:r>
        <w:rPr>
          <w:rStyle w:val="CommentReference"/>
        </w:rPr>
        <w:annotationRef/>
      </w:r>
      <w:r>
        <w:t>Need to mention in here the tools for material model calibration -&gt; Abaqus superelastic (Aurrichio), etc.</w:t>
      </w:r>
    </w:p>
  </w:comment>
  <w:comment w:id="192" w:author="Walgren, Patrick" w:date="2024-04-15T08:33:00Z" w:initials="PW">
    <w:p w14:paraId="072DF69D" w14:textId="77777777" w:rsidR="00274948" w:rsidRDefault="00274948" w:rsidP="00274948">
      <w:pPr>
        <w:pStyle w:val="CommentText"/>
      </w:pPr>
      <w:r>
        <w:rPr>
          <w:rStyle w:val="CommentReference"/>
        </w:rPr>
        <w:annotationRef/>
      </w:r>
      <w:r>
        <w:t xml:space="preserve">Combine this paragraph with the one above. </w:t>
      </w:r>
    </w:p>
  </w:comment>
  <w:comment w:id="196" w:author="Walgren, Patrick" w:date="2024-04-15T08:27:00Z" w:initials="PW">
    <w:p w14:paraId="30F8CA6C" w14:textId="3ABDEA95" w:rsidR="00F70303" w:rsidRDefault="00F70303">
      <w:pPr>
        <w:pStyle w:val="CommentText"/>
      </w:pPr>
      <w:r>
        <w:rPr>
          <w:rStyle w:val="CommentReference"/>
        </w:rPr>
        <w:annotationRef/>
      </w:r>
      <w:r>
        <w:t xml:space="preserve">Highlight for actuator cycles. </w:t>
      </w:r>
    </w:p>
  </w:comment>
  <w:comment w:id="197" w:author="Mingear, Jacob Lee" w:date="2024-06-19T09:46:00Z" w:initials="JM">
    <w:p w14:paraId="75FC632B" w14:textId="77777777" w:rsidR="00434006" w:rsidRDefault="00434006" w:rsidP="00434006">
      <w:pPr>
        <w:pStyle w:val="CommentText"/>
      </w:pPr>
      <w:r>
        <w:rPr>
          <w:rStyle w:val="CommentReference"/>
        </w:rPr>
        <w:annotationRef/>
      </w:r>
      <w:r>
        <w:t>I don’t get it</w:t>
      </w:r>
    </w:p>
  </w:comment>
  <w:comment w:id="203" w:author="Walgren, Patrick" w:date="2024-04-15T08:19:00Z" w:initials="PW">
    <w:p w14:paraId="24B03085" w14:textId="29D24AA0" w:rsidR="009528D9" w:rsidRDefault="009528D9">
      <w:pPr>
        <w:pStyle w:val="CommentText"/>
      </w:pPr>
      <w:r>
        <w:rPr>
          <w:rStyle w:val="CommentReference"/>
        </w:rPr>
        <w:annotationRef/>
      </w:r>
      <w:r>
        <w:t>Add a better opening sentence here. Something that outlines two main deficiencies with the community development.</w:t>
      </w:r>
    </w:p>
  </w:comment>
  <w:comment w:id="204" w:author="Walgren, Patrick" w:date="2024-04-15T08:24:00Z" w:initials="PW">
    <w:p w14:paraId="0CC8A691" w14:textId="219CB6E2" w:rsidR="00EF4389" w:rsidRDefault="00EF4389">
      <w:pPr>
        <w:pStyle w:val="CommentText"/>
      </w:pPr>
      <w:r>
        <w:rPr>
          <w:rStyle w:val="CommentReference"/>
        </w:rPr>
        <w:annotationRef/>
      </w:r>
      <w:r>
        <w:t>Just highlight the two stages in which SMA-REACT contributes.</w:t>
      </w:r>
    </w:p>
  </w:comment>
  <w:comment w:id="225" w:author="Walgren, Patrick" w:date="2024-06-04T20:11:00Z" w:initials="WP">
    <w:p w14:paraId="4370B128" w14:textId="03052DA6" w:rsidR="008D2F4F" w:rsidRDefault="008D2F4F">
      <w:pPr>
        <w:pStyle w:val="CommentText"/>
      </w:pPr>
      <w:r>
        <w:rPr>
          <w:rStyle w:val="CommentReference"/>
        </w:rPr>
        <w:annotationRef/>
      </w:r>
      <w:r>
        <w:t>Should we just change pre-processing to processing? Pre-processing is a modeler-centric way to look at it (it’s actually post-processing from an experimental POV).</w:t>
      </w:r>
    </w:p>
  </w:comment>
  <w:comment w:id="226" w:author="Mingear, Jacob Lee" w:date="2024-06-19T09:47:00Z" w:initials="JM">
    <w:p w14:paraId="6F27E458" w14:textId="77777777" w:rsidR="00434006" w:rsidRDefault="00434006" w:rsidP="00434006">
      <w:pPr>
        <w:pStyle w:val="CommentText"/>
      </w:pPr>
      <w:r>
        <w:rPr>
          <w:rStyle w:val="CommentReference"/>
        </w:rPr>
        <w:annotationRef/>
      </w:r>
      <w:r>
        <w:t>Lol good points. sure</w:t>
      </w:r>
    </w:p>
  </w:comment>
  <w:comment w:id="228" w:author="Walgren, Patrick" w:date="2024-04-15T08:34:00Z" w:initials="PW">
    <w:p w14:paraId="2803CE5A" w14:textId="39B22ED0" w:rsidR="00F70303" w:rsidRDefault="00F70303">
      <w:pPr>
        <w:pStyle w:val="CommentText"/>
      </w:pPr>
      <w:r>
        <w:rPr>
          <w:rStyle w:val="CommentReference"/>
        </w:rPr>
        <w:annotationRef/>
      </w:r>
      <w:r>
        <w:t xml:space="preserve">Combine this with the paragraph above (and below). </w:t>
      </w:r>
    </w:p>
  </w:comment>
  <w:comment w:id="241" w:author="Walgren, Patrick" w:date="2024-04-24T18:53:00Z" w:initials="PW">
    <w:p w14:paraId="2C496E9D" w14:textId="77777777" w:rsidR="009C2BEC" w:rsidRDefault="009C2BEC">
      <w:pPr>
        <w:pStyle w:val="CommentText"/>
      </w:pPr>
      <w:r>
        <w:rPr>
          <w:rStyle w:val="CommentReference"/>
        </w:rPr>
        <w:annotationRef/>
      </w:r>
      <w:r>
        <w:t>Add citations on the radiator/pedro’s work/etc. here .</w:t>
      </w:r>
    </w:p>
    <w:p w14:paraId="7FB21AB1" w14:textId="6BEEC5C0" w:rsidR="009C2BEC" w:rsidRDefault="009C2BEC">
      <w:pPr>
        <w:pStyle w:val="CommentText"/>
      </w:pPr>
    </w:p>
  </w:comment>
  <w:comment w:id="267" w:author="Walgren, Patrick" w:date="2024-08-28T14:42:00Z" w:initials="PW">
    <w:p w14:paraId="0A390011" w14:textId="692642F1" w:rsidR="00843709" w:rsidRDefault="00843709">
      <w:pPr>
        <w:pStyle w:val="CommentText"/>
      </w:pPr>
      <w:r>
        <w:rPr>
          <w:rStyle w:val="CommentReference"/>
        </w:rPr>
        <w:annotationRef/>
      </w:r>
      <w:r>
        <w:t>Probably make this a footnote.</w:t>
      </w:r>
    </w:p>
  </w:comment>
  <w:comment w:id="279" w:author="Walgren, Patrick" w:date="2024-04-15T08:58:00Z" w:initials="PW">
    <w:p w14:paraId="2D1C884C" w14:textId="58487E4D" w:rsidR="00870A17" w:rsidRDefault="00870A17">
      <w:pPr>
        <w:pStyle w:val="CommentText"/>
      </w:pPr>
      <w:r>
        <w:rPr>
          <w:rStyle w:val="CommentReference"/>
        </w:rPr>
        <w:annotationRef/>
      </w:r>
      <w:r>
        <w:t xml:space="preserve">This isn’t as much method description but additional background. Maybe trim it and then put it in the introduction. </w:t>
      </w:r>
    </w:p>
  </w:comment>
  <w:comment w:id="281" w:author="Walgren, Patrick" w:date="2024-06-04T20:17:00Z" w:initials="WP">
    <w:p w14:paraId="18893428" w14:textId="77777777" w:rsidR="00442DFC" w:rsidRDefault="00442DFC" w:rsidP="00442DFC">
      <w:pPr>
        <w:pStyle w:val="CommentText"/>
      </w:pPr>
      <w:r>
        <w:rPr>
          <w:rStyle w:val="CommentReference"/>
        </w:rPr>
        <w:annotationRef/>
      </w:r>
      <w:r>
        <w:t xml:space="preserve">This is almost a topic sentence. Combine this one with the original topic sentence and collapse this paragraph a little bit. </w:t>
      </w:r>
    </w:p>
  </w:comment>
  <w:comment w:id="290" w:author="Walgren, Patrick" w:date="2024-06-04T20:21:00Z" w:initials="WP">
    <w:p w14:paraId="061E730A" w14:textId="2E38FCC4" w:rsidR="000C2720" w:rsidRDefault="000C2720">
      <w:pPr>
        <w:pStyle w:val="CommentText"/>
      </w:pPr>
      <w:r>
        <w:rPr>
          <w:rStyle w:val="CommentReference"/>
        </w:rPr>
        <w:annotationRef/>
      </w:r>
      <w:r>
        <w:t>I might be able to delete this entire paragraph.</w:t>
      </w:r>
    </w:p>
  </w:comment>
  <w:comment w:id="302" w:author="Walgren, Patrick" w:date="2024-06-04T20:17:00Z" w:initials="WP">
    <w:p w14:paraId="24CE23C2" w14:textId="11CD5FFA" w:rsidR="00FC331D" w:rsidRDefault="00FC331D">
      <w:pPr>
        <w:pStyle w:val="CommentText"/>
      </w:pPr>
      <w:r>
        <w:rPr>
          <w:rStyle w:val="CommentReference"/>
        </w:rPr>
        <w:annotationRef/>
      </w:r>
      <w:r>
        <w:t xml:space="preserve">This is almost a topic sentence. Combine this one with the original topic sentence and collapse this paragraph a little bit. </w:t>
      </w:r>
    </w:p>
  </w:comment>
  <w:comment w:id="315" w:author="Walgren, Patrick" w:date="2024-04-24T18:53:00Z" w:initials="PW">
    <w:p w14:paraId="7B351A9F" w14:textId="77777777" w:rsidR="008D5234" w:rsidRDefault="008D5234" w:rsidP="008D5234">
      <w:pPr>
        <w:pStyle w:val="CommentText"/>
      </w:pPr>
      <w:r>
        <w:rPr>
          <w:rStyle w:val="CommentReference"/>
        </w:rPr>
        <w:annotationRef/>
      </w:r>
      <w:r>
        <w:t>Add citations on the radiator/</w:t>
      </w:r>
      <w:r>
        <w:t xml:space="preserve">pedro’s work/etc. </w:t>
      </w:r>
      <w:r>
        <w:t>here .</w:t>
      </w:r>
    </w:p>
    <w:p w14:paraId="3F4B5028" w14:textId="77777777" w:rsidR="008D5234" w:rsidRDefault="008D5234" w:rsidP="008D5234">
      <w:pPr>
        <w:pStyle w:val="CommentText"/>
      </w:pPr>
    </w:p>
  </w:comment>
  <w:comment w:id="332" w:author="Walgren, Patrick" w:date="2024-06-18T19:55:00Z" w:initials="PW">
    <w:p w14:paraId="07F7002D" w14:textId="79264506" w:rsidR="00442DFC" w:rsidRDefault="00442DFC">
      <w:pPr>
        <w:pStyle w:val="CommentText"/>
      </w:pPr>
      <w:r>
        <w:rPr>
          <w:rStyle w:val="CommentReference"/>
        </w:rPr>
        <w:annotationRef/>
      </w:r>
      <w:r>
        <w:t>(e.g., …)</w:t>
      </w:r>
    </w:p>
  </w:comment>
  <w:comment w:id="343" w:author="Walgren, Patrick" w:date="2024-06-04T20:22:00Z" w:initials="WP">
    <w:p w14:paraId="38159A1F" w14:textId="683DEC20" w:rsidR="000C2720" w:rsidRDefault="000C2720">
      <w:pPr>
        <w:pStyle w:val="CommentText"/>
      </w:pPr>
      <w:r>
        <w:rPr>
          <w:rStyle w:val="CommentReference"/>
        </w:rPr>
        <w:annotationRef/>
      </w:r>
      <w:r>
        <w:t>Check to make sure this “aforementioned material property interdependence” is actually mentioned beforehand.</w:t>
      </w:r>
    </w:p>
  </w:comment>
  <w:comment w:id="344" w:author="Walgren, Patrick" w:date="2024-06-18T19:54:00Z" w:initials="PW">
    <w:p w14:paraId="26AE0E59" w14:textId="49D8D10F" w:rsidR="00442DFC" w:rsidRDefault="00442DFC">
      <w:pPr>
        <w:pStyle w:val="CommentText"/>
      </w:pPr>
      <w:r>
        <w:rPr>
          <w:rStyle w:val="CommentReference"/>
        </w:rPr>
        <w:annotationRef/>
      </w:r>
      <w:r>
        <w:t>Technically, it was mentioned in this previous paragraph.</w:t>
      </w:r>
    </w:p>
  </w:comment>
  <w:comment w:id="377" w:author="Walgren, Patrick" w:date="2024-06-18T19:57:00Z" w:initials="PW">
    <w:p w14:paraId="54F5AE39" w14:textId="4C92CEE5" w:rsidR="006F4BB1" w:rsidRDefault="006F4BB1">
      <w:pPr>
        <w:pStyle w:val="CommentText"/>
      </w:pPr>
      <w:r>
        <w:rPr>
          <w:rStyle w:val="CommentReference"/>
        </w:rPr>
        <w:annotationRef/>
      </w:r>
      <w:r>
        <w:t xml:space="preserve">We could honestly talk about the model, then talk about analytical calibration, then go into the numerical calibration methods. So totally switch this organization around. </w:t>
      </w:r>
    </w:p>
  </w:comment>
  <w:comment w:id="381" w:author="Walgren, Patrick" w:date="2024-04-15T08:50:00Z" w:initials="PW">
    <w:p w14:paraId="794493D5" w14:textId="77777777" w:rsidR="001B2481" w:rsidRDefault="001B2481" w:rsidP="001B2481">
      <w:pPr>
        <w:pStyle w:val="CommentText"/>
      </w:pPr>
      <w:r>
        <w:rPr>
          <w:rStyle w:val="CommentReference"/>
        </w:rPr>
        <w:annotationRef/>
      </w:r>
      <w:r>
        <w:t xml:space="preserve">Think about how I want to introduce and discuss the Lagoudas model and how much detail I want to provide. </w:t>
      </w:r>
    </w:p>
  </w:comment>
  <w:comment w:id="382" w:author="Walgren, Patrick" w:date="2024-04-15T08:56:00Z" w:initials="PW">
    <w:p w14:paraId="56E847DE" w14:textId="77777777" w:rsidR="001B2481" w:rsidRPr="006A1B98" w:rsidRDefault="001B2481" w:rsidP="001B2481">
      <w:pPr>
        <w:pStyle w:val="CommentText"/>
      </w:pPr>
      <w:r>
        <w:rPr>
          <w:rStyle w:val="CommentReference"/>
        </w:rPr>
        <w:annotationRef/>
      </w:r>
      <w:r>
        <w:t xml:space="preserve">I’ll need to cover conceptual topics like </w:t>
      </w:r>
      <w:r>
        <w:rPr>
          <w:i/>
          <w:iCs/>
        </w:rPr>
        <w:t>what</w:t>
      </w:r>
      <w:r>
        <w:t xml:space="preserve"> a transformation surface is, what transformation strain is, that sort of stuff. Bring up the phenomenological nature of it. </w:t>
      </w:r>
    </w:p>
  </w:comment>
  <w:comment w:id="383" w:author="Walgren, Patrick" w:date="2024-06-18T19:56:00Z" w:initials="PW">
    <w:p w14:paraId="2819E24C" w14:textId="77777777" w:rsidR="001B2481" w:rsidRDefault="001B2481" w:rsidP="001B2481">
      <w:pPr>
        <w:pStyle w:val="CommentText"/>
      </w:pPr>
      <w:r>
        <w:rPr>
          <w:rStyle w:val="CommentReference"/>
        </w:rPr>
        <w:annotationRef/>
      </w:r>
      <w:r>
        <w:t>Jacob, I’ll need your help with all of this. We’re writing this for more of “your” people, so what detail would be important to know?</w:t>
      </w:r>
    </w:p>
  </w:comment>
  <w:comment w:id="389" w:author="Walgren, Patrick" w:date="2024-08-29T14:04:00Z" w:initials="PW">
    <w:p w14:paraId="040B3E80" w14:textId="77777777" w:rsidR="001B2481" w:rsidRDefault="001B2481" w:rsidP="001B2481">
      <w:pPr>
        <w:pStyle w:val="CommentText"/>
      </w:pPr>
      <w:r>
        <w:rPr>
          <w:rStyle w:val="CommentReference"/>
        </w:rPr>
        <w:annotationRef/>
      </w:r>
      <w:r>
        <w:t>Might need to add user-specified parameters (calibration stress, what else?)</w:t>
      </w:r>
    </w:p>
  </w:comment>
  <w:comment w:id="599" w:author="Walgren, Patrick" w:date="2024-06-08T07:40:00Z" w:initials="WP">
    <w:p w14:paraId="3E697384" w14:textId="77777777" w:rsidR="001B2481" w:rsidRDefault="001B2481" w:rsidP="001B2481">
      <w:pPr>
        <w:pStyle w:val="CommentText"/>
      </w:pPr>
      <w:r>
        <w:rPr>
          <w:rStyle w:val="CommentReference"/>
        </w:rPr>
        <w:annotationRef/>
      </w:r>
      <w:r>
        <w:t>This is a very important point, but it’s buried in a paragraph about parameter dependencies…</w:t>
      </w:r>
    </w:p>
  </w:comment>
  <w:comment w:id="600" w:author="Mingear, Jacob Lee" w:date="2024-06-19T09:51:00Z" w:initials="JM">
    <w:p w14:paraId="6E815F93" w14:textId="77777777" w:rsidR="001B2481" w:rsidRDefault="001B2481" w:rsidP="001B2481">
      <w:pPr>
        <w:pStyle w:val="CommentText"/>
      </w:pPr>
      <w:r>
        <w:rPr>
          <w:rStyle w:val="CommentReference"/>
        </w:rPr>
        <w:annotationRef/>
      </w:r>
      <w:r>
        <w:t>Lets make sure this is mentioned twice then</w:t>
      </w:r>
    </w:p>
  </w:comment>
  <w:comment w:id="603" w:author="Walgren, Patrick" w:date="2024-06-08T07:40:00Z" w:initials="WP">
    <w:p w14:paraId="743C7552" w14:textId="77777777" w:rsidR="001B2481" w:rsidRDefault="001B2481" w:rsidP="001B2481">
      <w:pPr>
        <w:pStyle w:val="CommentText"/>
      </w:pPr>
      <w:r>
        <w:rPr>
          <w:rStyle w:val="CommentReference"/>
        </w:rPr>
        <w:annotationRef/>
      </w:r>
      <w:r>
        <w:t xml:space="preserve">Out of place. Move this to a more relevant section. </w:t>
      </w:r>
    </w:p>
  </w:comment>
  <w:comment w:id="604" w:author="Mingear, Jacob Lee" w:date="2024-06-19T09:51:00Z" w:initials="JM">
    <w:p w14:paraId="4E6DD2C9" w14:textId="77777777" w:rsidR="001B2481" w:rsidRDefault="001B2481" w:rsidP="001B2481">
      <w:pPr>
        <w:pStyle w:val="CommentText"/>
      </w:pPr>
      <w:r>
        <w:rPr>
          <w:rStyle w:val="CommentReference"/>
        </w:rPr>
        <w:annotationRef/>
      </w:r>
      <w:r>
        <w:t>sure</w:t>
      </w:r>
    </w:p>
  </w:comment>
  <w:comment w:id="606" w:author="Walgren, Patrick" w:date="2024-06-08T07:43:00Z" w:initials="WP">
    <w:p w14:paraId="663C3691" w14:textId="77777777" w:rsidR="001B2481" w:rsidRDefault="001B2481" w:rsidP="001B2481">
      <w:pPr>
        <w:pStyle w:val="CommentText"/>
      </w:pPr>
      <w:r>
        <w:rPr>
          <w:rStyle w:val="CommentReference"/>
        </w:rPr>
        <w:annotationRef/>
      </w:r>
      <w:r>
        <w:t xml:space="preserve">Repeated word from before – change the wording to be more succinct (and maybe reorganize these paragraphs). </w:t>
      </w:r>
    </w:p>
  </w:comment>
  <w:comment w:id="608" w:author="Walgren, Patrick" w:date="2024-06-08T07:44:00Z" w:initials="WP">
    <w:p w14:paraId="2F0658CE" w14:textId="77777777" w:rsidR="001B2481" w:rsidRDefault="001B2481" w:rsidP="001B2481">
      <w:pPr>
        <w:pStyle w:val="CommentText"/>
      </w:pPr>
      <w:r>
        <w:rPr>
          <w:rStyle w:val="CommentReference"/>
        </w:rPr>
        <w:annotationRef/>
      </w:r>
      <w:r>
        <w:t xml:space="preserve">You cannot reference the mathematical expression if you haven’t given it explicitly before now. </w:t>
      </w:r>
    </w:p>
  </w:comment>
  <w:comment w:id="610" w:author="Walgren, Patrick" w:date="2024-04-15T08:50:00Z" w:initials="PW">
    <w:p w14:paraId="77014655" w14:textId="3D8414AB" w:rsidR="00A267DB" w:rsidRDefault="00A267DB">
      <w:pPr>
        <w:pStyle w:val="CommentText"/>
      </w:pPr>
      <w:r>
        <w:rPr>
          <w:rStyle w:val="CommentReference"/>
        </w:rPr>
        <w:annotationRef/>
      </w:r>
      <w:r>
        <w:t xml:space="preserve">Think about how I want to introduce and discuss the Lagoudas model and how much detail I want to provide. </w:t>
      </w:r>
    </w:p>
  </w:comment>
  <w:comment w:id="611" w:author="Walgren, Patrick" w:date="2024-04-15T08:56:00Z" w:initials="PW">
    <w:p w14:paraId="3F216EB8" w14:textId="6CC8B057" w:rsidR="006A1B98" w:rsidRPr="006A1B98" w:rsidRDefault="006A1B98">
      <w:pPr>
        <w:pStyle w:val="CommentText"/>
      </w:pPr>
      <w:r>
        <w:rPr>
          <w:rStyle w:val="CommentReference"/>
        </w:rPr>
        <w:annotationRef/>
      </w:r>
      <w:r>
        <w:t xml:space="preserve">I’ll need to cover conceptual topics like </w:t>
      </w:r>
      <w:r>
        <w:rPr>
          <w:i/>
          <w:iCs/>
        </w:rPr>
        <w:t>what</w:t>
      </w:r>
      <w:r>
        <w:t xml:space="preserve"> a transformation surface is, what transformation strain is, that sort of stuff. Bring up the phenomenological nature of it. </w:t>
      </w:r>
    </w:p>
  </w:comment>
  <w:comment w:id="612" w:author="Walgren, Patrick" w:date="2024-06-18T19:56:00Z" w:initials="PW">
    <w:p w14:paraId="1023B7C7" w14:textId="5DC5972D" w:rsidR="006F4BB1" w:rsidRDefault="006F4BB1">
      <w:pPr>
        <w:pStyle w:val="CommentText"/>
      </w:pPr>
      <w:r>
        <w:rPr>
          <w:rStyle w:val="CommentReference"/>
        </w:rPr>
        <w:annotationRef/>
      </w:r>
      <w:r>
        <w:t>Jacob, I’ll need your help with all of this. We’re writing this for more of “your” people, so what detail would be important to know?</w:t>
      </w:r>
    </w:p>
  </w:comment>
  <w:comment w:id="759" w:author="Walgren, Patrick" w:date="2024-06-05T08:17:00Z" w:initials="PW">
    <w:p w14:paraId="6D949FB6" w14:textId="0F5B0E0A" w:rsidR="00DC7663" w:rsidRDefault="00DC7663">
      <w:pPr>
        <w:pStyle w:val="CommentText"/>
      </w:pPr>
      <w:r>
        <w:rPr>
          <w:rStyle w:val="CommentReference"/>
        </w:rPr>
        <w:annotationRef/>
      </w:r>
      <w:r>
        <w:t xml:space="preserve">The problem with this section is that we’re jumping between experimental and model calibration. What is the point of this section? Is it a primer on SMAs? Is it to describe how you need numerical optimization to calibration? </w:t>
      </w:r>
    </w:p>
  </w:comment>
  <w:comment w:id="764" w:author="Walgren, Patrick" w:date="2024-06-05T08:13:00Z" w:initials="PW">
    <w:p w14:paraId="5954C7B4" w14:textId="77777777" w:rsidR="00DC7663" w:rsidRDefault="00DC7663">
      <w:pPr>
        <w:pStyle w:val="CommentText"/>
      </w:pPr>
      <w:r>
        <w:rPr>
          <w:rStyle w:val="CommentReference"/>
        </w:rPr>
        <w:annotationRef/>
      </w:r>
      <w:r>
        <w:t>We haven’t talked about transformation at all… do we need to include an SMA primer? Who is our audience?</w:t>
      </w:r>
    </w:p>
    <w:p w14:paraId="458AAB83" w14:textId="77777777" w:rsidR="00DC7663" w:rsidRDefault="00DC7663">
      <w:pPr>
        <w:pStyle w:val="CommentText"/>
      </w:pPr>
    </w:p>
    <w:p w14:paraId="7375CB63" w14:textId="71E451CA" w:rsidR="00DC7663" w:rsidRDefault="00DC7663">
      <w:pPr>
        <w:pStyle w:val="CommentText"/>
      </w:pPr>
      <w:r>
        <w:t>We need to include a paragraph or a few sentences in the thesis paragraph specifically outlining our audience.</w:t>
      </w:r>
    </w:p>
  </w:comment>
  <w:comment w:id="765" w:author="Mingear, Jacob Lee" w:date="2024-06-19T09:50:00Z" w:initials="JM">
    <w:p w14:paraId="41418A11" w14:textId="77777777" w:rsidR="00434006" w:rsidRDefault="00434006" w:rsidP="00434006">
      <w:pPr>
        <w:pStyle w:val="CommentText"/>
      </w:pPr>
      <w:r>
        <w:rPr>
          <w:rStyle w:val="CommentReference"/>
        </w:rPr>
        <w:annotationRef/>
      </w:r>
      <w:r>
        <w:t xml:space="preserve">This is </w:t>
      </w:r>
      <w:r>
        <w:t>smst, no primer, maybe a reminder in my opinion</w:t>
      </w:r>
    </w:p>
  </w:comment>
  <w:comment w:id="766" w:author="Mingear, Jacob Lee" w:date="2024-06-19T09:50:00Z" w:initials="JM">
    <w:p w14:paraId="19E570E0" w14:textId="77777777" w:rsidR="00434006" w:rsidRDefault="00434006" w:rsidP="00434006">
      <w:pPr>
        <w:pStyle w:val="CommentText"/>
      </w:pPr>
      <w:r>
        <w:rPr>
          <w:rStyle w:val="CommentReference"/>
        </w:rPr>
        <w:annotationRef/>
      </w:r>
      <w:r>
        <w:t xml:space="preserve">We can reference my textbook chapter or the </w:t>
      </w:r>
      <w:r>
        <w:t>lagoudas paper?</w:t>
      </w:r>
    </w:p>
  </w:comment>
  <w:comment w:id="767" w:author="Walgren, Patrick" w:date="2024-06-08T07:32:00Z" w:initials="WP">
    <w:p w14:paraId="32668C8E" w14:textId="232B9DC3" w:rsidR="000D430F" w:rsidRPr="000D430F" w:rsidRDefault="000D430F">
      <w:pPr>
        <w:pStyle w:val="CommentText"/>
      </w:pPr>
      <w:r>
        <w:rPr>
          <w:rStyle w:val="CommentReference"/>
        </w:rPr>
        <w:annotationRef/>
      </w:r>
      <w:r>
        <w:t xml:space="preserve">Do I need to divide the model parameters into </w:t>
      </w:r>
      <w:r>
        <w:rPr>
          <w:i/>
          <w:iCs/>
        </w:rPr>
        <w:t>a priori</w:t>
      </w:r>
      <w:r>
        <w:t xml:space="preserve"> specifications and free variables? That way, this is a bit more of a flow. </w:t>
      </w:r>
    </w:p>
  </w:comment>
  <w:comment w:id="772" w:author="Walgren, Patrick" w:date="2024-06-08T07:35:00Z" w:initials="WP">
    <w:p w14:paraId="124F0B0D" w14:textId="089AC0BA" w:rsidR="006329EF" w:rsidRDefault="006329EF">
      <w:pPr>
        <w:pStyle w:val="CommentText"/>
      </w:pPr>
      <w:r>
        <w:rPr>
          <w:rStyle w:val="CommentReference"/>
        </w:rPr>
        <w:annotationRef/>
      </w:r>
      <w:r>
        <w:t xml:space="preserve">This is so out of place. Each sentence is very complicated that it doesn’t give the reader enough information to learn the process. </w:t>
      </w:r>
      <w:r w:rsidR="00E17B28">
        <w:t xml:space="preserve">It might be better to just combine this sort of stuff with the analytical calibration section. That way, people can learn about the parameters by following the calibration process. </w:t>
      </w:r>
    </w:p>
  </w:comment>
  <w:comment w:id="810" w:author="Walgren, Patrick" w:date="2024-06-08T07:40:00Z" w:initials="WP">
    <w:p w14:paraId="53A3D9DE" w14:textId="1EDD3A81" w:rsidR="00F453AD" w:rsidRDefault="00F453AD">
      <w:pPr>
        <w:pStyle w:val="CommentText"/>
      </w:pPr>
      <w:r>
        <w:rPr>
          <w:rStyle w:val="CommentReference"/>
        </w:rPr>
        <w:annotationRef/>
      </w:r>
      <w:r>
        <w:t xml:space="preserve">Out of place. Move this to a more relevant section. </w:t>
      </w:r>
    </w:p>
  </w:comment>
  <w:comment w:id="811" w:author="Mingear, Jacob Lee" w:date="2024-06-19T09:51:00Z" w:initials="JM">
    <w:p w14:paraId="4F27B749" w14:textId="77777777" w:rsidR="00434006" w:rsidRDefault="00434006" w:rsidP="00434006">
      <w:pPr>
        <w:pStyle w:val="CommentText"/>
      </w:pPr>
      <w:r>
        <w:rPr>
          <w:rStyle w:val="CommentReference"/>
        </w:rPr>
        <w:annotationRef/>
      </w:r>
      <w:r>
        <w:t>sure</w:t>
      </w:r>
    </w:p>
  </w:comment>
  <w:comment w:id="815" w:author="Walgren, Patrick" w:date="2024-06-08T07:43:00Z" w:initials="WP">
    <w:p w14:paraId="6CF97239" w14:textId="2F9FCD93" w:rsidR="00F453AD" w:rsidRDefault="00F453AD">
      <w:pPr>
        <w:pStyle w:val="CommentText"/>
      </w:pPr>
      <w:r>
        <w:rPr>
          <w:rStyle w:val="CommentReference"/>
        </w:rPr>
        <w:annotationRef/>
      </w:r>
      <w:r>
        <w:t xml:space="preserve">Repeated word from before – change the wording to be more succinct (and maybe reorganize these paragraphs). </w:t>
      </w:r>
    </w:p>
  </w:comment>
  <w:comment w:id="822" w:author="Walgren, Patrick" w:date="2024-06-08T07:44:00Z" w:initials="WP">
    <w:p w14:paraId="79AC4872" w14:textId="29C71033" w:rsidR="00DE3B5C" w:rsidRDefault="00DE3B5C">
      <w:pPr>
        <w:pStyle w:val="CommentText"/>
      </w:pPr>
      <w:r>
        <w:rPr>
          <w:rStyle w:val="CommentReference"/>
        </w:rPr>
        <w:annotationRef/>
      </w:r>
      <w:r>
        <w:t xml:space="preserve">You cannot reference the mathematical expression if you haven’t given it explicitly before now. </w:t>
      </w:r>
    </w:p>
  </w:comment>
  <w:comment w:id="827" w:author="Walgren, Patrick" w:date="2024-06-08T07:55:00Z" w:initials="WP">
    <w:p w14:paraId="074AF81F" w14:textId="5428E683" w:rsidR="00CB0A86" w:rsidRDefault="00CB0A86">
      <w:pPr>
        <w:pStyle w:val="CommentText"/>
      </w:pPr>
      <w:r>
        <w:rPr>
          <w:rStyle w:val="CommentReference"/>
        </w:rPr>
        <w:annotationRef/>
      </w:r>
      <w:r>
        <w:t xml:space="preserve">Do I need to introduce different roles for different actors back in the workflow? Design team, SMA materials scientist, SMA designer? Maybe talk to Jacob about this. </w:t>
      </w:r>
    </w:p>
  </w:comment>
  <w:comment w:id="831" w:author="Walgren, Patrick" w:date="2024-06-08T07:57:00Z" w:initials="WP">
    <w:p w14:paraId="4AA1CB1A" w14:textId="5EBABE53" w:rsidR="00CB0A86" w:rsidRDefault="00CB0A86">
      <w:pPr>
        <w:pStyle w:val="CommentText"/>
      </w:pPr>
      <w:r>
        <w:rPr>
          <w:rStyle w:val="CommentReference"/>
        </w:rPr>
        <w:annotationRef/>
      </w:r>
      <w:r>
        <w:t xml:space="preserve">I have not talked about the “typical iterative method” yet. Plus, both optimization and “by hand” are iterative at their core. I need to find a different word for this. </w:t>
      </w:r>
    </w:p>
  </w:comment>
  <w:comment w:id="849" w:author="Walgren, Patrick" w:date="2024-04-19T08:44:00Z" w:initials="PW">
    <w:p w14:paraId="2DDAC160" w14:textId="4778DEBA" w:rsidR="00854464" w:rsidRDefault="00854464">
      <w:pPr>
        <w:pStyle w:val="CommentText"/>
      </w:pPr>
      <w:r>
        <w:rPr>
          <w:rStyle w:val="CommentReference"/>
        </w:rPr>
        <w:annotationRef/>
      </w:r>
      <w:r w:rsidRPr="007A7F3B">
        <w:rPr>
          <w:color w:val="FF0000"/>
        </w:rPr>
        <w:t>Maybe I need to add something here or before that describes what stress levels to pick. Cite the ASTM standard.</w:t>
      </w:r>
      <w:r>
        <w:rPr>
          <w:color w:val="FF0000"/>
        </w:rPr>
        <w:t xml:space="preserve"> Add all of the experiment numbers/stress level discussion here. </w:t>
      </w:r>
    </w:p>
  </w:comment>
  <w:comment w:id="857" w:author="Walgren, Patrick" w:date="2024-04-19T08:48:00Z" w:initials="PW">
    <w:p w14:paraId="56106C16" w14:textId="1EF50DCE" w:rsidR="00F04AA5" w:rsidRDefault="00F04AA5">
      <w:pPr>
        <w:pStyle w:val="CommentText"/>
      </w:pPr>
      <w:r>
        <w:rPr>
          <w:rStyle w:val="CommentReference"/>
        </w:rPr>
        <w:annotationRef/>
      </w:r>
      <w:r>
        <w:t xml:space="preserve">This might be better served to be in an appendix. </w:t>
      </w:r>
    </w:p>
  </w:comment>
  <w:comment w:id="858" w:author="Walgren, Patrick" w:date="2024-06-08T08:04:00Z" w:initials="WP">
    <w:p w14:paraId="113F8DDE" w14:textId="5C7072D8" w:rsidR="00B8340B" w:rsidRDefault="00B8340B">
      <w:pPr>
        <w:pStyle w:val="CommentText"/>
      </w:pPr>
      <w:r>
        <w:rPr>
          <w:rStyle w:val="CommentReference"/>
        </w:rPr>
        <w:annotationRef/>
      </w:r>
      <w:r>
        <w:t>Should I instead call the two calibrations sequential and concurrent (conventional vs. numerical)</w:t>
      </w:r>
    </w:p>
  </w:comment>
  <w:comment w:id="867" w:author="Walgren, Patrick" w:date="2024-05-14T20:29:00Z" w:initials="PW">
    <w:p w14:paraId="6E3B28C2" w14:textId="1D3CCDA1" w:rsidR="00A679DA" w:rsidRDefault="00A679DA">
      <w:pPr>
        <w:pStyle w:val="CommentText"/>
      </w:pPr>
      <w:r>
        <w:rPr>
          <w:rStyle w:val="CommentReference"/>
        </w:rPr>
        <w:annotationRef/>
      </w:r>
      <w:r>
        <w:t xml:space="preserve">I can probably make all of these figures a better aspect ratio. </w:t>
      </w:r>
    </w:p>
  </w:comment>
  <w:comment w:id="876" w:author="Walgren, Patrick" w:date="2024-04-17T11:04:00Z" w:initials="WP">
    <w:p w14:paraId="0ACDA626" w14:textId="2A735577" w:rsidR="00C44B2D" w:rsidRDefault="00C44B2D">
      <w:pPr>
        <w:pStyle w:val="CommentText"/>
      </w:pPr>
      <w:r>
        <w:rPr>
          <w:rStyle w:val="CommentReference"/>
        </w:rPr>
        <w:annotationRef/>
      </w:r>
      <w:r>
        <w:t xml:space="preserve">Add the branched function here. </w:t>
      </w:r>
    </w:p>
  </w:comment>
  <w:comment w:id="984" w:author="Walgren, Patrick" w:date="2024-06-08T08:40:00Z" w:initials="WP">
    <w:p w14:paraId="1404A23A" w14:textId="04CB9799" w:rsidR="00C66157" w:rsidRDefault="00C66157">
      <w:pPr>
        <w:pStyle w:val="CommentText"/>
      </w:pPr>
      <w:r>
        <w:rPr>
          <w:rStyle w:val="CommentReference"/>
        </w:rPr>
        <w:annotationRef/>
      </w:r>
      <w:r>
        <w:t xml:space="preserve">Need to go through and clean this up. I have the data. </w:t>
      </w:r>
    </w:p>
  </w:comment>
  <w:comment w:id="1015" w:author="Walgren, Patrick" w:date="2024-06-08T08:45:00Z" w:initials="WP">
    <w:p w14:paraId="311CEC03" w14:textId="4CFD0A9E" w:rsidR="00D72D72" w:rsidRDefault="00D72D72">
      <w:pPr>
        <w:pStyle w:val="CommentText"/>
      </w:pPr>
      <w:r>
        <w:rPr>
          <w:rStyle w:val="CommentReference"/>
        </w:rPr>
        <w:annotationRef/>
      </w:r>
      <w:r>
        <w:t>I just spent the better part of a paragraph talking about how the calibration is not perfect. Reword this to indicate the same model deficiencies exist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F1DFC31" w15:done="0"/>
  <w15:commentEx w15:paraId="18002DA1" w15:done="1"/>
  <w15:commentEx w15:paraId="2FBEB589" w15:done="0"/>
  <w15:commentEx w15:paraId="424717AB" w15:paraIdParent="2FBEB589" w15:done="0"/>
  <w15:commentEx w15:paraId="3E045942" w15:done="0"/>
  <w15:commentEx w15:paraId="072DF69D" w15:done="1"/>
  <w15:commentEx w15:paraId="30F8CA6C" w15:done="0"/>
  <w15:commentEx w15:paraId="75FC632B" w15:paraIdParent="30F8CA6C" w15:done="0"/>
  <w15:commentEx w15:paraId="24B03085" w15:done="0"/>
  <w15:commentEx w15:paraId="0CC8A691" w15:paraIdParent="24B03085" w15:done="0"/>
  <w15:commentEx w15:paraId="4370B128" w15:done="0"/>
  <w15:commentEx w15:paraId="6F27E458" w15:paraIdParent="4370B128" w15:done="0"/>
  <w15:commentEx w15:paraId="2803CE5A" w15:done="0"/>
  <w15:commentEx w15:paraId="7FB21AB1" w15:done="1"/>
  <w15:commentEx w15:paraId="0A390011" w15:done="0"/>
  <w15:commentEx w15:paraId="2D1C884C" w15:done="0"/>
  <w15:commentEx w15:paraId="18893428" w15:done="0"/>
  <w15:commentEx w15:paraId="061E730A" w15:done="0"/>
  <w15:commentEx w15:paraId="24CE23C2" w15:done="0"/>
  <w15:commentEx w15:paraId="3F4B5028" w15:done="1"/>
  <w15:commentEx w15:paraId="07F7002D" w15:done="0"/>
  <w15:commentEx w15:paraId="38159A1F" w15:done="0"/>
  <w15:commentEx w15:paraId="26AE0E59" w15:paraIdParent="38159A1F" w15:done="0"/>
  <w15:commentEx w15:paraId="54F5AE39" w15:done="0"/>
  <w15:commentEx w15:paraId="794493D5" w15:done="0"/>
  <w15:commentEx w15:paraId="56E847DE" w15:paraIdParent="794493D5" w15:done="0"/>
  <w15:commentEx w15:paraId="2819E24C" w15:paraIdParent="794493D5" w15:done="0"/>
  <w15:commentEx w15:paraId="040B3E80" w15:done="0"/>
  <w15:commentEx w15:paraId="3E697384" w15:done="0"/>
  <w15:commentEx w15:paraId="6E815F93" w15:paraIdParent="3E697384" w15:done="0"/>
  <w15:commentEx w15:paraId="743C7552" w15:done="0"/>
  <w15:commentEx w15:paraId="4E6DD2C9" w15:paraIdParent="743C7552" w15:done="0"/>
  <w15:commentEx w15:paraId="663C3691" w15:done="0"/>
  <w15:commentEx w15:paraId="2F0658CE" w15:done="0"/>
  <w15:commentEx w15:paraId="77014655" w15:done="0"/>
  <w15:commentEx w15:paraId="3F216EB8" w15:paraIdParent="77014655" w15:done="0"/>
  <w15:commentEx w15:paraId="1023B7C7" w15:paraIdParent="77014655" w15:done="0"/>
  <w15:commentEx w15:paraId="6D949FB6" w15:done="0"/>
  <w15:commentEx w15:paraId="7375CB63" w15:done="0"/>
  <w15:commentEx w15:paraId="41418A11" w15:paraIdParent="7375CB63" w15:done="0"/>
  <w15:commentEx w15:paraId="19E570E0" w15:paraIdParent="7375CB63" w15:done="0"/>
  <w15:commentEx w15:paraId="32668C8E" w15:done="0"/>
  <w15:commentEx w15:paraId="124F0B0D" w15:done="0"/>
  <w15:commentEx w15:paraId="53A3D9DE" w15:done="0"/>
  <w15:commentEx w15:paraId="4F27B749" w15:paraIdParent="53A3D9DE" w15:done="0"/>
  <w15:commentEx w15:paraId="6CF97239" w15:done="0"/>
  <w15:commentEx w15:paraId="79AC4872" w15:done="0"/>
  <w15:commentEx w15:paraId="074AF81F" w15:done="0"/>
  <w15:commentEx w15:paraId="4AA1CB1A" w15:done="0"/>
  <w15:commentEx w15:paraId="2DDAC160" w15:done="0"/>
  <w15:commentEx w15:paraId="56106C16" w15:done="0"/>
  <w15:commentEx w15:paraId="113F8DDE" w15:done="0"/>
  <w15:commentEx w15:paraId="6E3B28C2" w15:done="0"/>
  <w15:commentEx w15:paraId="0ACDA626" w15:done="0"/>
  <w15:commentEx w15:paraId="1404A23A" w15:done="0"/>
  <w15:commentEx w15:paraId="311CEC0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D33E6EA" w16cex:dateUtc="2024-04-24T22:49:00Z"/>
  <w16cex:commentExtensible w16cex:durableId="1350DA51" w16cex:dateUtc="2024-06-19T14:56:00Z"/>
  <w16cex:commentExtensible w16cex:durableId="4176A775" w16cex:dateUtc="2024-04-15T12:19:00Z"/>
  <w16cex:commentExtensible w16cex:durableId="420A2C70" w16cex:dateUtc="2024-04-15T12:24:00Z"/>
  <w16cex:commentExtensible w16cex:durableId="15D741CB" w16cex:dateUtc="2024-04-15T12:27:00Z"/>
  <w16cex:commentExtensible w16cex:durableId="01C86BB4" w16cex:dateUtc="2024-04-15T12:33:00Z"/>
  <w16cex:commentExtensible w16cex:durableId="667810EB" w16cex:dateUtc="2024-04-15T12:27:00Z"/>
  <w16cex:commentExtensible w16cex:durableId="1B7C127C" w16cex:dateUtc="2024-06-19T15:46:00Z"/>
  <w16cex:commentExtensible w16cex:durableId="69FFDCE1" w16cex:dateUtc="2024-04-15T12:19:00Z"/>
  <w16cex:commentExtensible w16cex:durableId="2A96D7B5" w16cex:dateUtc="2024-04-15T12:24:00Z"/>
  <w16cex:commentExtensible w16cex:durableId="77E791EA" w16cex:dateUtc="2024-06-05T00:11:00Z"/>
  <w16cex:commentExtensible w16cex:durableId="11ADBAC5" w16cex:dateUtc="2024-06-19T15:47:00Z"/>
  <w16cex:commentExtensible w16cex:durableId="7D11E474" w16cex:dateUtc="2024-04-15T12:34:00Z"/>
  <w16cex:commentExtensible w16cex:durableId="6061E5A2" w16cex:dateUtc="2024-04-24T22:53:00Z"/>
  <w16cex:commentExtensible w16cex:durableId="02284070" w16cex:dateUtc="2024-08-28T20:42:00Z"/>
  <w16cex:commentExtensible w16cex:durableId="366C31F6" w16cex:dateUtc="2024-04-15T12:58:00Z"/>
  <w16cex:commentExtensible w16cex:durableId="6799CB39" w16cex:dateUtc="2024-06-05T00:17:00Z"/>
  <w16cex:commentExtensible w16cex:durableId="29391A53" w16cex:dateUtc="2024-06-05T00:21:00Z"/>
  <w16cex:commentExtensible w16cex:durableId="56E385F4" w16cex:dateUtc="2024-06-05T00:17:00Z"/>
  <w16cex:commentExtensible w16cex:durableId="40DFC91E" w16cex:dateUtc="2024-04-24T22:53:00Z"/>
  <w16cex:commentExtensible w16cex:durableId="21685574" w16cex:dateUtc="2024-06-18T23:55:00Z"/>
  <w16cex:commentExtensible w16cex:durableId="54D6C268" w16cex:dateUtc="2024-06-05T00:22:00Z"/>
  <w16cex:commentExtensible w16cex:durableId="5F3D2A0F" w16cex:dateUtc="2024-06-18T23:54:00Z"/>
  <w16cex:commentExtensible w16cex:durableId="2410E2BC" w16cex:dateUtc="2024-06-18T23:57:00Z"/>
  <w16cex:commentExtensible w16cex:durableId="11E5647C" w16cex:dateUtc="2024-04-15T12:50:00Z"/>
  <w16cex:commentExtensible w16cex:durableId="72DCC3E0" w16cex:dateUtc="2024-04-15T12:56:00Z"/>
  <w16cex:commentExtensible w16cex:durableId="674D1848" w16cex:dateUtc="2024-06-18T23:56:00Z"/>
  <w16cex:commentExtensible w16cex:durableId="28494126" w16cex:dateUtc="2024-08-29T20:04:00Z"/>
  <w16cex:commentExtensible w16cex:durableId="66C21BD8" w16cex:dateUtc="2024-06-08T11:40:00Z"/>
  <w16cex:commentExtensible w16cex:durableId="3288FFE2" w16cex:dateUtc="2024-06-19T15:51:00Z"/>
  <w16cex:commentExtensible w16cex:durableId="362A310D" w16cex:dateUtc="2024-06-08T11:40:00Z"/>
  <w16cex:commentExtensible w16cex:durableId="16CEA283" w16cex:dateUtc="2024-06-19T15:51:00Z"/>
  <w16cex:commentExtensible w16cex:durableId="376C8BFC" w16cex:dateUtc="2024-06-08T11:43:00Z"/>
  <w16cex:commentExtensible w16cex:durableId="448BE63A" w16cex:dateUtc="2024-06-08T11:44:00Z"/>
  <w16cex:commentExtensible w16cex:durableId="432DD4CD" w16cex:dateUtc="2024-04-15T12:50:00Z"/>
  <w16cex:commentExtensible w16cex:durableId="517CBFA8" w16cex:dateUtc="2024-04-15T12:56:00Z"/>
  <w16cex:commentExtensible w16cex:durableId="58608AEF" w16cex:dateUtc="2024-06-18T23:56:00Z"/>
  <w16cex:commentExtensible w16cex:durableId="4BEEE851" w16cex:dateUtc="2024-06-05T12:17:00Z"/>
  <w16cex:commentExtensible w16cex:durableId="2ABDD0B2" w16cex:dateUtc="2024-06-05T12:13:00Z"/>
  <w16cex:commentExtensible w16cex:durableId="68802D5B" w16cex:dateUtc="2024-06-19T15:50:00Z"/>
  <w16cex:commentExtensible w16cex:durableId="2033938D" w16cex:dateUtc="2024-06-19T15:50:00Z"/>
  <w16cex:commentExtensible w16cex:durableId="13F7CC1F" w16cex:dateUtc="2024-06-08T11:32:00Z"/>
  <w16cex:commentExtensible w16cex:durableId="188CB29D" w16cex:dateUtc="2024-06-08T11:35:00Z"/>
  <w16cex:commentExtensible w16cex:durableId="10D689F5" w16cex:dateUtc="2024-06-08T11:40:00Z"/>
  <w16cex:commentExtensible w16cex:durableId="18FDA728" w16cex:dateUtc="2024-06-19T15:51:00Z"/>
  <w16cex:commentExtensible w16cex:durableId="1A91909D" w16cex:dateUtc="2024-06-08T11:43:00Z"/>
  <w16cex:commentExtensible w16cex:durableId="54849318" w16cex:dateUtc="2024-06-08T11:44:00Z"/>
  <w16cex:commentExtensible w16cex:durableId="13D921E4" w16cex:dateUtc="2024-06-08T11:55:00Z"/>
  <w16cex:commentExtensible w16cex:durableId="7E7B31FE" w16cex:dateUtc="2024-06-08T11:57:00Z"/>
  <w16cex:commentExtensible w16cex:durableId="2FE5B350" w16cex:dateUtc="2024-04-19T12:44:00Z"/>
  <w16cex:commentExtensible w16cex:durableId="45B2F774" w16cex:dateUtc="2024-04-19T12:48:00Z"/>
  <w16cex:commentExtensible w16cex:durableId="7F3EA4F9" w16cex:dateUtc="2024-06-08T12:04:00Z"/>
  <w16cex:commentExtensible w16cex:durableId="6BE3C068" w16cex:dateUtc="2024-05-15T00:29:00Z"/>
  <w16cex:commentExtensible w16cex:durableId="70CA5BA2" w16cex:dateUtc="2024-04-17T15:04:00Z"/>
  <w16cex:commentExtensible w16cex:durableId="3D9721AA" w16cex:dateUtc="2024-06-08T12:40:00Z"/>
  <w16cex:commentExtensible w16cex:durableId="7645C549" w16cex:dateUtc="2024-06-08T12: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F1DFC31" w16cid:durableId="4D33E6EA"/>
  <w16cid:commentId w16cid:paraId="18002DA1" w16cid:durableId="1350DA51"/>
  <w16cid:commentId w16cid:paraId="2FBEB589" w16cid:durableId="4176A775"/>
  <w16cid:commentId w16cid:paraId="424717AB" w16cid:durableId="420A2C70"/>
  <w16cid:commentId w16cid:paraId="3E045942" w16cid:durableId="15D741CB"/>
  <w16cid:commentId w16cid:paraId="072DF69D" w16cid:durableId="01C86BB4"/>
  <w16cid:commentId w16cid:paraId="30F8CA6C" w16cid:durableId="667810EB"/>
  <w16cid:commentId w16cid:paraId="75FC632B" w16cid:durableId="1B7C127C"/>
  <w16cid:commentId w16cid:paraId="24B03085" w16cid:durableId="69FFDCE1"/>
  <w16cid:commentId w16cid:paraId="0CC8A691" w16cid:durableId="2A96D7B5"/>
  <w16cid:commentId w16cid:paraId="4370B128" w16cid:durableId="77E791EA"/>
  <w16cid:commentId w16cid:paraId="6F27E458" w16cid:durableId="11ADBAC5"/>
  <w16cid:commentId w16cid:paraId="2803CE5A" w16cid:durableId="7D11E474"/>
  <w16cid:commentId w16cid:paraId="7FB21AB1" w16cid:durableId="6061E5A2"/>
  <w16cid:commentId w16cid:paraId="0A390011" w16cid:durableId="02284070"/>
  <w16cid:commentId w16cid:paraId="2D1C884C" w16cid:durableId="366C31F6"/>
  <w16cid:commentId w16cid:paraId="18893428" w16cid:durableId="6799CB39"/>
  <w16cid:commentId w16cid:paraId="061E730A" w16cid:durableId="29391A53"/>
  <w16cid:commentId w16cid:paraId="24CE23C2" w16cid:durableId="56E385F4"/>
  <w16cid:commentId w16cid:paraId="3F4B5028" w16cid:durableId="40DFC91E"/>
  <w16cid:commentId w16cid:paraId="07F7002D" w16cid:durableId="21685574"/>
  <w16cid:commentId w16cid:paraId="38159A1F" w16cid:durableId="54D6C268"/>
  <w16cid:commentId w16cid:paraId="26AE0E59" w16cid:durableId="5F3D2A0F"/>
  <w16cid:commentId w16cid:paraId="54F5AE39" w16cid:durableId="2410E2BC"/>
  <w16cid:commentId w16cid:paraId="794493D5" w16cid:durableId="11E5647C"/>
  <w16cid:commentId w16cid:paraId="56E847DE" w16cid:durableId="72DCC3E0"/>
  <w16cid:commentId w16cid:paraId="2819E24C" w16cid:durableId="674D1848"/>
  <w16cid:commentId w16cid:paraId="040B3E80" w16cid:durableId="28494126"/>
  <w16cid:commentId w16cid:paraId="3E697384" w16cid:durableId="66C21BD8"/>
  <w16cid:commentId w16cid:paraId="6E815F93" w16cid:durableId="3288FFE2"/>
  <w16cid:commentId w16cid:paraId="743C7552" w16cid:durableId="362A310D"/>
  <w16cid:commentId w16cid:paraId="4E6DD2C9" w16cid:durableId="16CEA283"/>
  <w16cid:commentId w16cid:paraId="663C3691" w16cid:durableId="376C8BFC"/>
  <w16cid:commentId w16cid:paraId="2F0658CE" w16cid:durableId="448BE63A"/>
  <w16cid:commentId w16cid:paraId="77014655" w16cid:durableId="432DD4CD"/>
  <w16cid:commentId w16cid:paraId="3F216EB8" w16cid:durableId="517CBFA8"/>
  <w16cid:commentId w16cid:paraId="1023B7C7" w16cid:durableId="58608AEF"/>
  <w16cid:commentId w16cid:paraId="6D949FB6" w16cid:durableId="4BEEE851"/>
  <w16cid:commentId w16cid:paraId="7375CB63" w16cid:durableId="2ABDD0B2"/>
  <w16cid:commentId w16cid:paraId="41418A11" w16cid:durableId="68802D5B"/>
  <w16cid:commentId w16cid:paraId="19E570E0" w16cid:durableId="2033938D"/>
  <w16cid:commentId w16cid:paraId="32668C8E" w16cid:durableId="13F7CC1F"/>
  <w16cid:commentId w16cid:paraId="124F0B0D" w16cid:durableId="188CB29D"/>
  <w16cid:commentId w16cid:paraId="53A3D9DE" w16cid:durableId="10D689F5"/>
  <w16cid:commentId w16cid:paraId="4F27B749" w16cid:durableId="18FDA728"/>
  <w16cid:commentId w16cid:paraId="6CF97239" w16cid:durableId="1A91909D"/>
  <w16cid:commentId w16cid:paraId="79AC4872" w16cid:durableId="54849318"/>
  <w16cid:commentId w16cid:paraId="074AF81F" w16cid:durableId="13D921E4"/>
  <w16cid:commentId w16cid:paraId="4AA1CB1A" w16cid:durableId="7E7B31FE"/>
  <w16cid:commentId w16cid:paraId="2DDAC160" w16cid:durableId="2FE5B350"/>
  <w16cid:commentId w16cid:paraId="56106C16" w16cid:durableId="45B2F774"/>
  <w16cid:commentId w16cid:paraId="113F8DDE" w16cid:durableId="7F3EA4F9"/>
  <w16cid:commentId w16cid:paraId="6E3B28C2" w16cid:durableId="6BE3C068"/>
  <w16cid:commentId w16cid:paraId="0ACDA626" w16cid:durableId="70CA5BA2"/>
  <w16cid:commentId w16cid:paraId="1404A23A" w16cid:durableId="3D9721AA"/>
  <w16cid:commentId w16cid:paraId="311CEC03" w16cid:durableId="7645C5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1AA174" w14:textId="77777777" w:rsidR="007778BD" w:rsidRDefault="007778BD" w:rsidP="00A125A8">
      <w:pPr>
        <w:spacing w:after="0" w:line="240" w:lineRule="auto"/>
      </w:pPr>
      <w:r>
        <w:separator/>
      </w:r>
    </w:p>
  </w:endnote>
  <w:endnote w:type="continuationSeparator" w:id="0">
    <w:p w14:paraId="10594AFF" w14:textId="77777777" w:rsidR="007778BD" w:rsidRDefault="007778BD" w:rsidP="00A12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3565B4" w14:textId="77777777" w:rsidR="007778BD" w:rsidRDefault="007778BD" w:rsidP="00A125A8">
      <w:pPr>
        <w:spacing w:after="0" w:line="240" w:lineRule="auto"/>
      </w:pPr>
      <w:r>
        <w:separator/>
      </w:r>
    </w:p>
  </w:footnote>
  <w:footnote w:type="continuationSeparator" w:id="0">
    <w:p w14:paraId="12F521C4" w14:textId="77777777" w:rsidR="007778BD" w:rsidRDefault="007778BD" w:rsidP="00A125A8">
      <w:pPr>
        <w:spacing w:after="0" w:line="240" w:lineRule="auto"/>
      </w:pPr>
      <w:r>
        <w:continuationSeparator/>
      </w:r>
    </w:p>
  </w:footnote>
  <w:footnote w:id="1">
    <w:p w14:paraId="7D42F56D" w14:textId="52510F3D" w:rsidR="00A125A8" w:rsidRDefault="00A125A8">
      <w:pPr>
        <w:pStyle w:val="FootnoteText"/>
      </w:pPr>
      <w:ins w:id="259" w:author="Walgren, Patrick" w:date="2024-08-29T10:42:00Z" w16du:dateUtc="2024-08-29T16:42:00Z">
        <w:r>
          <w:rPr>
            <w:rStyle w:val="FootnoteReference"/>
          </w:rPr>
          <w:footnoteRef/>
        </w:r>
        <w:r>
          <w:t xml:space="preserve"> </w:t>
        </w:r>
        <w:r>
          <w:rPr>
            <w:rStyle w:val="ui-provider"/>
          </w:rPr>
          <w:t>Full documentation of the pre-processor can be found in the code documentation (link).</w:t>
        </w:r>
        <w:r>
          <w:rPr>
            <w:rStyle w:val="CommentReference"/>
          </w:rPr>
          <w:annotationRef/>
        </w:r>
      </w:ins>
    </w:p>
  </w:footnote>
  <w:footnote w:id="2">
    <w:p w14:paraId="644B2CCA" w14:textId="14965F3D" w:rsidR="00F30A0C" w:rsidRDefault="00F30A0C" w:rsidP="00F30A0C">
      <w:pPr>
        <w:rPr>
          <w:ins w:id="319" w:author="Walgren, Patrick" w:date="2024-08-29T13:14:00Z" w16du:dateUtc="2024-08-29T19:14:00Z"/>
        </w:rPr>
      </w:pPr>
      <w:ins w:id="320" w:author="Walgren, Patrick" w:date="2024-08-29T13:14:00Z" w16du:dateUtc="2024-08-29T19:14:00Z">
        <w:r>
          <w:rPr>
            <w:rStyle w:val="FootnoteReference"/>
          </w:rPr>
          <w:footnoteRef/>
        </w:r>
        <w:r>
          <w:t xml:space="preserve"> Hybrid optimization comprises two stages: global optimization followed by a local search on the best set of design variables that the global optimization found. The global optimization</w:t>
        </w:r>
      </w:ins>
      <w:ins w:id="321" w:author="Walgren, Patrick" w:date="2024-08-29T13:15:00Z" w16du:dateUtc="2024-08-29T19:15:00Z">
        <w:r>
          <w:t xml:space="preserve"> (i.e., a genetic algorithm)</w:t>
        </w:r>
      </w:ins>
      <w:ins w:id="322" w:author="Walgren, Patrick" w:date="2024-08-29T13:14:00Z" w16du:dateUtc="2024-08-29T19:14:00Z">
        <w:r>
          <w:t xml:space="preserve"> searches the entire space and provides a starting point for a local gradient-based optimization</w:t>
        </w:r>
      </w:ins>
      <w:ins w:id="323" w:author="Walgren, Patrick" w:date="2024-08-29T13:15:00Z" w16du:dateUtc="2024-08-29T19:15:00Z">
        <w:r>
          <w:t xml:space="preserve"> (i.e., SLSQP)</w:t>
        </w:r>
      </w:ins>
      <w:ins w:id="324" w:author="Walgren, Patrick" w:date="2024-08-29T13:14:00Z" w16du:dateUtc="2024-08-29T19:14:00Z">
        <w:r>
          <w:t xml:space="preserve"> to find the mathematically optimum solution. </w:t>
        </w:r>
      </w:ins>
    </w:p>
    <w:p w14:paraId="57553946" w14:textId="33022710" w:rsidR="00F30A0C" w:rsidRDefault="00F30A0C">
      <w:pPr>
        <w:pStyle w:val="FootnoteText"/>
      </w:pPr>
    </w:p>
  </w:footnote>
  <w:footnote w:id="3">
    <w:p w14:paraId="2189A18B" w14:textId="77777777" w:rsidR="001B2481" w:rsidRDefault="001B2481" w:rsidP="001B2481">
      <w:pPr>
        <w:pStyle w:val="FootnoteText"/>
        <w:rPr>
          <w:ins w:id="565" w:author="Walgren, Patrick" w:date="2024-08-29T15:45:00Z" w16du:dateUtc="2024-08-29T21:45:00Z"/>
        </w:rPr>
      </w:pPr>
      <w:ins w:id="566" w:author="Walgren, Patrick" w:date="2024-08-29T15:45:00Z" w16du:dateUtc="2024-08-29T21:45:00Z">
        <w:r>
          <w:rPr>
            <w:rStyle w:val="FootnoteReference"/>
          </w:rPr>
          <w:footnoteRef/>
        </w:r>
        <w:r>
          <w:t xml:space="preserve"> The calibration stress is </w:t>
        </w:r>
        <w:r w:rsidRPr="00B33422">
          <w:rPr>
            <w:i/>
            <w:iCs/>
          </w:rPr>
          <w:t>a priori</w:t>
        </w:r>
        <w:r>
          <w:t xml:space="preserve"> defined by the designer, and common practice dictates selecting a value close to the design working stress of the material</w:t>
        </w:r>
        <w:r>
          <w:rPr>
            <w:rStyle w:val="CommentReference"/>
          </w:rPr>
          <w:annotationRef/>
        </w:r>
        <w:r>
          <w:t xml:space="preserve">. </w:t>
        </w:r>
        <w:r w:rsidRPr="00B33422">
          <w:rPr>
            <w:color w:val="FF0000"/>
          </w:rPr>
          <w:t>Get a citation on this. Talk to Hartl?</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D02C1"/>
    <w:multiLevelType w:val="hybridMultilevel"/>
    <w:tmpl w:val="A8E6202E"/>
    <w:lvl w:ilvl="0" w:tplc="031EF13C">
      <w:start w:val="1"/>
      <w:numFmt w:val="bullet"/>
      <w:lvlText w:val="•"/>
      <w:lvlJc w:val="left"/>
      <w:pPr>
        <w:tabs>
          <w:tab w:val="num" w:pos="720"/>
        </w:tabs>
        <w:ind w:left="720" w:hanging="360"/>
      </w:pPr>
      <w:rPr>
        <w:rFonts w:ascii="Arial" w:hAnsi="Arial" w:hint="default"/>
      </w:rPr>
    </w:lvl>
    <w:lvl w:ilvl="1" w:tplc="1C148EDC" w:tentative="1">
      <w:start w:val="1"/>
      <w:numFmt w:val="bullet"/>
      <w:lvlText w:val="•"/>
      <w:lvlJc w:val="left"/>
      <w:pPr>
        <w:tabs>
          <w:tab w:val="num" w:pos="1440"/>
        </w:tabs>
        <w:ind w:left="1440" w:hanging="360"/>
      </w:pPr>
      <w:rPr>
        <w:rFonts w:ascii="Arial" w:hAnsi="Arial" w:hint="default"/>
      </w:rPr>
    </w:lvl>
    <w:lvl w:ilvl="2" w:tplc="00E6C292" w:tentative="1">
      <w:start w:val="1"/>
      <w:numFmt w:val="bullet"/>
      <w:lvlText w:val="•"/>
      <w:lvlJc w:val="left"/>
      <w:pPr>
        <w:tabs>
          <w:tab w:val="num" w:pos="2160"/>
        </w:tabs>
        <w:ind w:left="2160" w:hanging="360"/>
      </w:pPr>
      <w:rPr>
        <w:rFonts w:ascii="Arial" w:hAnsi="Arial" w:hint="default"/>
      </w:rPr>
    </w:lvl>
    <w:lvl w:ilvl="3" w:tplc="F5C63826" w:tentative="1">
      <w:start w:val="1"/>
      <w:numFmt w:val="bullet"/>
      <w:lvlText w:val="•"/>
      <w:lvlJc w:val="left"/>
      <w:pPr>
        <w:tabs>
          <w:tab w:val="num" w:pos="2880"/>
        </w:tabs>
        <w:ind w:left="2880" w:hanging="360"/>
      </w:pPr>
      <w:rPr>
        <w:rFonts w:ascii="Arial" w:hAnsi="Arial" w:hint="default"/>
      </w:rPr>
    </w:lvl>
    <w:lvl w:ilvl="4" w:tplc="9228851A" w:tentative="1">
      <w:start w:val="1"/>
      <w:numFmt w:val="bullet"/>
      <w:lvlText w:val="•"/>
      <w:lvlJc w:val="left"/>
      <w:pPr>
        <w:tabs>
          <w:tab w:val="num" w:pos="3600"/>
        </w:tabs>
        <w:ind w:left="3600" w:hanging="360"/>
      </w:pPr>
      <w:rPr>
        <w:rFonts w:ascii="Arial" w:hAnsi="Arial" w:hint="default"/>
      </w:rPr>
    </w:lvl>
    <w:lvl w:ilvl="5" w:tplc="A5FEA7F8" w:tentative="1">
      <w:start w:val="1"/>
      <w:numFmt w:val="bullet"/>
      <w:lvlText w:val="•"/>
      <w:lvlJc w:val="left"/>
      <w:pPr>
        <w:tabs>
          <w:tab w:val="num" w:pos="4320"/>
        </w:tabs>
        <w:ind w:left="4320" w:hanging="360"/>
      </w:pPr>
      <w:rPr>
        <w:rFonts w:ascii="Arial" w:hAnsi="Arial" w:hint="default"/>
      </w:rPr>
    </w:lvl>
    <w:lvl w:ilvl="6" w:tplc="84E4B16C" w:tentative="1">
      <w:start w:val="1"/>
      <w:numFmt w:val="bullet"/>
      <w:lvlText w:val="•"/>
      <w:lvlJc w:val="left"/>
      <w:pPr>
        <w:tabs>
          <w:tab w:val="num" w:pos="5040"/>
        </w:tabs>
        <w:ind w:left="5040" w:hanging="360"/>
      </w:pPr>
      <w:rPr>
        <w:rFonts w:ascii="Arial" w:hAnsi="Arial" w:hint="default"/>
      </w:rPr>
    </w:lvl>
    <w:lvl w:ilvl="7" w:tplc="0EA2C136" w:tentative="1">
      <w:start w:val="1"/>
      <w:numFmt w:val="bullet"/>
      <w:lvlText w:val="•"/>
      <w:lvlJc w:val="left"/>
      <w:pPr>
        <w:tabs>
          <w:tab w:val="num" w:pos="5760"/>
        </w:tabs>
        <w:ind w:left="5760" w:hanging="360"/>
      </w:pPr>
      <w:rPr>
        <w:rFonts w:ascii="Arial" w:hAnsi="Arial" w:hint="default"/>
      </w:rPr>
    </w:lvl>
    <w:lvl w:ilvl="8" w:tplc="B0CC1B6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B1653FD"/>
    <w:multiLevelType w:val="hybridMultilevel"/>
    <w:tmpl w:val="A7F02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255BC5"/>
    <w:multiLevelType w:val="hybridMultilevel"/>
    <w:tmpl w:val="C720A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042A6A"/>
    <w:multiLevelType w:val="hybridMultilevel"/>
    <w:tmpl w:val="C3CE6BD0"/>
    <w:lvl w:ilvl="0" w:tplc="69BCD202">
      <w:start w:val="1"/>
      <w:numFmt w:val="bullet"/>
      <w:lvlText w:val="•"/>
      <w:lvlJc w:val="left"/>
      <w:pPr>
        <w:tabs>
          <w:tab w:val="num" w:pos="720"/>
        </w:tabs>
        <w:ind w:left="720" w:hanging="360"/>
      </w:pPr>
      <w:rPr>
        <w:rFonts w:ascii="Arial" w:hAnsi="Arial" w:hint="default"/>
      </w:rPr>
    </w:lvl>
    <w:lvl w:ilvl="1" w:tplc="101C829C" w:tentative="1">
      <w:start w:val="1"/>
      <w:numFmt w:val="bullet"/>
      <w:lvlText w:val="•"/>
      <w:lvlJc w:val="left"/>
      <w:pPr>
        <w:tabs>
          <w:tab w:val="num" w:pos="1440"/>
        </w:tabs>
        <w:ind w:left="1440" w:hanging="360"/>
      </w:pPr>
      <w:rPr>
        <w:rFonts w:ascii="Arial" w:hAnsi="Arial" w:hint="default"/>
      </w:rPr>
    </w:lvl>
    <w:lvl w:ilvl="2" w:tplc="174412DE" w:tentative="1">
      <w:start w:val="1"/>
      <w:numFmt w:val="bullet"/>
      <w:lvlText w:val="•"/>
      <w:lvlJc w:val="left"/>
      <w:pPr>
        <w:tabs>
          <w:tab w:val="num" w:pos="2160"/>
        </w:tabs>
        <w:ind w:left="2160" w:hanging="360"/>
      </w:pPr>
      <w:rPr>
        <w:rFonts w:ascii="Arial" w:hAnsi="Arial" w:hint="default"/>
      </w:rPr>
    </w:lvl>
    <w:lvl w:ilvl="3" w:tplc="0F00AF3A" w:tentative="1">
      <w:start w:val="1"/>
      <w:numFmt w:val="bullet"/>
      <w:lvlText w:val="•"/>
      <w:lvlJc w:val="left"/>
      <w:pPr>
        <w:tabs>
          <w:tab w:val="num" w:pos="2880"/>
        </w:tabs>
        <w:ind w:left="2880" w:hanging="360"/>
      </w:pPr>
      <w:rPr>
        <w:rFonts w:ascii="Arial" w:hAnsi="Arial" w:hint="default"/>
      </w:rPr>
    </w:lvl>
    <w:lvl w:ilvl="4" w:tplc="B156DE84" w:tentative="1">
      <w:start w:val="1"/>
      <w:numFmt w:val="bullet"/>
      <w:lvlText w:val="•"/>
      <w:lvlJc w:val="left"/>
      <w:pPr>
        <w:tabs>
          <w:tab w:val="num" w:pos="3600"/>
        </w:tabs>
        <w:ind w:left="3600" w:hanging="360"/>
      </w:pPr>
      <w:rPr>
        <w:rFonts w:ascii="Arial" w:hAnsi="Arial" w:hint="default"/>
      </w:rPr>
    </w:lvl>
    <w:lvl w:ilvl="5" w:tplc="FCC6DFBA" w:tentative="1">
      <w:start w:val="1"/>
      <w:numFmt w:val="bullet"/>
      <w:lvlText w:val="•"/>
      <w:lvlJc w:val="left"/>
      <w:pPr>
        <w:tabs>
          <w:tab w:val="num" w:pos="4320"/>
        </w:tabs>
        <w:ind w:left="4320" w:hanging="360"/>
      </w:pPr>
      <w:rPr>
        <w:rFonts w:ascii="Arial" w:hAnsi="Arial" w:hint="default"/>
      </w:rPr>
    </w:lvl>
    <w:lvl w:ilvl="6" w:tplc="5DEC7B2C" w:tentative="1">
      <w:start w:val="1"/>
      <w:numFmt w:val="bullet"/>
      <w:lvlText w:val="•"/>
      <w:lvlJc w:val="left"/>
      <w:pPr>
        <w:tabs>
          <w:tab w:val="num" w:pos="5040"/>
        </w:tabs>
        <w:ind w:left="5040" w:hanging="360"/>
      </w:pPr>
      <w:rPr>
        <w:rFonts w:ascii="Arial" w:hAnsi="Arial" w:hint="default"/>
      </w:rPr>
    </w:lvl>
    <w:lvl w:ilvl="7" w:tplc="C6961EAC" w:tentative="1">
      <w:start w:val="1"/>
      <w:numFmt w:val="bullet"/>
      <w:lvlText w:val="•"/>
      <w:lvlJc w:val="left"/>
      <w:pPr>
        <w:tabs>
          <w:tab w:val="num" w:pos="5760"/>
        </w:tabs>
        <w:ind w:left="5760" w:hanging="360"/>
      </w:pPr>
      <w:rPr>
        <w:rFonts w:ascii="Arial" w:hAnsi="Arial" w:hint="default"/>
      </w:rPr>
    </w:lvl>
    <w:lvl w:ilvl="8" w:tplc="2AE8642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DF21941"/>
    <w:multiLevelType w:val="hybridMultilevel"/>
    <w:tmpl w:val="C0B8C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6A2A80"/>
    <w:multiLevelType w:val="hybridMultilevel"/>
    <w:tmpl w:val="610EC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9949030">
    <w:abstractNumId w:val="1"/>
  </w:num>
  <w:num w:numId="2" w16cid:durableId="1694375513">
    <w:abstractNumId w:val="4"/>
  </w:num>
  <w:num w:numId="3" w16cid:durableId="1013149470">
    <w:abstractNumId w:val="2"/>
  </w:num>
  <w:num w:numId="4" w16cid:durableId="1125122754">
    <w:abstractNumId w:val="3"/>
  </w:num>
  <w:num w:numId="5" w16cid:durableId="2073650588">
    <w:abstractNumId w:val="0"/>
  </w:num>
  <w:num w:numId="6" w16cid:durableId="140282791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ingear, Jacob Lee">
    <w15:presenceInfo w15:providerId="AD" w15:userId="S::362490@win.lanl.gov::6d72d889-daeb-477e-95b9-50a268df7791"/>
  </w15:person>
  <w15:person w15:author="Walgren, Patrick">
    <w15:presenceInfo w15:providerId="AD" w15:userId="S::pwalgren58@tamu.edu::497b613b-8eb1-49c3-9ca4-7bb0fedfe0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F3B"/>
    <w:rsid w:val="00002B6A"/>
    <w:rsid w:val="00007D3B"/>
    <w:rsid w:val="00010A4F"/>
    <w:rsid w:val="00014FB1"/>
    <w:rsid w:val="00080A0A"/>
    <w:rsid w:val="000A1B99"/>
    <w:rsid w:val="000C20D1"/>
    <w:rsid w:val="000C2720"/>
    <w:rsid w:val="000D430F"/>
    <w:rsid w:val="000E541C"/>
    <w:rsid w:val="001123FD"/>
    <w:rsid w:val="00117210"/>
    <w:rsid w:val="001210B3"/>
    <w:rsid w:val="00133FE3"/>
    <w:rsid w:val="00144BA9"/>
    <w:rsid w:val="00150866"/>
    <w:rsid w:val="00160BC2"/>
    <w:rsid w:val="00170137"/>
    <w:rsid w:val="001934B7"/>
    <w:rsid w:val="001A0D06"/>
    <w:rsid w:val="001B2481"/>
    <w:rsid w:val="001F0640"/>
    <w:rsid w:val="001F2DA9"/>
    <w:rsid w:val="001F5E46"/>
    <w:rsid w:val="00202992"/>
    <w:rsid w:val="00203F3E"/>
    <w:rsid w:val="00212273"/>
    <w:rsid w:val="00232D71"/>
    <w:rsid w:val="002425F7"/>
    <w:rsid w:val="00257F5D"/>
    <w:rsid w:val="00263C83"/>
    <w:rsid w:val="00274948"/>
    <w:rsid w:val="002A4064"/>
    <w:rsid w:val="002D560C"/>
    <w:rsid w:val="002E0202"/>
    <w:rsid w:val="002E5E50"/>
    <w:rsid w:val="002F5A8B"/>
    <w:rsid w:val="003075F8"/>
    <w:rsid w:val="00310D0C"/>
    <w:rsid w:val="00331BE6"/>
    <w:rsid w:val="00340AB9"/>
    <w:rsid w:val="0035716C"/>
    <w:rsid w:val="00362D48"/>
    <w:rsid w:val="00380A06"/>
    <w:rsid w:val="003A006D"/>
    <w:rsid w:val="003C0182"/>
    <w:rsid w:val="00410CAA"/>
    <w:rsid w:val="004324A8"/>
    <w:rsid w:val="00434006"/>
    <w:rsid w:val="00434A2D"/>
    <w:rsid w:val="00442DFC"/>
    <w:rsid w:val="00460286"/>
    <w:rsid w:val="0046267A"/>
    <w:rsid w:val="004714C0"/>
    <w:rsid w:val="00476B8C"/>
    <w:rsid w:val="00494A78"/>
    <w:rsid w:val="004A5AC6"/>
    <w:rsid w:val="004D4529"/>
    <w:rsid w:val="004D5713"/>
    <w:rsid w:val="004D6A88"/>
    <w:rsid w:val="004D7D1C"/>
    <w:rsid w:val="004F7D70"/>
    <w:rsid w:val="00552F92"/>
    <w:rsid w:val="00560D22"/>
    <w:rsid w:val="00562446"/>
    <w:rsid w:val="00581C23"/>
    <w:rsid w:val="00587F83"/>
    <w:rsid w:val="005E2C6D"/>
    <w:rsid w:val="005F24E7"/>
    <w:rsid w:val="005F56D8"/>
    <w:rsid w:val="006013EF"/>
    <w:rsid w:val="00604EC7"/>
    <w:rsid w:val="0061728A"/>
    <w:rsid w:val="006329EF"/>
    <w:rsid w:val="00632B46"/>
    <w:rsid w:val="00632CCD"/>
    <w:rsid w:val="00635852"/>
    <w:rsid w:val="0064099C"/>
    <w:rsid w:val="00643F75"/>
    <w:rsid w:val="006577A5"/>
    <w:rsid w:val="0067283A"/>
    <w:rsid w:val="00683889"/>
    <w:rsid w:val="006A1B98"/>
    <w:rsid w:val="006B60C2"/>
    <w:rsid w:val="006D7825"/>
    <w:rsid w:val="006F0557"/>
    <w:rsid w:val="006F4BB1"/>
    <w:rsid w:val="007075E1"/>
    <w:rsid w:val="00734581"/>
    <w:rsid w:val="007641D0"/>
    <w:rsid w:val="00764B78"/>
    <w:rsid w:val="007755B3"/>
    <w:rsid w:val="007778BD"/>
    <w:rsid w:val="0078218E"/>
    <w:rsid w:val="007945D6"/>
    <w:rsid w:val="00794E69"/>
    <w:rsid w:val="007A1CEC"/>
    <w:rsid w:val="007A7F3B"/>
    <w:rsid w:val="007B16A7"/>
    <w:rsid w:val="007B34F1"/>
    <w:rsid w:val="007E0FDA"/>
    <w:rsid w:val="007E4A0A"/>
    <w:rsid w:val="007E57A8"/>
    <w:rsid w:val="007E796D"/>
    <w:rsid w:val="007F4161"/>
    <w:rsid w:val="0082261D"/>
    <w:rsid w:val="00842010"/>
    <w:rsid w:val="00842597"/>
    <w:rsid w:val="00843709"/>
    <w:rsid w:val="008524E0"/>
    <w:rsid w:val="00854464"/>
    <w:rsid w:val="00870A17"/>
    <w:rsid w:val="00871254"/>
    <w:rsid w:val="0087415E"/>
    <w:rsid w:val="008764EF"/>
    <w:rsid w:val="00896545"/>
    <w:rsid w:val="008B5889"/>
    <w:rsid w:val="008C2023"/>
    <w:rsid w:val="008D2F4F"/>
    <w:rsid w:val="008D3ECA"/>
    <w:rsid w:val="008D5234"/>
    <w:rsid w:val="008E725D"/>
    <w:rsid w:val="00920C7C"/>
    <w:rsid w:val="0092573B"/>
    <w:rsid w:val="009342F1"/>
    <w:rsid w:val="00944252"/>
    <w:rsid w:val="009528D9"/>
    <w:rsid w:val="00961DD7"/>
    <w:rsid w:val="009855FC"/>
    <w:rsid w:val="00985D0D"/>
    <w:rsid w:val="009939FB"/>
    <w:rsid w:val="0099407C"/>
    <w:rsid w:val="009A67B1"/>
    <w:rsid w:val="009B4EAD"/>
    <w:rsid w:val="009C126B"/>
    <w:rsid w:val="009C2BEC"/>
    <w:rsid w:val="009C63CB"/>
    <w:rsid w:val="009F5961"/>
    <w:rsid w:val="00A03507"/>
    <w:rsid w:val="00A07A4F"/>
    <w:rsid w:val="00A125A8"/>
    <w:rsid w:val="00A267DB"/>
    <w:rsid w:val="00A27F28"/>
    <w:rsid w:val="00A679DA"/>
    <w:rsid w:val="00A81DBD"/>
    <w:rsid w:val="00A925B5"/>
    <w:rsid w:val="00A969E4"/>
    <w:rsid w:val="00A96E3A"/>
    <w:rsid w:val="00AF1943"/>
    <w:rsid w:val="00B102AA"/>
    <w:rsid w:val="00B30C6F"/>
    <w:rsid w:val="00B33422"/>
    <w:rsid w:val="00B66DF8"/>
    <w:rsid w:val="00B75EF4"/>
    <w:rsid w:val="00B82778"/>
    <w:rsid w:val="00B8340B"/>
    <w:rsid w:val="00BD1F08"/>
    <w:rsid w:val="00BD7C69"/>
    <w:rsid w:val="00BE4979"/>
    <w:rsid w:val="00C16F3B"/>
    <w:rsid w:val="00C44B2D"/>
    <w:rsid w:val="00C66157"/>
    <w:rsid w:val="00C93B97"/>
    <w:rsid w:val="00C97A23"/>
    <w:rsid w:val="00CB0A86"/>
    <w:rsid w:val="00CD3C41"/>
    <w:rsid w:val="00CF100C"/>
    <w:rsid w:val="00D248B0"/>
    <w:rsid w:val="00D417D5"/>
    <w:rsid w:val="00D72D72"/>
    <w:rsid w:val="00D84CD8"/>
    <w:rsid w:val="00D925B3"/>
    <w:rsid w:val="00DA49A9"/>
    <w:rsid w:val="00DC7663"/>
    <w:rsid w:val="00DD411A"/>
    <w:rsid w:val="00DE027B"/>
    <w:rsid w:val="00DE3B5C"/>
    <w:rsid w:val="00DF700C"/>
    <w:rsid w:val="00E07A72"/>
    <w:rsid w:val="00E17B28"/>
    <w:rsid w:val="00E837A7"/>
    <w:rsid w:val="00EB0ACE"/>
    <w:rsid w:val="00EB7758"/>
    <w:rsid w:val="00EB7AC3"/>
    <w:rsid w:val="00EC43C1"/>
    <w:rsid w:val="00ED40BE"/>
    <w:rsid w:val="00EF4389"/>
    <w:rsid w:val="00F02CBF"/>
    <w:rsid w:val="00F04AA5"/>
    <w:rsid w:val="00F22A7E"/>
    <w:rsid w:val="00F25724"/>
    <w:rsid w:val="00F30A0C"/>
    <w:rsid w:val="00F453AD"/>
    <w:rsid w:val="00F70303"/>
    <w:rsid w:val="00F72732"/>
    <w:rsid w:val="00F8273D"/>
    <w:rsid w:val="00F90695"/>
    <w:rsid w:val="00FA5E95"/>
    <w:rsid w:val="00FB307C"/>
    <w:rsid w:val="00FC2C33"/>
    <w:rsid w:val="00FC331D"/>
    <w:rsid w:val="00FC56D5"/>
    <w:rsid w:val="00FD5EBF"/>
    <w:rsid w:val="00FF3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1B456"/>
  <w15:chartTrackingRefBased/>
  <w15:docId w15:val="{E90C1F7B-26A7-402E-828E-E64889A96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3422"/>
    <w:pPr>
      <w:ind w:left="720"/>
      <w:contextualSpacing/>
    </w:pPr>
  </w:style>
  <w:style w:type="character" w:styleId="PlaceholderText">
    <w:name w:val="Placeholder Text"/>
    <w:basedOn w:val="DefaultParagraphFont"/>
    <w:uiPriority w:val="99"/>
    <w:semiHidden/>
    <w:rsid w:val="00BD1F08"/>
    <w:rPr>
      <w:color w:val="666666"/>
    </w:rPr>
  </w:style>
  <w:style w:type="character" w:styleId="CommentReference">
    <w:name w:val="annotation reference"/>
    <w:basedOn w:val="DefaultParagraphFont"/>
    <w:uiPriority w:val="99"/>
    <w:semiHidden/>
    <w:unhideWhenUsed/>
    <w:rsid w:val="009528D9"/>
    <w:rPr>
      <w:sz w:val="16"/>
      <w:szCs w:val="16"/>
    </w:rPr>
  </w:style>
  <w:style w:type="paragraph" w:styleId="CommentText">
    <w:name w:val="annotation text"/>
    <w:basedOn w:val="Normal"/>
    <w:link w:val="CommentTextChar"/>
    <w:uiPriority w:val="99"/>
    <w:unhideWhenUsed/>
    <w:rsid w:val="009528D9"/>
    <w:pPr>
      <w:spacing w:line="240" w:lineRule="auto"/>
    </w:pPr>
    <w:rPr>
      <w:sz w:val="20"/>
      <w:szCs w:val="20"/>
    </w:rPr>
  </w:style>
  <w:style w:type="character" w:customStyle="1" w:styleId="CommentTextChar">
    <w:name w:val="Comment Text Char"/>
    <w:basedOn w:val="DefaultParagraphFont"/>
    <w:link w:val="CommentText"/>
    <w:uiPriority w:val="99"/>
    <w:rsid w:val="009528D9"/>
    <w:rPr>
      <w:sz w:val="20"/>
      <w:szCs w:val="20"/>
    </w:rPr>
  </w:style>
  <w:style w:type="paragraph" w:styleId="CommentSubject">
    <w:name w:val="annotation subject"/>
    <w:basedOn w:val="CommentText"/>
    <w:next w:val="CommentText"/>
    <w:link w:val="CommentSubjectChar"/>
    <w:uiPriority w:val="99"/>
    <w:semiHidden/>
    <w:unhideWhenUsed/>
    <w:rsid w:val="009528D9"/>
    <w:rPr>
      <w:b/>
      <w:bCs/>
    </w:rPr>
  </w:style>
  <w:style w:type="character" w:customStyle="1" w:styleId="CommentSubjectChar">
    <w:name w:val="Comment Subject Char"/>
    <w:basedOn w:val="CommentTextChar"/>
    <w:link w:val="CommentSubject"/>
    <w:uiPriority w:val="99"/>
    <w:semiHidden/>
    <w:rsid w:val="009528D9"/>
    <w:rPr>
      <w:b/>
      <w:bCs/>
      <w:sz w:val="20"/>
      <w:szCs w:val="20"/>
    </w:rPr>
  </w:style>
  <w:style w:type="paragraph" w:styleId="Caption">
    <w:name w:val="caption"/>
    <w:basedOn w:val="Normal"/>
    <w:next w:val="Normal"/>
    <w:uiPriority w:val="35"/>
    <w:unhideWhenUsed/>
    <w:qFormat/>
    <w:rsid w:val="0078218E"/>
    <w:pPr>
      <w:spacing w:after="200" w:line="240" w:lineRule="auto"/>
    </w:pPr>
    <w:rPr>
      <w:i/>
      <w:iCs/>
      <w:color w:val="44546A" w:themeColor="text2"/>
      <w:sz w:val="18"/>
      <w:szCs w:val="18"/>
    </w:rPr>
  </w:style>
  <w:style w:type="table" w:styleId="TableGrid">
    <w:name w:val="Table Grid"/>
    <w:basedOn w:val="TableNormal"/>
    <w:uiPriority w:val="39"/>
    <w:rsid w:val="001A0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10CA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Bibliography">
    <w:name w:val="Bibliography"/>
    <w:basedOn w:val="Normal"/>
    <w:next w:val="Normal"/>
    <w:uiPriority w:val="37"/>
    <w:unhideWhenUsed/>
    <w:rsid w:val="00B75EF4"/>
    <w:pPr>
      <w:tabs>
        <w:tab w:val="left" w:pos="384"/>
      </w:tabs>
      <w:spacing w:after="0" w:line="240" w:lineRule="auto"/>
      <w:ind w:left="384" w:hanging="384"/>
    </w:pPr>
  </w:style>
  <w:style w:type="paragraph" w:styleId="Revision">
    <w:name w:val="Revision"/>
    <w:hidden/>
    <w:uiPriority w:val="99"/>
    <w:semiHidden/>
    <w:rsid w:val="00ED40BE"/>
    <w:pPr>
      <w:spacing w:after="0" w:line="240" w:lineRule="auto"/>
    </w:pPr>
  </w:style>
  <w:style w:type="character" w:styleId="Hyperlink">
    <w:name w:val="Hyperlink"/>
    <w:basedOn w:val="DefaultParagraphFont"/>
    <w:uiPriority w:val="99"/>
    <w:unhideWhenUsed/>
    <w:rsid w:val="00FB307C"/>
    <w:rPr>
      <w:color w:val="0563C1" w:themeColor="hyperlink"/>
      <w:u w:val="single"/>
    </w:rPr>
  </w:style>
  <w:style w:type="character" w:styleId="UnresolvedMention">
    <w:name w:val="Unresolved Mention"/>
    <w:basedOn w:val="DefaultParagraphFont"/>
    <w:uiPriority w:val="99"/>
    <w:semiHidden/>
    <w:unhideWhenUsed/>
    <w:rsid w:val="00FB307C"/>
    <w:rPr>
      <w:color w:val="605E5C"/>
      <w:shd w:val="clear" w:color="auto" w:fill="E1DFDD"/>
    </w:rPr>
  </w:style>
  <w:style w:type="character" w:customStyle="1" w:styleId="ui-provider">
    <w:name w:val="ui-provider"/>
    <w:basedOn w:val="DefaultParagraphFont"/>
    <w:rsid w:val="00007D3B"/>
  </w:style>
  <w:style w:type="character" w:styleId="FollowedHyperlink">
    <w:name w:val="FollowedHyperlink"/>
    <w:basedOn w:val="DefaultParagraphFont"/>
    <w:uiPriority w:val="99"/>
    <w:semiHidden/>
    <w:unhideWhenUsed/>
    <w:rsid w:val="008B5889"/>
    <w:rPr>
      <w:color w:val="954F72" w:themeColor="followedHyperlink"/>
      <w:u w:val="single"/>
    </w:rPr>
  </w:style>
  <w:style w:type="paragraph" w:styleId="FootnoteText">
    <w:name w:val="footnote text"/>
    <w:basedOn w:val="Normal"/>
    <w:link w:val="FootnoteTextChar"/>
    <w:uiPriority w:val="99"/>
    <w:semiHidden/>
    <w:unhideWhenUsed/>
    <w:rsid w:val="00A125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25A8"/>
    <w:rPr>
      <w:sz w:val="20"/>
      <w:szCs w:val="20"/>
    </w:rPr>
  </w:style>
  <w:style w:type="character" w:styleId="FootnoteReference">
    <w:name w:val="footnote reference"/>
    <w:basedOn w:val="DefaultParagraphFont"/>
    <w:uiPriority w:val="99"/>
    <w:semiHidden/>
    <w:unhideWhenUsed/>
    <w:rsid w:val="00A125A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684150">
      <w:bodyDiv w:val="1"/>
      <w:marLeft w:val="0"/>
      <w:marRight w:val="0"/>
      <w:marTop w:val="0"/>
      <w:marBottom w:val="0"/>
      <w:divBdr>
        <w:top w:val="none" w:sz="0" w:space="0" w:color="auto"/>
        <w:left w:val="none" w:sz="0" w:space="0" w:color="auto"/>
        <w:bottom w:val="none" w:sz="0" w:space="0" w:color="auto"/>
        <w:right w:val="none" w:sz="0" w:space="0" w:color="auto"/>
      </w:divBdr>
    </w:div>
    <w:div w:id="327097136">
      <w:bodyDiv w:val="1"/>
      <w:marLeft w:val="0"/>
      <w:marRight w:val="0"/>
      <w:marTop w:val="0"/>
      <w:marBottom w:val="0"/>
      <w:divBdr>
        <w:top w:val="none" w:sz="0" w:space="0" w:color="auto"/>
        <w:left w:val="none" w:sz="0" w:space="0" w:color="auto"/>
        <w:bottom w:val="none" w:sz="0" w:space="0" w:color="auto"/>
        <w:right w:val="none" w:sz="0" w:space="0" w:color="auto"/>
      </w:divBdr>
    </w:div>
    <w:div w:id="470249962">
      <w:bodyDiv w:val="1"/>
      <w:marLeft w:val="0"/>
      <w:marRight w:val="0"/>
      <w:marTop w:val="0"/>
      <w:marBottom w:val="0"/>
      <w:divBdr>
        <w:top w:val="none" w:sz="0" w:space="0" w:color="auto"/>
        <w:left w:val="none" w:sz="0" w:space="0" w:color="auto"/>
        <w:bottom w:val="none" w:sz="0" w:space="0" w:color="auto"/>
        <w:right w:val="none" w:sz="0" w:space="0" w:color="auto"/>
      </w:divBdr>
      <w:divsChild>
        <w:div w:id="1519738081">
          <w:marLeft w:val="274"/>
          <w:marRight w:val="0"/>
          <w:marTop w:val="0"/>
          <w:marBottom w:val="0"/>
          <w:divBdr>
            <w:top w:val="none" w:sz="0" w:space="0" w:color="auto"/>
            <w:left w:val="none" w:sz="0" w:space="0" w:color="auto"/>
            <w:bottom w:val="none" w:sz="0" w:space="0" w:color="auto"/>
            <w:right w:val="none" w:sz="0" w:space="0" w:color="auto"/>
          </w:divBdr>
        </w:div>
        <w:div w:id="2045515620">
          <w:marLeft w:val="274"/>
          <w:marRight w:val="0"/>
          <w:marTop w:val="0"/>
          <w:marBottom w:val="0"/>
          <w:divBdr>
            <w:top w:val="none" w:sz="0" w:space="0" w:color="auto"/>
            <w:left w:val="none" w:sz="0" w:space="0" w:color="auto"/>
            <w:bottom w:val="none" w:sz="0" w:space="0" w:color="auto"/>
            <w:right w:val="none" w:sz="0" w:space="0" w:color="auto"/>
          </w:divBdr>
        </w:div>
        <w:div w:id="505051701">
          <w:marLeft w:val="274"/>
          <w:marRight w:val="0"/>
          <w:marTop w:val="0"/>
          <w:marBottom w:val="0"/>
          <w:divBdr>
            <w:top w:val="none" w:sz="0" w:space="0" w:color="auto"/>
            <w:left w:val="none" w:sz="0" w:space="0" w:color="auto"/>
            <w:bottom w:val="none" w:sz="0" w:space="0" w:color="auto"/>
            <w:right w:val="none" w:sz="0" w:space="0" w:color="auto"/>
          </w:divBdr>
        </w:div>
        <w:div w:id="640618846">
          <w:marLeft w:val="274"/>
          <w:marRight w:val="0"/>
          <w:marTop w:val="0"/>
          <w:marBottom w:val="0"/>
          <w:divBdr>
            <w:top w:val="none" w:sz="0" w:space="0" w:color="auto"/>
            <w:left w:val="none" w:sz="0" w:space="0" w:color="auto"/>
            <w:bottom w:val="none" w:sz="0" w:space="0" w:color="auto"/>
            <w:right w:val="none" w:sz="0" w:space="0" w:color="auto"/>
          </w:divBdr>
        </w:div>
        <w:div w:id="340663539">
          <w:marLeft w:val="274"/>
          <w:marRight w:val="0"/>
          <w:marTop w:val="0"/>
          <w:marBottom w:val="0"/>
          <w:divBdr>
            <w:top w:val="none" w:sz="0" w:space="0" w:color="auto"/>
            <w:left w:val="none" w:sz="0" w:space="0" w:color="auto"/>
            <w:bottom w:val="none" w:sz="0" w:space="0" w:color="auto"/>
            <w:right w:val="none" w:sz="0" w:space="0" w:color="auto"/>
          </w:divBdr>
        </w:div>
      </w:divsChild>
    </w:div>
    <w:div w:id="630019180">
      <w:bodyDiv w:val="1"/>
      <w:marLeft w:val="0"/>
      <w:marRight w:val="0"/>
      <w:marTop w:val="0"/>
      <w:marBottom w:val="0"/>
      <w:divBdr>
        <w:top w:val="none" w:sz="0" w:space="0" w:color="auto"/>
        <w:left w:val="none" w:sz="0" w:space="0" w:color="auto"/>
        <w:bottom w:val="none" w:sz="0" w:space="0" w:color="auto"/>
        <w:right w:val="none" w:sz="0" w:space="0" w:color="auto"/>
      </w:divBdr>
    </w:div>
    <w:div w:id="962731729">
      <w:bodyDiv w:val="1"/>
      <w:marLeft w:val="0"/>
      <w:marRight w:val="0"/>
      <w:marTop w:val="0"/>
      <w:marBottom w:val="0"/>
      <w:divBdr>
        <w:top w:val="none" w:sz="0" w:space="0" w:color="auto"/>
        <w:left w:val="none" w:sz="0" w:space="0" w:color="auto"/>
        <w:bottom w:val="none" w:sz="0" w:space="0" w:color="auto"/>
        <w:right w:val="none" w:sz="0" w:space="0" w:color="auto"/>
      </w:divBdr>
    </w:div>
    <w:div w:id="962886057">
      <w:bodyDiv w:val="1"/>
      <w:marLeft w:val="0"/>
      <w:marRight w:val="0"/>
      <w:marTop w:val="0"/>
      <w:marBottom w:val="0"/>
      <w:divBdr>
        <w:top w:val="none" w:sz="0" w:space="0" w:color="auto"/>
        <w:left w:val="none" w:sz="0" w:space="0" w:color="auto"/>
        <w:bottom w:val="none" w:sz="0" w:space="0" w:color="auto"/>
        <w:right w:val="none" w:sz="0" w:space="0" w:color="auto"/>
      </w:divBdr>
    </w:div>
    <w:div w:id="1077364442">
      <w:bodyDiv w:val="1"/>
      <w:marLeft w:val="0"/>
      <w:marRight w:val="0"/>
      <w:marTop w:val="0"/>
      <w:marBottom w:val="0"/>
      <w:divBdr>
        <w:top w:val="none" w:sz="0" w:space="0" w:color="auto"/>
        <w:left w:val="none" w:sz="0" w:space="0" w:color="auto"/>
        <w:bottom w:val="none" w:sz="0" w:space="0" w:color="auto"/>
        <w:right w:val="none" w:sz="0" w:space="0" w:color="auto"/>
      </w:divBdr>
    </w:div>
    <w:div w:id="1077631564">
      <w:bodyDiv w:val="1"/>
      <w:marLeft w:val="0"/>
      <w:marRight w:val="0"/>
      <w:marTop w:val="0"/>
      <w:marBottom w:val="0"/>
      <w:divBdr>
        <w:top w:val="none" w:sz="0" w:space="0" w:color="auto"/>
        <w:left w:val="none" w:sz="0" w:space="0" w:color="auto"/>
        <w:bottom w:val="none" w:sz="0" w:space="0" w:color="auto"/>
        <w:right w:val="none" w:sz="0" w:space="0" w:color="auto"/>
      </w:divBdr>
    </w:div>
    <w:div w:id="1097363179">
      <w:bodyDiv w:val="1"/>
      <w:marLeft w:val="0"/>
      <w:marRight w:val="0"/>
      <w:marTop w:val="0"/>
      <w:marBottom w:val="0"/>
      <w:divBdr>
        <w:top w:val="none" w:sz="0" w:space="0" w:color="auto"/>
        <w:left w:val="none" w:sz="0" w:space="0" w:color="auto"/>
        <w:bottom w:val="none" w:sz="0" w:space="0" w:color="auto"/>
        <w:right w:val="none" w:sz="0" w:space="0" w:color="auto"/>
      </w:divBdr>
    </w:div>
    <w:div w:id="1320109355">
      <w:bodyDiv w:val="1"/>
      <w:marLeft w:val="0"/>
      <w:marRight w:val="0"/>
      <w:marTop w:val="0"/>
      <w:marBottom w:val="0"/>
      <w:divBdr>
        <w:top w:val="none" w:sz="0" w:space="0" w:color="auto"/>
        <w:left w:val="none" w:sz="0" w:space="0" w:color="auto"/>
        <w:bottom w:val="none" w:sz="0" w:space="0" w:color="auto"/>
        <w:right w:val="none" w:sz="0" w:space="0" w:color="auto"/>
      </w:divBdr>
    </w:div>
    <w:div w:id="1474132359">
      <w:bodyDiv w:val="1"/>
      <w:marLeft w:val="0"/>
      <w:marRight w:val="0"/>
      <w:marTop w:val="0"/>
      <w:marBottom w:val="0"/>
      <w:divBdr>
        <w:top w:val="none" w:sz="0" w:space="0" w:color="auto"/>
        <w:left w:val="none" w:sz="0" w:space="0" w:color="auto"/>
        <w:bottom w:val="none" w:sz="0" w:space="0" w:color="auto"/>
        <w:right w:val="none" w:sz="0" w:space="0" w:color="auto"/>
      </w:divBdr>
    </w:div>
    <w:div w:id="1559976259">
      <w:bodyDiv w:val="1"/>
      <w:marLeft w:val="0"/>
      <w:marRight w:val="0"/>
      <w:marTop w:val="0"/>
      <w:marBottom w:val="0"/>
      <w:divBdr>
        <w:top w:val="none" w:sz="0" w:space="0" w:color="auto"/>
        <w:left w:val="none" w:sz="0" w:space="0" w:color="auto"/>
        <w:bottom w:val="none" w:sz="0" w:space="0" w:color="auto"/>
        <w:right w:val="none" w:sz="0" w:space="0" w:color="auto"/>
      </w:divBdr>
    </w:div>
    <w:div w:id="1856845105">
      <w:bodyDiv w:val="1"/>
      <w:marLeft w:val="0"/>
      <w:marRight w:val="0"/>
      <w:marTop w:val="0"/>
      <w:marBottom w:val="0"/>
      <w:divBdr>
        <w:top w:val="none" w:sz="0" w:space="0" w:color="auto"/>
        <w:left w:val="none" w:sz="0" w:space="0" w:color="auto"/>
        <w:bottom w:val="none" w:sz="0" w:space="0" w:color="auto"/>
        <w:right w:val="none" w:sz="0" w:space="0" w:color="auto"/>
      </w:divBdr>
    </w:div>
    <w:div w:id="1929775429">
      <w:bodyDiv w:val="1"/>
      <w:marLeft w:val="0"/>
      <w:marRight w:val="0"/>
      <w:marTop w:val="0"/>
      <w:marBottom w:val="0"/>
      <w:divBdr>
        <w:top w:val="none" w:sz="0" w:space="0" w:color="auto"/>
        <w:left w:val="none" w:sz="0" w:space="0" w:color="auto"/>
        <w:bottom w:val="none" w:sz="0" w:space="0" w:color="auto"/>
        <w:right w:val="none" w:sz="0" w:space="0" w:color="auto"/>
      </w:divBdr>
    </w:div>
    <w:div w:id="2090036253">
      <w:bodyDiv w:val="1"/>
      <w:marLeft w:val="0"/>
      <w:marRight w:val="0"/>
      <w:marTop w:val="0"/>
      <w:marBottom w:val="0"/>
      <w:divBdr>
        <w:top w:val="none" w:sz="0" w:space="0" w:color="auto"/>
        <w:left w:val="none" w:sz="0" w:space="0" w:color="auto"/>
        <w:bottom w:val="none" w:sz="0" w:space="0" w:color="auto"/>
        <w:right w:val="none" w:sz="0" w:space="0" w:color="auto"/>
      </w:divBdr>
    </w:div>
    <w:div w:id="2105224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onlinelibrary.wiley.com/doi/full/10.1002/adem.201901370"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29811-A1C8-492B-A5F6-02F7A0A9C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1430</TotalTime>
  <Pages>16</Pages>
  <Words>19689</Words>
  <Characters>112231</Characters>
  <Application>Microsoft Office Word</Application>
  <DocSecurity>0</DocSecurity>
  <Lines>935</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Walgren, Patrick</dc:creator>
  <cp:keywords/>
  <dc:description/>
  <cp:lastModifiedBy>Walgren, Patrick</cp:lastModifiedBy>
  <cp:revision>24</cp:revision>
  <dcterms:created xsi:type="dcterms:W3CDTF">2024-08-28T20:40:00Z</dcterms:created>
  <dcterms:modified xsi:type="dcterms:W3CDTF">2024-08-29T23:09:00Z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id="ekzJgHFy"/&gt;&lt;style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